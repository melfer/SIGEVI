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BF3" w:rsidRDefault="009D2BF3">
      <w:pPr>
        <w:rPr>
          <w:lang w:val="es-MX"/>
        </w:rPr>
      </w:pPr>
      <w:r>
        <w:rPr>
          <w:lang w:val="es-MX"/>
        </w:rPr>
        <w:t>Informe de Pruebas:</w:t>
      </w:r>
    </w:p>
    <w:p w:rsidR="009D2BF3" w:rsidRDefault="009D2BF3">
      <w:pPr>
        <w:rPr>
          <w:lang w:val="es-MX"/>
        </w:rPr>
      </w:pPr>
      <w:r>
        <w:rPr>
          <w:lang w:val="es-MX"/>
        </w:rPr>
        <w:t>El siguiente reporte mostrará el resultado de las pruebas unitarias del sistema de gestión de ventas e inventario – SIGEVI, realizada en la librería de Python pytest.</w:t>
      </w:r>
    </w:p>
    <w:p w:rsidR="009D2BF3" w:rsidRDefault="00E3538C" w:rsidP="00E3538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Paquete de prueba: </w:t>
      </w:r>
    </w:p>
    <w:p w:rsidR="00E3538C" w:rsidRDefault="00E3538C" w:rsidP="00E3538C">
      <w:pPr>
        <w:pStyle w:val="Prrafodelista"/>
        <w:rPr>
          <w:lang w:val="es-MX"/>
        </w:rPr>
      </w:pPr>
      <w:r>
        <w:rPr>
          <w:lang w:val="es-MX"/>
        </w:rPr>
        <w:t>Pytest es un paquete de Python, diseñado para realizar pruebas a los fragmentos de código para verificar si el comportamiento del sistema es el esperado, dando como valores PASSED si la prueba arroja una operación satisfactoria o FAILED si la prueba presentó errores. Este paquete está disponible para django como pytest-django.</w:t>
      </w:r>
    </w:p>
    <w:p w:rsidR="00E3538C" w:rsidRDefault="00E3538C" w:rsidP="00E3538C">
      <w:pPr>
        <w:pStyle w:val="Prrafodelista"/>
        <w:rPr>
          <w:lang w:val="es-MX"/>
        </w:rPr>
      </w:pPr>
      <w:r>
        <w:rPr>
          <w:lang w:val="es-MX"/>
        </w:rPr>
        <w:t>Dado a que el framework realiza validaciones a nivel backend y, que el mismo realiza las validaciones desde el frontend, las pruebas en django solo se realizan con el objetivo de observar si los datos presentados, solicitados y demás, s</w:t>
      </w:r>
      <w:r w:rsidR="007C3CFD">
        <w:rPr>
          <w:lang w:val="es-MX"/>
        </w:rPr>
        <w:t>on procesados de manera correcta dentro de la lógica de negocio y de desarrollo establecidas dentro de la pila de requerimientos.</w:t>
      </w:r>
    </w:p>
    <w:p w:rsidR="00E3538C" w:rsidRDefault="00E3538C" w:rsidP="00E3538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Paquetes Python necesarios para la ejecución: ver requirements.txt dentro de la repo para mayor información.</w:t>
      </w:r>
    </w:p>
    <w:p w:rsidR="008630E7" w:rsidRDefault="00C22035" w:rsidP="00E3538C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Historias de Usuario</w:t>
      </w:r>
      <w:r w:rsidR="008630E7">
        <w:rPr>
          <w:lang w:val="es-MX"/>
        </w:rPr>
        <w:t>:</w:t>
      </w:r>
    </w:p>
    <w:p w:rsidR="00C22035" w:rsidRDefault="00C22035" w:rsidP="008630E7">
      <w:pPr>
        <w:pStyle w:val="Prrafodelista"/>
        <w:rPr>
          <w:lang w:val="es-MX"/>
        </w:rPr>
      </w:pPr>
      <w:bookmarkStart w:id="0" w:name="_GoBack"/>
      <w:bookmarkEnd w:id="0"/>
    </w:p>
    <w:p w:rsidR="00C22035" w:rsidRDefault="00C22035" w:rsidP="00C22035"/>
    <w:tbl>
      <w:tblPr>
        <w:tblStyle w:val="Tablaconcuadrcula"/>
        <w:tblpPr w:leftFromText="141" w:rightFromText="141" w:tblpY="770"/>
        <w:tblW w:w="0" w:type="auto"/>
        <w:tblLook w:val="04A0" w:firstRow="1" w:lastRow="0" w:firstColumn="1" w:lastColumn="0" w:noHBand="0" w:noVBand="1"/>
      </w:tblPr>
      <w:tblGrid>
        <w:gridCol w:w="2766"/>
        <w:gridCol w:w="3286"/>
        <w:gridCol w:w="2776"/>
      </w:tblGrid>
      <w:tr w:rsidR="00C22035" w:rsidRPr="00C22035" w:rsidTr="002A4841">
        <w:trPr>
          <w:trHeight w:val="552"/>
        </w:trPr>
        <w:tc>
          <w:tcPr>
            <w:tcW w:w="9054" w:type="dxa"/>
            <w:gridSpan w:val="3"/>
          </w:tcPr>
          <w:p w:rsidR="00C22035" w:rsidRDefault="00C22035" w:rsidP="002A4841">
            <w:pPr>
              <w:pStyle w:val="Normal1"/>
              <w:spacing w:line="360" w:lineRule="auto"/>
              <w:jc w:val="both"/>
            </w:pPr>
            <w:r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H</w:t>
            </w:r>
            <w:r w:rsidRPr="008E5335"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 xml:space="preserve">istoria de usuario: </w:t>
            </w:r>
            <w:r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I</w:t>
            </w:r>
            <w:r w:rsidRPr="008E5335"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 xml:space="preserve">niciar sesion                                           </w:t>
            </w:r>
            <w:r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HU</w:t>
            </w:r>
            <w:r w:rsidRPr="008E5335"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-</w:t>
            </w:r>
            <w:r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PDD</w:t>
            </w:r>
            <w:r w:rsidRPr="008E5335">
              <w:rPr>
                <w:rFonts w:ascii="Times New Roman" w:eastAsiaTheme="minorHAnsi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-1</w:t>
            </w:r>
          </w:p>
        </w:tc>
      </w:tr>
      <w:tr w:rsidR="00C22035" w:rsidTr="002A4841">
        <w:trPr>
          <w:trHeight w:val="698"/>
        </w:trPr>
        <w:tc>
          <w:tcPr>
            <w:tcW w:w="2870" w:type="dxa"/>
          </w:tcPr>
          <w:p w:rsidR="00C22035" w:rsidRPr="008E53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326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858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870" w:type="dxa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administrador</w:t>
            </w:r>
          </w:p>
        </w:tc>
        <w:tc>
          <w:tcPr>
            <w:tcW w:w="3326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autenticarme en el sistema.</w:t>
            </w:r>
          </w:p>
        </w:tc>
        <w:tc>
          <w:tcPr>
            <w:tcW w:w="2858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aceder a las funcionalidades dispuestas para cada rol.</w:t>
            </w:r>
          </w:p>
        </w:tc>
      </w:tr>
    </w:tbl>
    <w:p w:rsidR="00C22035" w:rsidRPr="008E5335" w:rsidRDefault="00C22035" w:rsidP="00C22035">
      <w:pPr>
        <w:pStyle w:val="Normal1"/>
        <w:spacing w:line="360" w:lineRule="auto"/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G</w:t>
      </w:r>
      <w:r w:rsidRPr="008E5335"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 xml:space="preserve">estion de productos.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8"/>
      </w:tblGrid>
      <w:tr w:rsidR="00C22035" w:rsidTr="002A4841">
        <w:tc>
          <w:tcPr>
            <w:tcW w:w="8749" w:type="dxa"/>
            <w:gridSpan w:val="4"/>
          </w:tcPr>
          <w:p w:rsidR="00C22035" w:rsidRDefault="00C22035" w:rsidP="002A4841">
            <w: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2187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87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187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188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RPr="00C22035" w:rsidTr="002A4841">
        <w:tc>
          <w:tcPr>
            <w:tcW w:w="2187" w:type="dxa"/>
          </w:tcPr>
          <w:p w:rsidR="00C22035" w:rsidRDefault="00C22035" w:rsidP="002A4841">
            <w:r>
              <w:t xml:space="preserve">       1</w:t>
            </w:r>
          </w:p>
        </w:tc>
        <w:tc>
          <w:tcPr>
            <w:tcW w:w="2187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Ingresar el usuario del administrador y la contraseña del administrador </w:t>
            </w:r>
          </w:p>
        </w:tc>
        <w:tc>
          <w:tcPr>
            <w:tcW w:w="2187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Ingrese a la página del Loguin </w:t>
            </w:r>
          </w:p>
        </w:tc>
        <w:tc>
          <w:tcPr>
            <w:tcW w:w="2188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Ingresar contraseña correcta ingresa al sistema.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En caso de ingresar la contraseña incorrecta el sistema muestra un mensaje de error. 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7"/>
        <w:gridCol w:w="729"/>
        <w:gridCol w:w="1443"/>
        <w:gridCol w:w="1707"/>
        <w:gridCol w:w="528"/>
        <w:gridCol w:w="2275"/>
      </w:tblGrid>
      <w:tr w:rsidR="00C22035" w:rsidRPr="00C22035" w:rsidTr="002A4841">
        <w:trPr>
          <w:trHeight w:val="552"/>
        </w:trPr>
        <w:tc>
          <w:tcPr>
            <w:tcW w:w="8749" w:type="dxa"/>
            <w:gridSpan w:val="6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Registrar producto                                  HU-PDD-2</w:t>
            </w:r>
          </w:p>
        </w:tc>
      </w:tr>
      <w:tr w:rsidR="00C22035" w:rsidTr="002A4841">
        <w:trPr>
          <w:trHeight w:val="698"/>
        </w:trPr>
        <w:tc>
          <w:tcPr>
            <w:tcW w:w="2796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lastRenderedPageBreak/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150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803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796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propiedtario</w:t>
            </w:r>
          </w:p>
        </w:tc>
        <w:tc>
          <w:tcPr>
            <w:tcW w:w="3150" w:type="dxa"/>
            <w:gridSpan w:val="2"/>
          </w:tcPr>
          <w:p w:rsidR="00C22035" w:rsidRPr="00212C43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registrar producto</w:t>
            </w:r>
          </w:p>
        </w:tc>
        <w:tc>
          <w:tcPr>
            <w:tcW w:w="2803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buscar producto en la papeleria.</w:t>
            </w:r>
          </w:p>
        </w:tc>
      </w:tr>
      <w:tr w:rsidR="00C22035" w:rsidTr="002A4841">
        <w:tc>
          <w:tcPr>
            <w:tcW w:w="8749" w:type="dxa"/>
            <w:gridSpan w:val="6"/>
          </w:tcPr>
          <w:p w:rsidR="00C22035" w:rsidRDefault="00C22035" w:rsidP="002A4841">
            <w:r w:rsidRPr="00C22035">
              <w:rPr>
                <w:lang w:val="es-MX"/>
              </w:rP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2067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72" w:type="dxa"/>
            <w:gridSpan w:val="2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235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275" w:type="dxa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RPr="00C22035" w:rsidTr="002A4841">
        <w:tc>
          <w:tcPr>
            <w:tcW w:w="2067" w:type="dxa"/>
          </w:tcPr>
          <w:p w:rsidR="00C22035" w:rsidRDefault="00C22035" w:rsidP="002A4841">
            <w:r>
              <w:t xml:space="preserve">       2</w:t>
            </w:r>
          </w:p>
        </w:tc>
        <w:tc>
          <w:tcPr>
            <w:tcW w:w="2172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El administrador solicite registrar un producto </w:t>
            </w:r>
          </w:p>
        </w:tc>
        <w:tc>
          <w:tcPr>
            <w:tcW w:w="2235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El administrador debe de estar registrado en el sistema.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275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1.El administrador selecciona la acción de registrar producto.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2.el sistema muestra un formulario.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3. el administrador diligencia el formulario con los datos solicitado.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4.el administrador envía el formulario.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5.el sistema valida los datos recibidos.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6.el sistema registra un nuevo producto.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7"/>
        <w:gridCol w:w="729"/>
        <w:gridCol w:w="1442"/>
        <w:gridCol w:w="1708"/>
        <w:gridCol w:w="528"/>
        <w:gridCol w:w="2275"/>
      </w:tblGrid>
      <w:tr w:rsidR="00C22035" w:rsidRPr="00C22035" w:rsidTr="002A4841">
        <w:trPr>
          <w:trHeight w:val="552"/>
        </w:trPr>
        <w:tc>
          <w:tcPr>
            <w:tcW w:w="8749" w:type="dxa"/>
            <w:gridSpan w:val="6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Buscar producto                                      HU-PDD-3</w:t>
            </w:r>
          </w:p>
        </w:tc>
      </w:tr>
      <w:tr w:rsidR="00C22035" w:rsidTr="002A4841">
        <w:trPr>
          <w:trHeight w:val="698"/>
        </w:trPr>
        <w:tc>
          <w:tcPr>
            <w:tcW w:w="2796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150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803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796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150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buscar producto.</w:t>
            </w:r>
          </w:p>
        </w:tc>
        <w:tc>
          <w:tcPr>
            <w:tcW w:w="2803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ver si el producto se encuentra registrado en el sistema.</w:t>
            </w:r>
          </w:p>
        </w:tc>
      </w:tr>
      <w:tr w:rsidR="00C22035" w:rsidTr="002A4841">
        <w:tc>
          <w:tcPr>
            <w:tcW w:w="8749" w:type="dxa"/>
            <w:gridSpan w:val="6"/>
          </w:tcPr>
          <w:p w:rsidR="00C22035" w:rsidRDefault="00C22035" w:rsidP="002A4841">
            <w:r w:rsidRPr="00C22035">
              <w:rPr>
                <w:lang w:val="es-MX"/>
              </w:rP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2067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71" w:type="dxa"/>
            <w:gridSpan w:val="2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236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275" w:type="dxa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RPr="00C22035" w:rsidTr="002A4841">
        <w:tc>
          <w:tcPr>
            <w:tcW w:w="2067" w:type="dxa"/>
          </w:tcPr>
          <w:p w:rsidR="00C22035" w:rsidRDefault="00C22035" w:rsidP="002A4841">
            <w:r>
              <w:t xml:space="preserve">       3</w:t>
            </w:r>
          </w:p>
        </w:tc>
        <w:tc>
          <w:tcPr>
            <w:tcW w:w="2171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El administrador solicita buscar un producto.</w:t>
            </w:r>
          </w:p>
        </w:tc>
        <w:tc>
          <w:tcPr>
            <w:tcW w:w="2236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1.El administrador debe de estar autenticado en el sistema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lastRenderedPageBreak/>
              <w:t xml:space="preserve">2.el administrador selecciona la acción de buscar producto  </w:t>
            </w:r>
          </w:p>
        </w:tc>
        <w:tc>
          <w:tcPr>
            <w:tcW w:w="2275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lastRenderedPageBreak/>
              <w:t xml:space="preserve">El sistema muestra el listado de productos que coinciden con el criterio de búsqueda. 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</w:tc>
      </w:tr>
      <w:tr w:rsidR="00C22035" w:rsidRPr="00C22035" w:rsidTr="002A4841">
        <w:trPr>
          <w:trHeight w:val="70"/>
        </w:trPr>
        <w:tc>
          <w:tcPr>
            <w:tcW w:w="2067" w:type="dxa"/>
          </w:tcPr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171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236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275" w:type="dxa"/>
          </w:tcPr>
          <w:p w:rsidR="00C22035" w:rsidRPr="00C22035" w:rsidRDefault="00C22035" w:rsidP="002A4841">
            <w:pPr>
              <w:rPr>
                <w:lang w:val="es-MX"/>
              </w:rPr>
            </w:pP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67"/>
        <w:gridCol w:w="1442"/>
        <w:gridCol w:w="1708"/>
        <w:gridCol w:w="541"/>
        <w:gridCol w:w="2411"/>
      </w:tblGrid>
      <w:tr w:rsidR="00C22035" w:rsidRPr="00C22035" w:rsidTr="002A4841">
        <w:trPr>
          <w:trHeight w:val="552"/>
        </w:trPr>
        <w:tc>
          <w:tcPr>
            <w:tcW w:w="8749" w:type="dxa"/>
            <w:gridSpan w:val="6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Ver producto</w:t>
            </w:r>
            <w:r w:rsidRPr="00C22035">
              <w:rPr>
                <w:b/>
                <w:lang w:val="es-MX"/>
              </w:rPr>
              <w:t xml:space="preserve">                                             HU-PDD-4</w:t>
            </w:r>
          </w:p>
        </w:tc>
      </w:tr>
      <w:tr w:rsidR="00C22035" w:rsidTr="002A4841">
        <w:trPr>
          <w:trHeight w:val="698"/>
        </w:trPr>
        <w:tc>
          <w:tcPr>
            <w:tcW w:w="2647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212C43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150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2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647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150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ver un producto.</w:t>
            </w:r>
          </w:p>
        </w:tc>
        <w:tc>
          <w:tcPr>
            <w:tcW w:w="2952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conocer la informacion detallada, existencia y otras caracteristicasparticulares del producto.</w:t>
            </w:r>
          </w:p>
        </w:tc>
      </w:tr>
      <w:tr w:rsidR="00C22035" w:rsidTr="002A4841">
        <w:tc>
          <w:tcPr>
            <w:tcW w:w="8749" w:type="dxa"/>
            <w:gridSpan w:val="6"/>
          </w:tcPr>
          <w:p w:rsidR="00C22035" w:rsidRDefault="00C22035" w:rsidP="002A4841">
            <w:r w:rsidRPr="00C22035">
              <w:rPr>
                <w:lang w:val="es-MX"/>
              </w:rP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1980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09" w:type="dxa"/>
            <w:gridSpan w:val="2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249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411" w:type="dxa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RPr="00C22035" w:rsidTr="002A4841">
        <w:tc>
          <w:tcPr>
            <w:tcW w:w="1980" w:type="dxa"/>
          </w:tcPr>
          <w:p w:rsidR="00C22035" w:rsidRDefault="00C22035" w:rsidP="002A4841">
            <w:r>
              <w:t xml:space="preserve">      4</w:t>
            </w:r>
          </w:p>
        </w:tc>
        <w:tc>
          <w:tcPr>
            <w:tcW w:w="2109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El administrador solicita ver producto.</w:t>
            </w:r>
          </w:p>
        </w:tc>
        <w:tc>
          <w:tcPr>
            <w:tcW w:w="2249" w:type="dxa"/>
            <w:gridSpan w:val="2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>1.El usuario debe estar autenticado en el sistema.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 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 2.El producto debe estar registrada en el sistema. 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411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98"/>
              <w:gridCol w:w="1097"/>
            </w:tblGrid>
            <w:tr w:rsidR="00C22035" w:rsidRPr="00C22035" w:rsidTr="002A4841">
              <w:trPr>
                <w:trHeight w:val="90"/>
              </w:trPr>
              <w:tc>
                <w:tcPr>
                  <w:tcW w:w="0" w:type="auto"/>
                  <w:gridSpan w:val="2"/>
                </w:tcPr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  <w:r w:rsidRPr="00C22035">
                    <w:rPr>
                      <w:lang w:val="es-MX"/>
                    </w:rPr>
                    <w:t>1.El usuario selecciona la acción de ver un producto.</w:t>
                  </w:r>
                </w:p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</w:p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  <w:r w:rsidRPr="00C22035">
                    <w:rPr>
                      <w:lang w:val="es-MX"/>
                    </w:rPr>
                    <w:t>2. el sistema muestra el producto</w:t>
                  </w:r>
                </w:p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</w:p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  <w:r w:rsidRPr="00C22035">
                    <w:rPr>
                      <w:lang w:val="es-MX"/>
                    </w:rPr>
                    <w:t xml:space="preserve">3.el sistema muestra el listado de productos que coinciden con el criterio de búsquedas </w:t>
                  </w:r>
                </w:p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  <w:r w:rsidRPr="00C22035">
                    <w:rPr>
                      <w:lang w:val="es-MX"/>
                    </w:rPr>
                    <w:t xml:space="preserve"> </w:t>
                  </w:r>
                </w:p>
              </w:tc>
            </w:tr>
            <w:tr w:rsidR="00C22035" w:rsidRPr="00C22035" w:rsidTr="002A4841">
              <w:trPr>
                <w:trHeight w:val="90"/>
              </w:trPr>
              <w:tc>
                <w:tcPr>
                  <w:tcW w:w="0" w:type="auto"/>
                </w:tcPr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</w:p>
              </w:tc>
              <w:tc>
                <w:tcPr>
                  <w:tcW w:w="0" w:type="auto"/>
                </w:tcPr>
                <w:p w:rsidR="00C22035" w:rsidRPr="00C22035" w:rsidRDefault="00C22035" w:rsidP="002A4841">
                  <w:pPr>
                    <w:spacing w:after="0" w:line="240" w:lineRule="auto"/>
                    <w:rPr>
                      <w:lang w:val="es-MX"/>
                    </w:rPr>
                  </w:pPr>
                </w:p>
              </w:tc>
            </w:tr>
          </w:tbl>
          <w:p w:rsidR="00C22035" w:rsidRPr="00C22035" w:rsidRDefault="00C22035" w:rsidP="002A4841">
            <w:pPr>
              <w:rPr>
                <w:lang w:val="es-MX"/>
              </w:rPr>
            </w:pP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9"/>
        <w:gridCol w:w="745"/>
        <w:gridCol w:w="1412"/>
        <w:gridCol w:w="1671"/>
        <w:gridCol w:w="530"/>
        <w:gridCol w:w="2302"/>
      </w:tblGrid>
      <w:tr w:rsidR="00C22035" w:rsidRPr="00C22035" w:rsidTr="002A4841">
        <w:trPr>
          <w:trHeight w:val="552"/>
        </w:trPr>
        <w:tc>
          <w:tcPr>
            <w:tcW w:w="8749" w:type="dxa"/>
            <w:gridSpan w:val="6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Editar producto</w:t>
            </w:r>
            <w:r w:rsidRPr="00C22035">
              <w:rPr>
                <w:b/>
                <w:lang w:val="es-MX"/>
              </w:rPr>
              <w:t xml:space="preserve">                                       HU-PDD-5</w:t>
            </w:r>
          </w:p>
        </w:tc>
      </w:tr>
      <w:tr w:rsidR="00C22035" w:rsidTr="002A4841">
        <w:trPr>
          <w:trHeight w:val="698"/>
        </w:trPr>
        <w:tc>
          <w:tcPr>
            <w:tcW w:w="2834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83" w:type="dxa"/>
            <w:gridSpan w:val="2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caracteristica/funcionalidad</w:t>
            </w:r>
          </w:p>
        </w:tc>
        <w:tc>
          <w:tcPr>
            <w:tcW w:w="2832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834" w:type="dxa"/>
            <w:gridSpan w:val="2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83" w:type="dxa"/>
            <w:gridSpan w:val="2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editar los producto.</w:t>
            </w:r>
          </w:p>
        </w:tc>
        <w:tc>
          <w:tcPr>
            <w:tcW w:w="2832" w:type="dxa"/>
            <w:gridSpan w:val="2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hacer mantenimiento en la informacion registrada en el sistema.</w:t>
            </w:r>
          </w:p>
        </w:tc>
      </w:tr>
      <w:tr w:rsidR="00C22035" w:rsidTr="002A4841">
        <w:tc>
          <w:tcPr>
            <w:tcW w:w="8749" w:type="dxa"/>
            <w:gridSpan w:val="6"/>
          </w:tcPr>
          <w:p w:rsidR="00C22035" w:rsidRDefault="00C22035" w:rsidP="002A4841">
            <w:r w:rsidRPr="00C22035">
              <w:rPr>
                <w:lang w:val="es-MX"/>
              </w:rP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2089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57" w:type="dxa"/>
            <w:gridSpan w:val="2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201" w:type="dxa"/>
            <w:gridSpan w:val="2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302" w:type="dxa"/>
          </w:tcPr>
          <w:p w:rsidR="00C22035" w:rsidRDefault="00C22035" w:rsidP="002A4841"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Tr="002A4841">
        <w:tc>
          <w:tcPr>
            <w:tcW w:w="2089" w:type="dxa"/>
          </w:tcPr>
          <w:p w:rsidR="00C22035" w:rsidRDefault="00C22035" w:rsidP="002A4841"/>
        </w:tc>
        <w:tc>
          <w:tcPr>
            <w:tcW w:w="2157" w:type="dxa"/>
            <w:gridSpan w:val="2"/>
          </w:tcPr>
          <w:p w:rsidR="00C22035" w:rsidRDefault="00C22035" w:rsidP="002A4841"/>
        </w:tc>
        <w:tc>
          <w:tcPr>
            <w:tcW w:w="2201" w:type="dxa"/>
            <w:gridSpan w:val="2"/>
          </w:tcPr>
          <w:p w:rsidR="00C22035" w:rsidRDefault="00C22035" w:rsidP="002A4841"/>
        </w:tc>
        <w:tc>
          <w:tcPr>
            <w:tcW w:w="2302" w:type="dxa"/>
          </w:tcPr>
          <w:p w:rsidR="00C22035" w:rsidRDefault="00C22035" w:rsidP="002A4841"/>
        </w:tc>
      </w:tr>
    </w:tbl>
    <w:p w:rsidR="00C22035" w:rsidRDefault="00C22035" w:rsidP="00C22035"/>
    <w:p w:rsidR="00C22035" w:rsidRDefault="00C22035" w:rsidP="00C220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Historia de usuario: Eliminar producto </w:t>
            </w:r>
            <w:r w:rsidRPr="00C22035">
              <w:rPr>
                <w:b/>
                <w:lang w:val="es-MX"/>
              </w:rPr>
              <w:t xml:space="preserve">                                  HU-PDD-6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EF5954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EF5954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eliminar producto.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para mantener actualizada el catalogo de productos que se muestra en el sistema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p w:rsidR="00C22035" w:rsidRPr="00EF5954" w:rsidRDefault="00C22035" w:rsidP="00C22035">
      <w:pPr>
        <w:pStyle w:val="Normal1"/>
        <w:spacing w:line="360" w:lineRule="auto"/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G</w:t>
      </w:r>
      <w:r w:rsidRPr="00EF5954"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estion de categoria.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Registrar categoria</w:t>
            </w:r>
            <w:r w:rsidRPr="00C22035">
              <w:rPr>
                <w:b/>
                <w:lang w:val="es-MX"/>
              </w:rPr>
              <w:t xml:space="preserve">                                        HU-PDD-7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 poder crear categorias.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clasificar los productos registrados en el sistema.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Listar categoria</w:t>
            </w:r>
            <w:r w:rsidRPr="00C22035">
              <w:rPr>
                <w:b/>
                <w:lang w:val="es-MX"/>
              </w:rPr>
              <w:t xml:space="preserve">                                         HU-PDD-8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ver un producto.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conocer la informacion detallada, existencia y otras caracteristicas particulares del producto.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>Historia de usuario: Listar categorías</w:t>
            </w:r>
            <w:r w:rsidRPr="00C22035">
              <w:rPr>
                <w:b/>
                <w:bCs/>
                <w:lang w:val="es-MX"/>
              </w:rPr>
              <w:t xml:space="preserve">                                            HU-PDD-9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lastRenderedPageBreak/>
              <w:t>Yo: como administrador o propietario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listar las categorias.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saber cuantas categorias hay registradas en el sistema.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Buscar categoría</w:t>
            </w:r>
            <w:r w:rsidRPr="00C22035">
              <w:rPr>
                <w:b/>
                <w:lang w:val="es-MX"/>
              </w:rPr>
              <w:t xml:space="preserve">                                       HU-PDD-10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buscar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una categoría.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saber si existe la categoría y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acceder a la información de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forma más rápida.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>Historia de usuario: Ver detalles de  categoría</w:t>
            </w:r>
            <w:r w:rsidRPr="00C22035">
              <w:rPr>
                <w:b/>
                <w:bCs/>
                <w:lang w:val="es-MX"/>
              </w:rPr>
              <w:t xml:space="preserve">                                      HU-PDD-11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ver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detallada de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una categoría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registrada en el sistema.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verificar los datos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registrados y si debe</w:t>
            </w:r>
          </w:p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hacer mantenimiento.</w:t>
            </w:r>
          </w:p>
        </w:tc>
      </w:tr>
    </w:tbl>
    <w:p w:rsidR="00C22035" w:rsidRDefault="00C22035" w:rsidP="00C22035"/>
    <w:p w:rsidR="00C22035" w:rsidRDefault="00C22035" w:rsidP="00C220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Editar categoría</w:t>
            </w:r>
            <w:r w:rsidRPr="00C22035">
              <w:rPr>
                <w:b/>
                <w:lang w:val="es-MX"/>
              </w:rPr>
              <w:t xml:space="preserve">                                        HU-PDD-12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527F6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527F6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editar una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las categorías.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hacer mantenimiento a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registrada de las categorías.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Eliminar categoría</w:t>
            </w:r>
            <w:r w:rsidRPr="00C22035">
              <w:rPr>
                <w:b/>
                <w:lang w:val="es-MX"/>
              </w:rPr>
              <w:t xml:space="preserve">                                   HU-PDD-13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lastRenderedPageBreak/>
              <w:t>Yo: como administrador o propietario</w:t>
            </w:r>
          </w:p>
        </w:tc>
        <w:tc>
          <w:tcPr>
            <w:tcW w:w="302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ecesito poder eliminar categorías.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mantener actualizadas las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categorías en la papeleria.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6B557A" w:rsidRDefault="00C22035" w:rsidP="00C22035">
      <w:pPr>
        <w:pStyle w:val="Normal1"/>
        <w:spacing w:line="360" w:lineRule="auto"/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G</w:t>
      </w:r>
      <w:r w:rsidRPr="006B557A"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estion de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2"/>
        <w:gridCol w:w="3009"/>
        <w:gridCol w:w="2897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Registrar cuenta</w:t>
            </w:r>
            <w:r w:rsidRPr="00C22035">
              <w:rPr>
                <w:b/>
                <w:lang w:val="es-MX"/>
              </w:rPr>
              <w:t xml:space="preserve">                                       HU-PDD-14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administrador o propietario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crear cuentas al cliente.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poder realizar sus compras en la papeleria.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5"/>
        <w:gridCol w:w="3293"/>
        <w:gridCol w:w="2790"/>
      </w:tblGrid>
      <w:tr w:rsidR="00C22035" w:rsidRPr="00C22035" w:rsidTr="002A4841">
        <w:trPr>
          <w:trHeight w:val="552"/>
        </w:trPr>
        <w:tc>
          <w:tcPr>
            <w:tcW w:w="9054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Ver dirección facturación</w:t>
            </w:r>
            <w:r w:rsidRPr="00C22035">
              <w:rPr>
                <w:b/>
                <w:lang w:val="es-MX"/>
              </w:rPr>
              <w:t xml:space="preserve">                        HU-PDD-15</w:t>
            </w:r>
          </w:p>
        </w:tc>
      </w:tr>
      <w:tr w:rsidR="00C22035" w:rsidTr="002A4841">
        <w:trPr>
          <w:trHeight w:val="698"/>
        </w:trPr>
        <w:tc>
          <w:tcPr>
            <w:tcW w:w="287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326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858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Tr="002A4841">
        <w:trPr>
          <w:trHeight w:val="1142"/>
        </w:trPr>
        <w:tc>
          <w:tcPr>
            <w:tcW w:w="287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326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ver la información de la dirección de facturación.</w:t>
            </w:r>
          </w:p>
        </w:tc>
        <w:tc>
          <w:tcPr>
            <w:tcW w:w="28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verificar si la información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registrada se encuentra</w:t>
            </w:r>
          </w:p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actualizada.</w:t>
            </w:r>
          </w:p>
        </w:tc>
      </w:tr>
      <w:tr w:rsidR="00C22035" w:rsidRPr="00C22035" w:rsidTr="002A4841">
        <w:trPr>
          <w:trHeight w:val="552"/>
        </w:trPr>
        <w:tc>
          <w:tcPr>
            <w:tcW w:w="9054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Editar dirección facturación</w:t>
            </w:r>
            <w:r w:rsidRPr="00C22035">
              <w:rPr>
                <w:b/>
                <w:lang w:val="es-MX"/>
              </w:rPr>
              <w:t xml:space="preserve">                     HU-PDD-16</w:t>
            </w:r>
          </w:p>
        </w:tc>
      </w:tr>
      <w:tr w:rsidR="00C22035" w:rsidTr="002A4841">
        <w:trPr>
          <w:trHeight w:val="698"/>
        </w:trPr>
        <w:tc>
          <w:tcPr>
            <w:tcW w:w="287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326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858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870" w:type="dxa"/>
          </w:tcPr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326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editar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de la dirección</w:t>
            </w:r>
          </w:p>
          <w:p w:rsidR="00C22035" w:rsidRPr="006B557A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6B557A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de facturación.</w:t>
            </w:r>
          </w:p>
        </w:tc>
        <w:tc>
          <w:tcPr>
            <w:tcW w:w="28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mantener actualizada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registrada en el sistema.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3011"/>
        <w:gridCol w:w="2908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Historia de usuario: Ver dirección envío                                     </w:t>
            </w:r>
            <w:r w:rsidRPr="00C22035">
              <w:rPr>
                <w:b/>
                <w:lang w:val="es-MX"/>
              </w:rPr>
              <w:t>HU-PDD-17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ver la información de la dirección de envío.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verificar si la información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registrada se encuentra actualizada.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3011"/>
        <w:gridCol w:w="2908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lastRenderedPageBreak/>
              <w:t>Historia de usuario: Editar dirección envío</w:t>
            </w:r>
            <w:r w:rsidRPr="00C22035">
              <w:rPr>
                <w:b/>
                <w:lang w:val="es-MX"/>
              </w:rPr>
              <w:t xml:space="preserve">                             HU-PDD-18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editar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de la dirección</w:t>
            </w:r>
          </w:p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de envió.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mantener actualizada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registrada en el sistema.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3011"/>
        <w:gridCol w:w="2908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Historia de usuario: ver detalle cuenta </w:t>
            </w:r>
            <w:r w:rsidRPr="00C22035">
              <w:rPr>
                <w:b/>
                <w:lang w:val="es-MX"/>
              </w:rPr>
              <w:t xml:space="preserve">                                      HU-PDD-19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ver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detallada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de la cuenta.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verificar si la información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registrada en el sistema se encuentra actualizada.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3011"/>
        <w:gridCol w:w="2908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Editar detalle cuenta</w:t>
            </w:r>
            <w:r w:rsidRPr="00C22035">
              <w:rPr>
                <w:b/>
                <w:lang w:val="es-MX"/>
              </w:rPr>
              <w:t xml:space="preserve">                               HU-PDD-20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Y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o: como cliente.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poder editar la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información detallada de la</w:t>
            </w:r>
          </w:p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cuenta.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mantener actualizada la información registrada en el sistema.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1"/>
        <w:gridCol w:w="3009"/>
        <w:gridCol w:w="2898"/>
      </w:tblGrid>
      <w:tr w:rsidR="00C22035" w:rsidRPr="00C22035" w:rsidTr="002A4841">
        <w:trPr>
          <w:trHeight w:val="552"/>
        </w:trPr>
        <w:tc>
          <w:tcPr>
            <w:tcW w:w="8978" w:type="dxa"/>
            <w:gridSpan w:val="3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Historia de usuario: listar cuentas</w:t>
            </w:r>
            <w:r w:rsidRPr="00C22035">
              <w:rPr>
                <w:b/>
                <w:lang w:val="es-MX"/>
              </w:rPr>
              <w:t xml:space="preserve">                                                       HU-PDD-21</w:t>
            </w:r>
          </w:p>
        </w:tc>
      </w:tr>
      <w:tr w:rsidR="00C22035" w:rsidTr="002A4841">
        <w:trPr>
          <w:trHeight w:val="698"/>
        </w:trPr>
        <w:tc>
          <w:tcPr>
            <w:tcW w:w="300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020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958" w:type="dxa"/>
          </w:tcPr>
          <w:p w:rsidR="00C22035" w:rsidRPr="000B28EE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0B28EE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300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Yo: como administrado o propietario.</w:t>
            </w:r>
          </w:p>
        </w:tc>
        <w:tc>
          <w:tcPr>
            <w:tcW w:w="302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Necesito listar todas las cuentas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registradas en el sistema.</w:t>
            </w:r>
          </w:p>
        </w:tc>
        <w:tc>
          <w:tcPr>
            <w:tcW w:w="295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poder ver la información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detallada de cada cuenta.</w:t>
            </w:r>
          </w:p>
        </w:tc>
      </w:tr>
    </w:tbl>
    <w:p w:rsidR="00C22035" w:rsidRPr="00C22035" w:rsidRDefault="00C22035" w:rsidP="00C22035">
      <w:pPr>
        <w:rPr>
          <w:lang w:val="es-MX"/>
        </w:rPr>
      </w:pPr>
    </w:p>
    <w:p w:rsidR="00C22035" w:rsidRPr="00027C87" w:rsidRDefault="00C22035" w:rsidP="00C22035">
      <w:r w:rsidRPr="00C22035">
        <w:rPr>
          <w:lang w:val="es-MX"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2236"/>
        <w:tblW w:w="0" w:type="auto"/>
        <w:tblLook w:val="04A0" w:firstRow="1" w:lastRow="0" w:firstColumn="1" w:lastColumn="0" w:noHBand="0" w:noVBand="1"/>
      </w:tblPr>
      <w:tblGrid>
        <w:gridCol w:w="2711"/>
        <w:gridCol w:w="3302"/>
        <w:gridCol w:w="2736"/>
      </w:tblGrid>
      <w:tr w:rsidR="00C22035" w:rsidRPr="00C22035" w:rsidTr="002A4841">
        <w:trPr>
          <w:trHeight w:val="552"/>
        </w:trPr>
        <w:tc>
          <w:tcPr>
            <w:tcW w:w="8749" w:type="dxa"/>
            <w:gridSpan w:val="3"/>
          </w:tcPr>
          <w:p w:rsidR="00C22035" w:rsidRDefault="00C22035" w:rsidP="002A4841">
            <w:pPr>
              <w:pStyle w:val="Normal1"/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</w:pPr>
            <w:r w:rsidRPr="3CF82E5E"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lastRenderedPageBreak/>
              <w:t>Historia de usuario: provedores                                                   HU-PDD-22</w:t>
            </w:r>
          </w:p>
        </w:tc>
      </w:tr>
      <w:tr w:rsidR="00C22035" w:rsidTr="002A4841">
        <w:trPr>
          <w:trHeight w:val="698"/>
        </w:trPr>
        <w:tc>
          <w:tcPr>
            <w:tcW w:w="2711" w:type="dxa"/>
          </w:tcPr>
          <w:p w:rsidR="00C22035" w:rsidRPr="008E53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302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736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711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Yo: como administrador o propietario </w:t>
            </w:r>
          </w:p>
        </w:tc>
        <w:tc>
          <w:tcPr>
            <w:tcW w:w="3302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Necesitó ver quiénes son nuesrtos proveedores de nuestros productos</w:t>
            </w:r>
            <w:r w:rsidRPr="00C22035">
              <w:rPr>
                <w:lang w:val="es-MX"/>
              </w:rPr>
              <w:t xml:space="preserve">   </w:t>
            </w:r>
          </w:p>
        </w:tc>
        <w:tc>
          <w:tcPr>
            <w:tcW w:w="2736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llevar un control de ellos y revisar que producto nos suministra cada uno de ellos.</w:t>
            </w:r>
          </w:p>
        </w:tc>
      </w:tr>
    </w:tbl>
    <w:p w:rsidR="00C22035" w:rsidRPr="008E5335" w:rsidRDefault="00C22035" w:rsidP="00C22035">
      <w:pPr>
        <w:pStyle w:val="Normal1"/>
        <w:spacing w:line="360" w:lineRule="auto"/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G</w:t>
      </w:r>
      <w:r w:rsidRPr="008E5335"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estion de pro</w:t>
      </w: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>vedores</w:t>
      </w:r>
      <w:r w:rsidRPr="008E5335"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4"/>
          <w:szCs w:val="24"/>
          <w:lang w:eastAsia="en-US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8"/>
      </w:tblGrid>
      <w:tr w:rsidR="00C22035" w:rsidTr="002A4841">
        <w:tc>
          <w:tcPr>
            <w:tcW w:w="8749" w:type="dxa"/>
            <w:gridSpan w:val="4"/>
          </w:tcPr>
          <w:p w:rsidR="00C22035" w:rsidRDefault="00C22035" w:rsidP="002A4841">
            <w:r>
              <w:t xml:space="preserve">                                          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Características de aceptación</w:t>
            </w:r>
          </w:p>
        </w:tc>
      </w:tr>
      <w:tr w:rsidR="00C22035" w:rsidTr="002A4841">
        <w:tc>
          <w:tcPr>
            <w:tcW w:w="2187" w:type="dxa"/>
          </w:tcPr>
          <w:p w:rsidR="00C22035" w:rsidRDefault="00C22035" w:rsidP="002A4841"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No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187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Administrador </w:t>
            </w:r>
          </w:p>
        </w:tc>
        <w:tc>
          <w:tcPr>
            <w:tcW w:w="2187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Contexto</w:t>
            </w:r>
          </w:p>
        </w:tc>
        <w:tc>
          <w:tcPr>
            <w:tcW w:w="2188" w:type="dxa"/>
          </w:tcPr>
          <w:p w:rsidR="00C22035" w:rsidRPr="00780CFB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       </w:t>
            </w:r>
            <w:r w:rsidRPr="00780CFB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Evento </w:t>
            </w:r>
          </w:p>
        </w:tc>
      </w:tr>
      <w:tr w:rsidR="00C22035" w:rsidRPr="00C22035" w:rsidTr="002A4841">
        <w:tc>
          <w:tcPr>
            <w:tcW w:w="2187" w:type="dxa"/>
          </w:tcPr>
          <w:p w:rsidR="00C22035" w:rsidRDefault="00C22035" w:rsidP="002A4841">
            <w:r>
              <w:t xml:space="preserve">       1</w:t>
            </w:r>
          </w:p>
        </w:tc>
        <w:tc>
          <w:tcPr>
            <w:tcW w:w="2187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administrado o el propietario solicita buscar un proveedor especifico.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lang w:val="es-MX"/>
              </w:rPr>
              <w:t xml:space="preserve"> </w:t>
            </w:r>
          </w:p>
        </w:tc>
        <w:tc>
          <w:tcPr>
            <w:tcW w:w="2187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1.El administrador o propietario debe de estar autenticado en el sistema.</w:t>
            </w:r>
          </w:p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2.el administrador selecciona la acción de buscar proveedor. 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</w:tc>
        <w:tc>
          <w:tcPr>
            <w:tcW w:w="2188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El sistema muestra el listado de proveedores que coinciden con el criterio de búsqueda. </w:t>
            </w:r>
          </w:p>
          <w:p w:rsidR="00C22035" w:rsidRPr="00C22035" w:rsidRDefault="00C22035" w:rsidP="002A4841">
            <w:pPr>
              <w:rPr>
                <w:lang w:val="es-MX"/>
              </w:rPr>
            </w:pPr>
          </w:p>
        </w:tc>
      </w:tr>
    </w:tbl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3302"/>
        <w:gridCol w:w="2736"/>
      </w:tblGrid>
      <w:tr w:rsidR="00C22035" w:rsidRPr="00C22035" w:rsidTr="002A4841">
        <w:trPr>
          <w:trHeight w:val="552"/>
        </w:trPr>
        <w:tc>
          <w:tcPr>
            <w:tcW w:w="8749" w:type="dxa"/>
            <w:gridSpan w:val="3"/>
          </w:tcPr>
          <w:p w:rsidR="00C22035" w:rsidRDefault="00C22035" w:rsidP="002A4841">
            <w:pPr>
              <w:pStyle w:val="Normal1"/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</w:pPr>
            <w:r w:rsidRPr="3CF82E5E"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Historia de usuario: Detalles de compra                                                   HU-PDD-23</w:t>
            </w:r>
          </w:p>
        </w:tc>
      </w:tr>
      <w:tr w:rsidR="00C22035" w:rsidTr="002A4841">
        <w:trPr>
          <w:trHeight w:val="698"/>
        </w:trPr>
        <w:tc>
          <w:tcPr>
            <w:tcW w:w="2711" w:type="dxa"/>
          </w:tcPr>
          <w:p w:rsid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</w:rPr>
            </w:pPr>
            <w:r w:rsidRPr="3CF82E5E">
              <w:rPr>
                <w:rFonts w:cs="Times New Roman"/>
                <w:b/>
                <w:bCs/>
                <w:noProof/>
                <w:color w:val="000000" w:themeColor="text1"/>
              </w:rPr>
              <w:t>Rol</w:t>
            </w:r>
          </w:p>
        </w:tc>
        <w:tc>
          <w:tcPr>
            <w:tcW w:w="3302" w:type="dxa"/>
          </w:tcPr>
          <w:p w:rsidR="00C22035" w:rsidRDefault="00C22035" w:rsidP="002A4841">
            <w:pPr>
              <w:jc w:val="center"/>
            </w:pPr>
            <w:r w:rsidRPr="3CF82E5E">
              <w:rPr>
                <w:rFonts w:cs="Times New Roman"/>
                <w:b/>
                <w:bCs/>
                <w:noProof/>
                <w:color w:val="000000" w:themeColor="text1"/>
              </w:rPr>
              <w:t>Caracteristica/funcionalidad</w:t>
            </w:r>
          </w:p>
        </w:tc>
        <w:tc>
          <w:tcPr>
            <w:tcW w:w="2736" w:type="dxa"/>
          </w:tcPr>
          <w:p w:rsidR="00C22035" w:rsidRDefault="00C22035" w:rsidP="002A4841">
            <w:pPr>
              <w:jc w:val="center"/>
            </w:pPr>
            <w:r w:rsidRPr="3CF82E5E">
              <w:rPr>
                <w:rFonts w:cs="Times New Roman"/>
                <w:b/>
                <w:bCs/>
                <w:noProof/>
                <w:color w:val="000000" w:themeColor="text1"/>
              </w:rPr>
              <w:t>Razon/Resultado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711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 xml:space="preserve">Yo: como administrador o propietario </w:t>
            </w:r>
          </w:p>
        </w:tc>
        <w:tc>
          <w:tcPr>
            <w:tcW w:w="3302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>Necesitó ver quiénes son nuesrtos proveedores de nuestros productos</w:t>
            </w:r>
            <w:r w:rsidRPr="00C22035">
              <w:rPr>
                <w:lang w:val="es-MX"/>
              </w:rPr>
              <w:t xml:space="preserve">   </w:t>
            </w:r>
          </w:p>
        </w:tc>
        <w:tc>
          <w:tcPr>
            <w:tcW w:w="2736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>Para llevar un control de ellos y revisar que producto nos suministra cada uno de ellos.</w:t>
            </w:r>
          </w:p>
        </w:tc>
      </w:tr>
    </w:tbl>
    <w:p w:rsidR="00C22035" w:rsidRPr="00C22035" w:rsidRDefault="00C22035" w:rsidP="00C22035">
      <w:pPr>
        <w:rPr>
          <w:rFonts w:eastAsia="Calibri" w:cs="Arial"/>
          <w:szCs w:val="24"/>
          <w:lang w:val="es-MX"/>
        </w:rPr>
      </w:pPr>
    </w:p>
    <w:p w:rsidR="00C22035" w:rsidRPr="00C22035" w:rsidRDefault="00C22035" w:rsidP="00C22035">
      <w:pPr>
        <w:rPr>
          <w:lang w:val="es-MX"/>
        </w:rPr>
      </w:pPr>
    </w:p>
    <w:tbl>
      <w:tblPr>
        <w:tblStyle w:val="Tablaconcuadrcula"/>
        <w:tblpPr w:leftFromText="141" w:rightFromText="141" w:vertAnchor="page" w:horzAnchor="margin" w:tblpXSpec="center" w:tblpY="2236"/>
        <w:tblW w:w="0" w:type="auto"/>
        <w:tblLook w:val="04A0" w:firstRow="1" w:lastRow="0" w:firstColumn="1" w:lastColumn="0" w:noHBand="0" w:noVBand="1"/>
      </w:tblPr>
      <w:tblGrid>
        <w:gridCol w:w="2711"/>
        <w:gridCol w:w="3302"/>
        <w:gridCol w:w="2736"/>
      </w:tblGrid>
      <w:tr w:rsidR="00C22035" w:rsidRPr="00C22035" w:rsidTr="002A4841">
        <w:trPr>
          <w:trHeight w:val="552"/>
        </w:trPr>
        <w:tc>
          <w:tcPr>
            <w:tcW w:w="8749" w:type="dxa"/>
            <w:gridSpan w:val="3"/>
          </w:tcPr>
          <w:p w:rsidR="00C22035" w:rsidRDefault="00C22035" w:rsidP="002A4841">
            <w:pPr>
              <w:pStyle w:val="Normal1"/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</w:pPr>
            <w:r w:rsidRPr="3CF82E5E">
              <w:rPr>
                <w:rFonts w:ascii="Times New Roman" w:eastAsiaTheme="minorEastAsia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US"/>
              </w:rPr>
              <w:t>Historia de usuario: provedores                                                   HU-PDD-22</w:t>
            </w:r>
          </w:p>
        </w:tc>
      </w:tr>
      <w:tr w:rsidR="00C22035" w:rsidTr="002A4841">
        <w:trPr>
          <w:trHeight w:val="698"/>
        </w:trPr>
        <w:tc>
          <w:tcPr>
            <w:tcW w:w="2711" w:type="dxa"/>
          </w:tcPr>
          <w:p w:rsidR="00C22035" w:rsidRPr="008E53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ol</w:t>
            </w:r>
          </w:p>
        </w:tc>
        <w:tc>
          <w:tcPr>
            <w:tcW w:w="3302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aracteristica/funcionalidad</w:t>
            </w:r>
          </w:p>
        </w:tc>
        <w:tc>
          <w:tcPr>
            <w:tcW w:w="2736" w:type="dxa"/>
          </w:tcPr>
          <w:p w:rsidR="00C22035" w:rsidRDefault="00C22035" w:rsidP="002A4841">
            <w:pPr>
              <w:jc w:val="center"/>
            </w:pP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azon/</w:t>
            </w:r>
            <w: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</w:t>
            </w:r>
            <w:r w:rsidRPr="008E5335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esultado</w:t>
            </w:r>
          </w:p>
        </w:tc>
      </w:tr>
      <w:tr w:rsidR="00C22035" w:rsidRPr="00C22035" w:rsidTr="002A4841">
        <w:trPr>
          <w:trHeight w:val="1142"/>
        </w:trPr>
        <w:tc>
          <w:tcPr>
            <w:tcW w:w="2711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Yo: como administrador o propietario </w:t>
            </w:r>
          </w:p>
        </w:tc>
        <w:tc>
          <w:tcPr>
            <w:tcW w:w="3302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Necesitó ver quiénes son nuesrtos proveedores de nuestros productos</w:t>
            </w:r>
            <w:r w:rsidRPr="00C22035">
              <w:rPr>
                <w:lang w:val="es-MX"/>
              </w:rPr>
              <w:t xml:space="preserve">   </w:t>
            </w:r>
          </w:p>
        </w:tc>
        <w:tc>
          <w:tcPr>
            <w:tcW w:w="2736" w:type="dxa"/>
          </w:tcPr>
          <w:p w:rsidR="00C22035" w:rsidRPr="00C22035" w:rsidRDefault="00C22035" w:rsidP="002A4841">
            <w:pPr>
              <w:rPr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Para llevar un control de ellos y revisar que producto nos suministra cada uno de ellos.</w:t>
            </w:r>
          </w:p>
        </w:tc>
      </w:tr>
    </w:tbl>
    <w:p w:rsidR="00C22035" w:rsidRDefault="00C22035" w:rsidP="008630E7">
      <w:pPr>
        <w:pStyle w:val="Prrafodelista"/>
        <w:rPr>
          <w:lang w:val="es-MX"/>
        </w:rPr>
      </w:pPr>
    </w:p>
    <w:p w:rsidR="00C22035" w:rsidRDefault="00C22035" w:rsidP="00C22035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Requerimientos</w:t>
      </w:r>
    </w:p>
    <w:p w:rsidR="00C22035" w:rsidRDefault="00C22035" w:rsidP="00C22035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Funcionales</w:t>
      </w:r>
    </w:p>
    <w:tbl>
      <w:tblPr>
        <w:tblStyle w:val="Tablaconcuadrcula"/>
        <w:tblW w:w="8886" w:type="dxa"/>
        <w:tblLayout w:type="fixed"/>
        <w:tblLook w:val="04A0" w:firstRow="1" w:lastRow="0" w:firstColumn="1" w:lastColumn="0" w:noHBand="0" w:noVBand="1"/>
        <w:tblPrChange w:id="1" w:author="Luis Pichon" w:date="2021-10-26T10:40:00Z">
          <w:tblPr>
            <w:tblStyle w:val="Tablaconcuadrcula"/>
            <w:tblW w:w="888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25"/>
        <w:gridCol w:w="1860"/>
        <w:gridCol w:w="2562"/>
        <w:gridCol w:w="1749"/>
        <w:gridCol w:w="1890"/>
        <w:tblGridChange w:id="2">
          <w:tblGrid>
            <w:gridCol w:w="360"/>
            <w:gridCol w:w="360"/>
            <w:gridCol w:w="360"/>
            <w:gridCol w:w="360"/>
            <w:gridCol w:w="360"/>
          </w:tblGrid>
        </w:tblGridChange>
      </w:tblGrid>
      <w:tr w:rsidR="00C22035" w:rsidRPr="002E734B" w:rsidTr="002A4841">
        <w:tc>
          <w:tcPr>
            <w:tcW w:w="8886" w:type="dxa"/>
            <w:gridSpan w:val="5"/>
            <w:tcPrChange w:id="3" w:author="Luis Pichon" w:date="2021-10-26T10:40:00Z">
              <w:tcPr>
                <w:tcW w:w="0" w:type="auto"/>
                <w:gridSpan w:val="5"/>
              </w:tcPr>
            </w:tcPrChange>
          </w:tcPr>
          <w:p w:rsidR="00C22035" w:rsidRPr="002E734B" w:rsidRDefault="00C22035" w:rsidP="002A4841">
            <w:pPr>
              <w:jc w:val="center"/>
              <w:rPr>
                <w:b/>
                <w:bCs/>
              </w:rPr>
            </w:pPr>
            <w:r w:rsidRPr="3CF82E5E">
              <w:rPr>
                <w:b/>
                <w:bCs/>
              </w:rPr>
              <w:t>Identificación de Requerimientos funcionales</w:t>
            </w:r>
          </w:p>
        </w:tc>
      </w:tr>
      <w:tr w:rsidR="00C22035" w:rsidRPr="002E734B" w:rsidTr="002A4841">
        <w:tc>
          <w:tcPr>
            <w:tcW w:w="825" w:type="dxa"/>
            <w:tcPrChange w:id="4" w:author="Luis Pichon" w:date="2021-10-26T10:40:00Z">
              <w:tcPr>
                <w:tcW w:w="0" w:type="auto"/>
              </w:tcPr>
            </w:tcPrChange>
          </w:tcPr>
          <w:p w:rsidR="00C22035" w:rsidRPr="002E734B" w:rsidRDefault="00C22035" w:rsidP="002A4841">
            <w:pPr>
              <w:rPr>
                <w:b/>
                <w:bCs/>
              </w:rPr>
            </w:pPr>
            <w:r w:rsidRPr="3CF82E5E">
              <w:rPr>
                <w:b/>
                <w:bCs/>
              </w:rPr>
              <w:t>Ítem</w:t>
            </w:r>
          </w:p>
        </w:tc>
        <w:tc>
          <w:tcPr>
            <w:tcW w:w="1860" w:type="dxa"/>
            <w:tcPrChange w:id="5" w:author="Luis Pichon" w:date="2021-10-26T10:40:00Z">
              <w:tcPr>
                <w:tcW w:w="0" w:type="auto"/>
              </w:tcPr>
            </w:tcPrChange>
          </w:tcPr>
          <w:p w:rsidR="00C22035" w:rsidRPr="002E734B" w:rsidRDefault="00C22035" w:rsidP="002A4841">
            <w:pPr>
              <w:rPr>
                <w:b/>
                <w:bCs/>
              </w:rPr>
            </w:pPr>
            <w:r w:rsidRPr="3CF82E5E">
              <w:rPr>
                <w:b/>
                <w:bCs/>
              </w:rPr>
              <w:t>Nombre</w:t>
            </w:r>
          </w:p>
        </w:tc>
        <w:tc>
          <w:tcPr>
            <w:tcW w:w="2562" w:type="dxa"/>
            <w:tcPrChange w:id="6" w:author="Luis Pichon" w:date="2021-10-26T10:40:00Z">
              <w:tcPr>
                <w:tcW w:w="0" w:type="auto"/>
              </w:tcPr>
            </w:tcPrChange>
          </w:tcPr>
          <w:p w:rsidR="00C22035" w:rsidRPr="002E734B" w:rsidRDefault="00C22035" w:rsidP="002A4841">
            <w:pPr>
              <w:rPr>
                <w:b/>
                <w:bCs/>
              </w:rPr>
            </w:pPr>
            <w:r w:rsidRPr="3CF82E5E">
              <w:rPr>
                <w:b/>
                <w:bCs/>
              </w:rPr>
              <w:t>Descripción</w:t>
            </w:r>
          </w:p>
        </w:tc>
        <w:tc>
          <w:tcPr>
            <w:tcW w:w="1749" w:type="dxa"/>
            <w:tcPrChange w:id="7" w:author="Luis Pichon" w:date="2021-10-26T10:40:00Z">
              <w:tcPr>
                <w:tcW w:w="0" w:type="auto"/>
              </w:tcPr>
            </w:tcPrChange>
          </w:tcPr>
          <w:p w:rsidR="00C22035" w:rsidRPr="002E734B" w:rsidRDefault="00C22035" w:rsidP="002A4841">
            <w:pPr>
              <w:rPr>
                <w:b/>
                <w:bCs/>
              </w:rPr>
            </w:pPr>
            <w:r w:rsidRPr="3CF82E5E">
              <w:rPr>
                <w:b/>
                <w:bCs/>
              </w:rPr>
              <w:t>Prioridad</w:t>
            </w:r>
          </w:p>
        </w:tc>
        <w:tc>
          <w:tcPr>
            <w:tcW w:w="1890" w:type="dxa"/>
            <w:tcPrChange w:id="8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szCs w:val="24"/>
              </w:rPr>
            </w:pPr>
            <w:r w:rsidRPr="3CF82E5E">
              <w:rPr>
                <w:rFonts w:eastAsia="Calibri" w:cs="Arial"/>
                <w:b/>
                <w:bCs/>
                <w:szCs w:val="24"/>
              </w:rPr>
              <w:t>Historias de  usuario Relacionadas</w:t>
            </w: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9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t>1</w:t>
            </w:r>
          </w:p>
        </w:tc>
        <w:tc>
          <w:tcPr>
            <w:tcW w:w="1860" w:type="dxa"/>
            <w:tcPrChange w:id="10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</w:rPr>
            </w:pPr>
            <w:r w:rsidRPr="3CF82E5E">
              <w:rPr>
                <w:rFonts w:cs="Times New Roman"/>
                <w:b/>
                <w:bCs/>
                <w:noProof/>
                <w:color w:val="000000" w:themeColor="text1"/>
              </w:rPr>
              <w:t>GESTIONAR USUARIOS DEL SISTEMA</w:t>
            </w:r>
          </w:p>
        </w:tc>
        <w:tc>
          <w:tcPr>
            <w:tcW w:w="2562" w:type="dxa"/>
            <w:tcPrChange w:id="11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El sistema solicita al usuario los datos que se necesitan para el registro en la plataforma </w:t>
            </w: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lastRenderedPageBreak/>
              <w:t>(nombre de usuario, contraseña y correo electrónico), para luego autorizar/rechazar el ingreso del mismo a la plataforma</w:t>
            </w:r>
          </w:p>
        </w:tc>
        <w:tc>
          <w:tcPr>
            <w:tcW w:w="1749" w:type="dxa"/>
            <w:tcPrChange w:id="12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lastRenderedPageBreak/>
              <w:t>CRITICO</w:t>
            </w:r>
          </w:p>
        </w:tc>
        <w:tc>
          <w:tcPr>
            <w:tcW w:w="1890" w:type="dxa"/>
            <w:tcPrChange w:id="13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</w:t>
            </w: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14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lastRenderedPageBreak/>
              <w:t>2</w:t>
            </w:r>
          </w:p>
        </w:tc>
        <w:tc>
          <w:tcPr>
            <w:tcW w:w="1860" w:type="dxa"/>
            <w:tcPrChange w:id="15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</w:rPr>
            </w:pPr>
            <w:r w:rsidRPr="3CF82E5E">
              <w:rPr>
                <w:rFonts w:cs="Times New Roman"/>
                <w:b/>
                <w:bCs/>
                <w:noProof/>
                <w:color w:val="000000" w:themeColor="text1"/>
              </w:rPr>
              <w:t>GESTIONAR CLIENTES AL SISTEMA</w:t>
            </w:r>
          </w:p>
        </w:tc>
        <w:tc>
          <w:tcPr>
            <w:tcW w:w="2562" w:type="dxa"/>
            <w:tcPrChange w:id="16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sistema le solicita al usuario datos relacionados sobre los clientes (Nombre, dirección, teléfono) para poder generar facturas a nombre propio</w:t>
            </w:r>
          </w:p>
        </w:tc>
        <w:tc>
          <w:tcPr>
            <w:tcW w:w="1749" w:type="dxa"/>
            <w:tcPrChange w:id="17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OPCIONAL</w:t>
            </w:r>
          </w:p>
        </w:tc>
        <w:tc>
          <w:tcPr>
            <w:tcW w:w="1890" w:type="dxa"/>
            <w:tcPrChange w:id="18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HU-PPD-14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HU-PPD-15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HU-PPD-16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HU-PPD-17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HU-PPD-18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HU-PPD-19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HU-PPD-20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HU-PPD-21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19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t>3</w:t>
            </w:r>
          </w:p>
        </w:tc>
        <w:tc>
          <w:tcPr>
            <w:tcW w:w="1860" w:type="dxa"/>
            <w:tcPrChange w:id="20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>INGRESAR ELEMENTOS  Y CATEGORIAS AL SISTEMA</w:t>
            </w:r>
          </w:p>
        </w:tc>
        <w:tc>
          <w:tcPr>
            <w:tcW w:w="2562" w:type="dxa"/>
            <w:tcPrChange w:id="21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lang w:val="es-MX"/>
              </w:rPr>
              <w:t xml:space="preserve">El usuario ingresa al sistema los datos relacionados sobre los productos que irán al stock (tipo de elemento, cantidades, precio) además de las categorías a los que pertenecen, y el sistema guarda dicha información relacionada </w:t>
            </w:r>
          </w:p>
        </w:tc>
        <w:tc>
          <w:tcPr>
            <w:tcW w:w="1749" w:type="dxa"/>
            <w:tcPrChange w:id="22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CRITICO</w:t>
            </w:r>
          </w:p>
        </w:tc>
        <w:tc>
          <w:tcPr>
            <w:tcW w:w="1890" w:type="dxa"/>
            <w:tcPrChange w:id="23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del w:id="24" w:author="Luis Pichon" w:date="2021-10-26T11:02:00Z"/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HU-PPD-2</w:t>
            </w:r>
          </w:p>
          <w:p w:rsidR="00C22035" w:rsidRDefault="00C22035" w:rsidP="002A4841">
            <w:pPr>
              <w:rPr>
                <w:del w:id="25" w:author="Luis Pichon" w:date="2021-10-26T11:03:00Z"/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HU-PPD-7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26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t>4</w:t>
            </w:r>
          </w:p>
        </w:tc>
        <w:tc>
          <w:tcPr>
            <w:tcW w:w="1860" w:type="dxa"/>
            <w:tcPrChange w:id="27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 xml:space="preserve">GESTIONAR STOCK </w:t>
            </w:r>
          </w:p>
        </w:tc>
        <w:tc>
          <w:tcPr>
            <w:tcW w:w="2562" w:type="dxa"/>
            <w:tcPrChange w:id="28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sistema está en la capacidad de reportar las existencias de cada uno de los productos, lanzar alertas sobre la escasez o el agotamiento de algún elemento para que el responsable del stock pueda adquirirlos nuevamente</w:t>
            </w:r>
          </w:p>
        </w:tc>
        <w:tc>
          <w:tcPr>
            <w:tcW w:w="1749" w:type="dxa"/>
            <w:tcPrChange w:id="29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CRITICO</w:t>
            </w:r>
          </w:p>
        </w:tc>
        <w:tc>
          <w:tcPr>
            <w:tcW w:w="1890" w:type="dxa"/>
            <w:tcPrChange w:id="30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HU-PPD-3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HU-PPD-4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HU-PPD-5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HU-PPD-6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HU-PPD-8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HU-PPD-9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HU-PPD-10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HU-PPD-11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HU-PPD-12</w:t>
            </w:r>
          </w:p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31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t>5</w:t>
            </w:r>
          </w:p>
        </w:tc>
        <w:tc>
          <w:tcPr>
            <w:tcW w:w="1860" w:type="dxa"/>
            <w:tcPrChange w:id="32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GESTIONAR VENTAS</w:t>
            </w:r>
          </w:p>
        </w:tc>
        <w:tc>
          <w:tcPr>
            <w:tcW w:w="2562" w:type="dxa"/>
            <w:tcPrChange w:id="33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 xml:space="preserve">El sistema está en la capacidad de restar las cantidades disponibles de las cantidades en stock. </w:t>
            </w: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El sistema también debe generar una factura de compra</w:t>
            </w:r>
          </w:p>
        </w:tc>
        <w:tc>
          <w:tcPr>
            <w:tcW w:w="1749" w:type="dxa"/>
            <w:tcPrChange w:id="34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NECESARIO</w:t>
            </w:r>
          </w:p>
        </w:tc>
        <w:tc>
          <w:tcPr>
            <w:tcW w:w="1890" w:type="dxa"/>
            <w:tcPrChange w:id="35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HU-PPD-23</w:t>
            </w:r>
          </w:p>
        </w:tc>
      </w:tr>
      <w:tr w:rsidR="00C22035" w:rsidTr="002A4841">
        <w:trPr>
          <w:trHeight w:val="253"/>
        </w:trPr>
        <w:tc>
          <w:tcPr>
            <w:tcW w:w="825" w:type="dxa"/>
            <w:tcPrChange w:id="36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r>
              <w:t>6</w:t>
            </w:r>
          </w:p>
        </w:tc>
        <w:tc>
          <w:tcPr>
            <w:tcW w:w="1860" w:type="dxa"/>
            <w:tcPrChange w:id="37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GESTIONAR PROVEEDORES</w:t>
            </w:r>
          </w:p>
        </w:tc>
        <w:tc>
          <w:tcPr>
            <w:tcW w:w="2562" w:type="dxa"/>
            <w:tcPrChange w:id="38" w:author="Luis Pichon" w:date="2021-10-26T10:40:00Z">
              <w:tcPr>
                <w:tcW w:w="0" w:type="auto"/>
              </w:tcPr>
            </w:tcPrChange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sistema está en la capacidad de ingresar y generar reportes sobre los proveedores de la empresa</w:t>
            </w:r>
          </w:p>
        </w:tc>
        <w:tc>
          <w:tcPr>
            <w:tcW w:w="1749" w:type="dxa"/>
            <w:tcPrChange w:id="39" w:author="Luis Pichon" w:date="2021-10-26T10:40:00Z">
              <w:tcPr>
                <w:tcW w:w="0" w:type="auto"/>
              </w:tcPr>
            </w:tcPrChange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CRITICO</w:t>
            </w:r>
          </w:p>
        </w:tc>
        <w:tc>
          <w:tcPr>
            <w:tcW w:w="1890" w:type="dxa"/>
            <w:tcPrChange w:id="40" w:author="Luis Pichon" w:date="2021-10-26T10:40:00Z">
              <w:tcPr>
                <w:tcW w:w="0" w:type="auto"/>
              </w:tcPr>
            </w:tcPrChange>
          </w:tcPr>
          <w:p w:rsidR="00C22035" w:rsidRDefault="00C22035" w:rsidP="002A4841">
            <w:pPr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</w:pPr>
            <w:r w:rsidRPr="3CF82E5E">
              <w:rPr>
                <w:rFonts w:eastAsia="Calibri" w:cs="Arial"/>
                <w:b/>
                <w:bCs/>
                <w:noProof/>
                <w:color w:val="000000" w:themeColor="text1"/>
                <w:szCs w:val="24"/>
              </w:rPr>
              <w:t>HU-PPD-22</w:t>
            </w:r>
          </w:p>
        </w:tc>
      </w:tr>
    </w:tbl>
    <w:p w:rsidR="00C22035" w:rsidRPr="00C22035" w:rsidRDefault="00C22035" w:rsidP="00C22035">
      <w:pPr>
        <w:pStyle w:val="Prrafodelista"/>
        <w:ind w:left="1080"/>
        <w:rPr>
          <w:lang w:val="es-MX"/>
        </w:rPr>
      </w:pPr>
    </w:p>
    <w:p w:rsidR="00C22035" w:rsidRDefault="00C22035" w:rsidP="00C22035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>No Funcionales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976"/>
        <w:gridCol w:w="3190"/>
        <w:gridCol w:w="2339"/>
      </w:tblGrid>
      <w:tr w:rsidR="00C22035" w:rsidTr="002A4841">
        <w:tc>
          <w:tcPr>
            <w:tcW w:w="9355" w:type="dxa"/>
            <w:gridSpan w:val="4"/>
          </w:tcPr>
          <w:p w:rsidR="00C22035" w:rsidRPr="002E734B" w:rsidRDefault="00C22035" w:rsidP="002A4841">
            <w:pPr>
              <w:jc w:val="center"/>
              <w:rPr>
                <w:b/>
              </w:rPr>
            </w:pPr>
            <w:r w:rsidRPr="002E734B">
              <w:rPr>
                <w:b/>
              </w:rPr>
              <w:t>Requerimientos NO FUNCIONALES</w:t>
            </w:r>
          </w:p>
        </w:tc>
      </w:tr>
      <w:tr w:rsidR="00C22035" w:rsidTr="002A4841">
        <w:tc>
          <w:tcPr>
            <w:tcW w:w="850" w:type="dxa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ITEM</w:t>
            </w:r>
          </w:p>
        </w:tc>
        <w:tc>
          <w:tcPr>
            <w:tcW w:w="2976" w:type="dxa"/>
          </w:tcPr>
          <w:p w:rsidR="00C22035" w:rsidRPr="00C20AA8" w:rsidRDefault="00C22035" w:rsidP="002A4841">
            <w:pPr>
              <w:jc w:val="center"/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REQUERIMIENTO</w:t>
            </w:r>
          </w:p>
        </w:tc>
        <w:tc>
          <w:tcPr>
            <w:tcW w:w="3190" w:type="dxa"/>
          </w:tcPr>
          <w:p w:rsidR="00C22035" w:rsidRPr="00C20AA8" w:rsidRDefault="00C22035" w:rsidP="002A4841">
            <w:pPr>
              <w:jc w:val="center"/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DESCRIPCION</w:t>
            </w:r>
          </w:p>
        </w:tc>
        <w:tc>
          <w:tcPr>
            <w:tcW w:w="2339" w:type="dxa"/>
          </w:tcPr>
          <w:p w:rsidR="00C22035" w:rsidRPr="00C20AA8" w:rsidRDefault="00C22035" w:rsidP="002A4841">
            <w:pPr>
              <w:jc w:val="center"/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PRIORIDAD</w:t>
            </w:r>
          </w:p>
        </w:tc>
      </w:tr>
      <w:tr w:rsidR="00C22035" w:rsidTr="002A4841">
        <w:trPr>
          <w:trHeight w:val="276"/>
        </w:trPr>
        <w:tc>
          <w:tcPr>
            <w:tcW w:w="850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1</w:t>
            </w:r>
          </w:p>
        </w:tc>
        <w:tc>
          <w:tcPr>
            <w:tcW w:w="2976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LENGUAJES DE PROGRAMACION</w:t>
            </w:r>
          </w:p>
        </w:tc>
        <w:tc>
          <w:tcPr>
            <w:tcW w:w="3190" w:type="dxa"/>
            <w:vMerge w:val="restart"/>
          </w:tcPr>
          <w:p w:rsidR="00C22035" w:rsidRPr="00C20AA8" w:rsidRDefault="00C22035" w:rsidP="00C22035">
            <w:pPr>
              <w:pStyle w:val="Prrafodelista"/>
              <w:numPr>
                <w:ilvl w:val="0"/>
                <w:numId w:val="5"/>
              </w:numPr>
              <w:ind w:left="451"/>
              <w:rPr>
                <w:b/>
                <w:bCs/>
                <w:noProof/>
                <w:color w:val="000000" w:themeColor="text1"/>
                <w:lang w:val="es-CO"/>
              </w:rPr>
            </w:pPr>
            <w:r w:rsidRPr="00C20AA8">
              <w:rPr>
                <w:b/>
                <w:bCs/>
                <w:noProof/>
                <w:color w:val="000000" w:themeColor="text1"/>
                <w:lang w:val="es-CO"/>
              </w:rPr>
              <w:t>PYTHON: se establece el lenguaje Python para el desarrollo del backend</w:t>
            </w:r>
          </w:p>
          <w:p w:rsidR="00C22035" w:rsidRPr="00C20AA8" w:rsidRDefault="00C22035" w:rsidP="00C22035">
            <w:pPr>
              <w:pStyle w:val="Prrafodelista"/>
              <w:numPr>
                <w:ilvl w:val="0"/>
                <w:numId w:val="5"/>
              </w:numPr>
              <w:ind w:left="451"/>
              <w:rPr>
                <w:b/>
                <w:bCs/>
                <w:noProof/>
                <w:color w:val="000000" w:themeColor="text1"/>
                <w:lang w:val="es-CO"/>
              </w:rPr>
            </w:pPr>
            <w:r w:rsidRPr="00C20AA8">
              <w:rPr>
                <w:b/>
                <w:bCs/>
                <w:noProof/>
                <w:color w:val="000000" w:themeColor="text1"/>
                <w:lang w:val="es-CO"/>
              </w:rPr>
              <w:t>HTML/CSS/JS/AJAX para el desarrollo del frontend</w:t>
            </w:r>
          </w:p>
          <w:p w:rsidR="00C22035" w:rsidRPr="00C20AA8" w:rsidRDefault="00C22035" w:rsidP="00C22035">
            <w:pPr>
              <w:pStyle w:val="Prrafodelista"/>
              <w:numPr>
                <w:ilvl w:val="0"/>
                <w:numId w:val="5"/>
              </w:numPr>
              <w:ind w:left="451"/>
              <w:rPr>
                <w:b/>
                <w:bCs/>
                <w:noProof/>
                <w:color w:val="000000" w:themeColor="text1"/>
                <w:lang w:val="es-CO"/>
              </w:rPr>
            </w:pPr>
            <w:r w:rsidRPr="00C20AA8">
              <w:rPr>
                <w:b/>
                <w:bCs/>
                <w:noProof/>
                <w:color w:val="000000" w:themeColor="text1"/>
                <w:lang w:val="es-CO"/>
              </w:rPr>
              <w:t>SQL para el manejo de las consultas</w:t>
            </w:r>
          </w:p>
        </w:tc>
        <w:tc>
          <w:tcPr>
            <w:tcW w:w="2339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ALTA</w:t>
            </w:r>
          </w:p>
        </w:tc>
      </w:tr>
      <w:tr w:rsidR="00C22035" w:rsidTr="002A4841">
        <w:trPr>
          <w:trHeight w:val="276"/>
        </w:trPr>
        <w:tc>
          <w:tcPr>
            <w:tcW w:w="850" w:type="dxa"/>
            <w:vMerge w:val="restart"/>
          </w:tcPr>
          <w:p w:rsidR="00C22035" w:rsidRDefault="00C22035" w:rsidP="002A4841">
            <w:r>
              <w:t>2</w:t>
            </w:r>
          </w:p>
        </w:tc>
        <w:tc>
          <w:tcPr>
            <w:tcW w:w="2976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TIEMPOS DE RESPUESTA</w:t>
            </w:r>
          </w:p>
        </w:tc>
        <w:tc>
          <w:tcPr>
            <w:tcW w:w="3190" w:type="dxa"/>
            <w:vMerge w:val="restart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Los tiempos de respuesta del sistema no deben superar los 5 segundos entre los procedimientos de consulta, almacenado y renderizado</w:t>
            </w:r>
          </w:p>
        </w:tc>
        <w:tc>
          <w:tcPr>
            <w:tcW w:w="2339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ALTA</w:t>
            </w:r>
          </w:p>
        </w:tc>
      </w:tr>
      <w:tr w:rsidR="00C22035" w:rsidTr="002A4841">
        <w:trPr>
          <w:trHeight w:val="276"/>
        </w:trPr>
        <w:tc>
          <w:tcPr>
            <w:tcW w:w="850" w:type="dxa"/>
            <w:vMerge w:val="restart"/>
          </w:tcPr>
          <w:p w:rsidR="00C22035" w:rsidRDefault="00C22035" w:rsidP="002A4841">
            <w:r>
              <w:t>3</w:t>
            </w:r>
          </w:p>
        </w:tc>
        <w:tc>
          <w:tcPr>
            <w:tcW w:w="2976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DISPONIBILIDAD</w:t>
            </w:r>
          </w:p>
        </w:tc>
        <w:tc>
          <w:tcPr>
            <w:tcW w:w="3190" w:type="dxa"/>
            <w:vMerge w:val="restart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Sistema debe estar disponible 24/7 y ante fallas de disponibilidad de la solución en cualquiera de sus componentes, debe generar alertas.</w:t>
            </w:r>
          </w:p>
        </w:tc>
        <w:tc>
          <w:tcPr>
            <w:tcW w:w="2339" w:type="dxa"/>
            <w:vMerge w:val="restart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ALTA</w:t>
            </w:r>
          </w:p>
        </w:tc>
      </w:tr>
      <w:tr w:rsidR="00C22035" w:rsidTr="002A4841">
        <w:trPr>
          <w:trHeight w:val="276"/>
        </w:trPr>
        <w:tc>
          <w:tcPr>
            <w:tcW w:w="850" w:type="dxa"/>
          </w:tcPr>
          <w:p w:rsidR="00C22035" w:rsidRDefault="00C22035" w:rsidP="002A4841">
            <w:r>
              <w:t>4</w:t>
            </w:r>
          </w:p>
        </w:tc>
        <w:tc>
          <w:tcPr>
            <w:tcW w:w="2976" w:type="dxa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ARQUITECTURA Y ESCALABILIDAD</w:t>
            </w:r>
          </w:p>
        </w:tc>
        <w:tc>
          <w:tcPr>
            <w:tcW w:w="3190" w:type="dxa"/>
          </w:tcPr>
          <w:p w:rsidR="00C22035" w:rsidRPr="00C22035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</w:pPr>
            <w:r w:rsidRPr="00C22035">
              <w:rPr>
                <w:rFonts w:cs="Times New Roman"/>
                <w:b/>
                <w:bCs/>
                <w:noProof/>
                <w:color w:val="000000" w:themeColor="text1"/>
                <w:szCs w:val="24"/>
                <w:lang w:val="es-MX"/>
              </w:rPr>
              <w:t>El sistema de información deberá estar diseñado con conceptos de programación orientada a objetos, desarrollado en un lenguaje de última generación y en capas de software (capa de presentación, capa de lógica de negocios, capa de datos) que permitan una mayor escalabilidad del sistema como un mejor mantenimiento del mismo.</w:t>
            </w:r>
          </w:p>
        </w:tc>
        <w:tc>
          <w:tcPr>
            <w:tcW w:w="2339" w:type="dxa"/>
          </w:tcPr>
          <w:p w:rsidR="00C22035" w:rsidRPr="00C20AA8" w:rsidRDefault="00C22035" w:rsidP="002A4841">
            <w:pPr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</w:pPr>
            <w:r w:rsidRPr="00C20AA8">
              <w:rPr>
                <w:rFonts w:cs="Times New Roman"/>
                <w:b/>
                <w:bCs/>
                <w:noProof/>
                <w:color w:val="000000" w:themeColor="text1"/>
                <w:szCs w:val="24"/>
              </w:rPr>
              <w:t>ALTA</w:t>
            </w:r>
          </w:p>
        </w:tc>
      </w:tr>
    </w:tbl>
    <w:p w:rsidR="00C22035" w:rsidRPr="00E3538C" w:rsidRDefault="00C22035" w:rsidP="00C22035">
      <w:pPr>
        <w:pStyle w:val="Prrafodelista"/>
        <w:ind w:left="1080"/>
        <w:rPr>
          <w:lang w:val="es-MX"/>
        </w:rPr>
      </w:pPr>
    </w:p>
    <w:p w:rsidR="009D2BF3" w:rsidRDefault="009D2BF3" w:rsidP="009D2BF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Modulos Probados:</w:t>
      </w:r>
    </w:p>
    <w:p w:rsidR="009D2BF3" w:rsidRDefault="009D2BF3" w:rsidP="009D2BF3">
      <w:pPr>
        <w:pStyle w:val="Prrafodelista"/>
        <w:rPr>
          <w:lang w:val="es-MX"/>
        </w:rPr>
      </w:pPr>
      <w:r>
        <w:rPr>
          <w:lang w:val="es-MX"/>
        </w:rPr>
        <w:t xml:space="preserve">Se realizaron pruebas a todos los módulos desarrollados a la actual versión desplegada en el repositorio obediente a la Alpha 0.0.3, de las cuales se lista el resultado de las mismas provenientes de la consola Python. </w:t>
      </w:r>
    </w:p>
    <w:p w:rsidR="009D2BF3" w:rsidRDefault="009D2BF3" w:rsidP="009D2BF3">
      <w:pPr>
        <w:pStyle w:val="Prrafodelista"/>
        <w:rPr>
          <w:lang w:val="es-MX"/>
        </w:rPr>
      </w:pPr>
    </w:p>
    <w:p w:rsidR="009D2BF3" w:rsidRDefault="009D2BF3" w:rsidP="009D2BF3">
      <w:pPr>
        <w:pStyle w:val="Prrafodelista"/>
        <w:rPr>
          <w:lang w:val="es-MX"/>
        </w:rPr>
      </w:pPr>
      <w:r>
        <w:rPr>
          <w:lang w:val="es-MX"/>
        </w:rPr>
        <w:t>Total pruebas: 25 Procedimientos</w:t>
      </w:r>
      <w:bookmarkStart w:id="41" w:name="OLE_LINK3"/>
      <w:bookmarkStart w:id="42" w:name="OLE_LINK4"/>
    </w:p>
    <w:tbl>
      <w:tblPr>
        <w:tblStyle w:val="Tabladecuadrcula2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5528"/>
        <w:gridCol w:w="1750"/>
      </w:tblGrid>
      <w:tr w:rsidR="00CC497E" w:rsidTr="00CC4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bookmarkStart w:id="43" w:name="OLE_LINK1"/>
            <w:bookmarkStart w:id="44" w:name="OLE_LINK2"/>
            <w:bookmarkStart w:id="45" w:name="OLE_LINK8"/>
            <w:r>
              <w:rPr>
                <w:lang w:val="es-MX"/>
              </w:rPr>
              <w:t>Funcion</w:t>
            </w:r>
          </w:p>
        </w:tc>
        <w:tc>
          <w:tcPr>
            <w:tcW w:w="5528" w:type="dxa"/>
          </w:tcPr>
          <w:p w:rsidR="009D2BF3" w:rsidRDefault="009D2BF3" w:rsidP="009D2BF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Codigo</w:t>
            </w:r>
          </w:p>
        </w:tc>
        <w:tc>
          <w:tcPr>
            <w:tcW w:w="1750" w:type="dxa"/>
          </w:tcPr>
          <w:p w:rsidR="009D2BF3" w:rsidRDefault="009D2BF3" w:rsidP="009D2BF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REsultado de prueba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Creacion de una categoria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def test_categoria_create():</w:t>
            </w:r>
          </w:p>
          <w:p w:rsidR="009D2BF3" w:rsidRP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t xml:space="preserve">   </w:t>
            </w:r>
            <w:r w:rsidRPr="009D2BF3">
              <w:rPr>
                <w:lang w:val="es-MX"/>
              </w:rPr>
              <w:t>Categoria.objects.create(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nombre="Papel"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Default="009D2BF3" w:rsidP="009D2BF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lastRenderedPageBreak/>
              <w:t xml:space="preserve">    Assert</w:t>
            </w:r>
            <w:r>
              <w:rPr>
                <w:lang w:val="es-MX"/>
              </w:rPr>
              <w:t xml:space="preserve"> </w:t>
            </w:r>
            <w:r w:rsidRPr="009D2BF3">
              <w:rPr>
                <w:lang w:val="es-MX"/>
              </w:rPr>
              <w:t>Categoria.objects.count() == 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Buscar una categoria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>def test_categoria_search():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t xml:space="preserve">    </w:t>
            </w:r>
            <w:r w:rsidRPr="009D2BF3">
              <w:rPr>
                <w:lang w:val="es-MX"/>
              </w:rPr>
              <w:t>Categoria.objects.create(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nombre="Papel"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rPr>
                <w:lang w:val="es-MX"/>
              </w:rPr>
              <w:t xml:space="preserve">    </w:t>
            </w:r>
            <w:r w:rsidRPr="009D2BF3">
              <w:t>)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Categoria.objects.create(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    nombre="Lápiz"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)</w:t>
            </w:r>
          </w:p>
          <w:p w:rsidR="009D2BF3" w:rsidRPr="009D2BF3" w:rsidRDefault="009D2BF3" w:rsidP="009D2BF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assert Catego</w:t>
            </w:r>
            <w:r>
              <w:t>ria.objects.get(nombre='Papel')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Actualizar datos de una categoria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def test_categoria_update():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t xml:space="preserve">    </w:t>
            </w:r>
            <w:r w:rsidRPr="009D2BF3">
              <w:rPr>
                <w:lang w:val="es-MX"/>
              </w:rPr>
              <w:t>Categoria.objects.create(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nombre="Papel"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Categoria.objects.create(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nombre="Lápiz"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query =  Categoria.objects.get(nombre='Papel')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query.nombre = 'Cartulina'</w:t>
            </w:r>
          </w:p>
          <w:p w:rsidR="009D2BF3" w:rsidRPr="005620FD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rPr>
                <w:lang w:val="es-MX"/>
              </w:rPr>
              <w:t xml:space="preserve">    </w:t>
            </w:r>
            <w:r w:rsidRPr="005620FD">
              <w:t>query.save()</w:t>
            </w:r>
          </w:p>
          <w:p w:rsidR="009D2BF3" w:rsidRPr="009D2BF3" w:rsidRDefault="009D2BF3" w:rsidP="009D2BF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 xml:space="preserve">    assert Categoria.objects.get(nombre='Cartulina')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eliminar una categoria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>def  test_categoria_delete():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t xml:space="preserve">    </w:t>
            </w:r>
            <w:r w:rsidRPr="009D2BF3">
              <w:rPr>
                <w:lang w:val="es-MX"/>
              </w:rPr>
              <w:t>Categoria.objects.create(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nombre="Papel"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rPr>
                <w:lang w:val="es-MX"/>
              </w:rPr>
              <w:t xml:space="preserve">    </w:t>
            </w:r>
            <w:r w:rsidRPr="009D2BF3">
              <w:t>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Categoria.objects.create(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    nombre="Lápiz"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assert Categoria.objects.count()==2</w:t>
            </w:r>
          </w:p>
          <w:p w:rsidR="009D2BF3" w:rsidRPr="005620FD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t xml:space="preserve">    </w:t>
            </w:r>
            <w:r w:rsidRPr="005620FD">
              <w:t>query =  Categoria.objects.get(nombre='Papel')</w:t>
            </w:r>
          </w:p>
          <w:p w:rsidR="009D2BF3" w:rsidRPr="005620FD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query.delete()</w:t>
            </w:r>
          </w:p>
          <w:p w:rsidR="009D2BF3" w:rsidRPr="005620FD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Categoria.objects.count()==1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Crear una marca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P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def test_marca_create():</w:t>
            </w:r>
          </w:p>
          <w:p w:rsidR="009D2BF3" w:rsidRPr="009D2BF3" w:rsidRDefault="009D2BF3" w:rsidP="009D2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Pr="009D2BF3">
              <w:t>Marca.objects.create(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 xml:space="preserve">        nombre="Norma"</w:t>
            </w:r>
          </w:p>
          <w:p w:rsidR="009D2BF3" w:rsidRPr="009D2BF3" w:rsidRDefault="009D2BF3" w:rsidP="009D2BF3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 xml:space="preserve">    )</w:t>
            </w:r>
          </w:p>
          <w:p w:rsidR="009D2BF3" w:rsidRPr="009D2BF3" w:rsidRDefault="009D2BF3" w:rsidP="009D2BF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 xml:space="preserve">    assert Marca.objects.count() == 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Actualizar una marca</w:t>
            </w:r>
          </w:p>
        </w:tc>
        <w:tc>
          <w:tcPr>
            <w:tcW w:w="5528" w:type="dxa"/>
          </w:tcPr>
          <w:p w:rsid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@pytest.mark.django_db</w:t>
            </w:r>
          </w:p>
          <w:p w:rsid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 test_marca_update():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    </w:t>
            </w:r>
            <w:r w:rsidRPr="009D2BF3">
              <w:rPr>
                <w:lang w:val="es-MX"/>
              </w:rPr>
              <w:t>Marca.objects.create(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nombre="Norma"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Marca.objects.create(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nombre="Prisma Color"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lastRenderedPageBreak/>
              <w:t xml:space="preserve">    query =  Marca.objects.get(nombre='Norma')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query.nombre = 'Repograf'</w:t>
            </w:r>
          </w:p>
          <w:p w:rsid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BF3">
              <w:rPr>
                <w:lang w:val="es-MX"/>
              </w:rPr>
              <w:t xml:space="preserve">    </w:t>
            </w:r>
            <w:r>
              <w:t>query.save()</w:t>
            </w:r>
          </w:p>
          <w:p w:rsidR="009D2BF3" w:rsidRPr="009D2BF3" w:rsidRDefault="009D2BF3" w:rsidP="009D2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assert Marca.objects.get(nombre='Repograf')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9D2BF3" w:rsidP="009D2BF3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buscar una marca</w:t>
            </w:r>
          </w:p>
        </w:tc>
        <w:tc>
          <w:tcPr>
            <w:tcW w:w="5528" w:type="dxa"/>
          </w:tcPr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@pytest.mark.django_db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>def test_marca_search():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t xml:space="preserve">    </w:t>
            </w:r>
            <w:r w:rsidRPr="009D2BF3">
              <w:rPr>
                <w:lang w:val="es-MX"/>
              </w:rPr>
              <w:t>Marca.objects.create(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nombre="Norma"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)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Marca.objects.create(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D2BF3">
              <w:rPr>
                <w:lang w:val="es-MX"/>
              </w:rPr>
              <w:t xml:space="preserve">        nombre="Primsa Color"</w:t>
            </w:r>
          </w:p>
          <w:p w:rsidR="009D2BF3" w:rsidRPr="005620FD" w:rsidRDefault="009D2BF3" w:rsidP="009D2BF3">
            <w:pPr>
              <w:pStyle w:val="Prrafodelista"/>
              <w:tabs>
                <w:tab w:val="left" w:pos="9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9D2BF3" w:rsidRPr="009D2BF3" w:rsidRDefault="009D2BF3" w:rsidP="009D2BF3">
            <w:pPr>
              <w:pStyle w:val="Prrafodelista"/>
              <w:tabs>
                <w:tab w:val="left" w:pos="915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2BF3">
              <w:t xml:space="preserve">    assert Marca.objects.get(nombre='Norma')</w:t>
            </w:r>
            <w:r w:rsidRPr="009D2BF3">
              <w:tab/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eliminar una marca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 test_marca_delete():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nombre="Norma"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Marca.objects.create(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nombre="Prisma Color"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Marca.objects.count()==2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query =  Marca.objects.get(nombre='Norma')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query.delete()</w:t>
            </w:r>
          </w:p>
          <w:p w:rsidR="009D2BF3" w:rsidRPr="005620FD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Marca.objects.count()==1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buscar un producto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test_producto_buscar():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Categoria.objects.create(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nombre="Papel"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Categoria.objects.create(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nombre="Carton"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nombre="Norma"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</w:t>
            </w:r>
            <w:r w:rsidRPr="008630E7">
              <w:rPr>
                <w:lang w:val="es-MX"/>
              </w:rPr>
              <w:t>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Marca.objects.create(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nombre="Repograf"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Proveedor.objects.create(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correo = 'anafrank@mail.com',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lastRenderedPageBreak/>
              <w:t xml:space="preserve">        </w:t>
            </w:r>
            <w:r w:rsidRPr="008630E7">
              <w:t>NIT = '804441-b',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'TEST',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'3188888888',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'test@mail.com',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categoria = Categoria.objects.get(nombre="Carton"),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nombre='Carton Paja',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Proveedor.objects.get(NIT='804441-b'),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Marca.objects.get(nombre='Repograf')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assert Producto.objects.get(nombre="Papel bond")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test_producto_create():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Categoria.objects.create(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nombre="Papel"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    nombre="Norma"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lastRenderedPageBreak/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9D2BF3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assert Producto.objects.count() == 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crear producto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test_producto_create():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Categoria.objects.create(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nombre="Papel"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    nombre="Norma"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9D2BF3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assert Producto.objects.count() == 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actualizar producto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test_producto_actualizar():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Categoria.objects.create(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nombre="Papel"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nombre="Norma"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lastRenderedPageBreak/>
              <w:t xml:space="preserve">    </w:t>
            </w:r>
            <w:r w:rsidRPr="008630E7">
              <w:t>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0E7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0E7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 = Producto.objects.get(nombre="Papel bond")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query.nombre = "Papel cometa"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query.save()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assert Producto.objects.get(nombre="Papel cometa")</w:t>
            </w:r>
          </w:p>
          <w:p w:rsidR="009D2BF3" w:rsidRDefault="009D2BF3" w:rsidP="009D2BF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eliminar producto</w:t>
            </w:r>
          </w:p>
        </w:tc>
        <w:tc>
          <w:tcPr>
            <w:tcW w:w="5528" w:type="dxa"/>
          </w:tcPr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test_producto_eliminar():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Categoria.objects.create(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nombre="Papel"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nombre="Norma"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8630E7">
              <w:t>)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lastRenderedPageBreak/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CC497E">
              <w:t>)</w:t>
            </w:r>
          </w:p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97E">
              <w:t xml:space="preserve">    query = Producto.objects.get(nombre = 'Papel bond')</w:t>
            </w:r>
          </w:p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97E">
              <w:t xml:space="preserve">    query.delete()</w:t>
            </w:r>
          </w:p>
          <w:p w:rsidR="009D2BF3" w:rsidRPr="00CC497E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97E">
              <w:t xml:space="preserve">    assert Producto.objects.count() == 0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crear cliente nuevo</w:t>
            </w:r>
          </w:p>
        </w:tc>
        <w:tc>
          <w:tcPr>
            <w:tcW w:w="5528" w:type="dxa"/>
          </w:tcPr>
          <w:p w:rsidR="005620FD" w:rsidRPr="00CC497E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test_producto_eliminar():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Categoria.objects.create(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nombre="Papel"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Marca.objects.create(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nombre="Norma"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8630E7">
              <w:t>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0E7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0E7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)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Producto.objects.create(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categoria = Categoria.objects.get(nombre="Papel"),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nombre='Papel bond',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cantidad = '10',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uniades = 'unidades',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precio_compra = '500',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proveedor = Proveedor.objects.get(NIT='804441-a'),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marca = Marca.objects.get(nombre='Norma')</w:t>
            </w:r>
          </w:p>
          <w:p w:rsidR="005620FD" w:rsidRPr="00CC497E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CC497E">
              <w:t>)</w:t>
            </w:r>
          </w:p>
          <w:p w:rsidR="005620FD" w:rsidRPr="00CC497E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97E">
              <w:t xml:space="preserve">    query = Producto.objects.get(nombre = 'Papel bond')</w:t>
            </w:r>
          </w:p>
          <w:p w:rsidR="005620FD" w:rsidRPr="00CC497E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97E">
              <w:t xml:space="preserve">    query.delete()</w:t>
            </w:r>
          </w:p>
          <w:p w:rsidR="009D2BF3" w:rsidRPr="00CC497E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497E">
              <w:t xml:space="preserve">    assert Producto.objects.count() == 0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buscar cliente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test_cliente_buscar(client):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Cliente.objects.count() == 0</w:t>
            </w:r>
          </w:p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</w:t>
            </w:r>
            <w:r w:rsidRPr="00CC497E">
              <w:t>assert Cliente.objects.create(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C497E">
              <w:lastRenderedPageBreak/>
              <w:t xml:space="preserve">        </w:t>
            </w:r>
            <w:r w:rsidRPr="008630E7">
              <w:rPr>
                <w:lang w:val="es-MX"/>
              </w:rPr>
              <w:t>identificacion = '1234567890',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nombre = 'Ana',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apellido = 'Frank',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correo = 'anafrank@mail.com',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esFrecuente = True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Cliente.objects.count() == 1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Cliente.objects.create(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8630E7">
              <w:rPr>
                <w:lang w:val="es-MX"/>
              </w:rPr>
              <w:t>identificacion = '123456789',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rPr>
                <w:lang w:val="es-MX"/>
              </w:rPr>
              <w:t xml:space="preserve">        </w:t>
            </w:r>
            <w:r w:rsidRPr="005620FD">
              <w:rPr>
                <w:lang w:val="es-MX"/>
              </w:rPr>
              <w:t>nombre = 'Charles',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apellido = 'Darwin',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'3188888888',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correo = 'charlesdarwin@mail.com',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</w:t>
            </w:r>
            <w:r w:rsidRPr="008630E7">
              <w:rPr>
                <w:lang w:val="es-MX"/>
              </w:rPr>
              <w:t>esFrecuente = True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rPr>
                <w:lang w:val="es-MX"/>
              </w:rPr>
              <w:t xml:space="preserve">    </w:t>
            </w:r>
            <w:r w:rsidRPr="005620FD">
              <w:t>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Cliente.objects.count() == 2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Cliente.objects.get(identificacion = '1234567890')</w:t>
            </w:r>
          </w:p>
          <w:p w:rsidR="009D2BF3" w:rsidRPr="005620FD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actualizar cliente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test_cliente_update():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Cliente.objects.create(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identificacion = '1234567890',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 = 'Ana',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apellido = 'Frank',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correo = 'anafrank@mail.com',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esFrecuente = True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 = Cliente.objects.get(identificacion = '1234567890')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query.nombre = "Pepe"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8630E7">
              <w:t>query.save()</w:t>
            </w:r>
          </w:p>
          <w:p w:rsidR="009D2BF3" w:rsidRPr="005620FD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0E7">
              <w:t xml:space="preserve">    </w:t>
            </w:r>
            <w:r w:rsidRPr="005620FD">
              <w:t>assert Cliente.objects.get(nombre = 'Pepe')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eliminar cliente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test_cliente_delete():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Cliente.objects.count() == 0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Cliente.objects.create(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identificacion = '1234567890',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 = 'Ana',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apellido = 'Frank',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correo = 'anafrank@mail.com',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lastRenderedPageBreak/>
              <w:t xml:space="preserve">        esFrecuente = True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Cliente.objects.create(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identificacion = '123456789',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nombre = 'Charles',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apellido = 'Darwin',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'3188888888',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correo = 'charlesdarwin@mail.com',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esFrecuente = True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Cliente.objects.count() == 2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</w:t>
            </w:r>
            <w:r w:rsidRPr="008630E7">
              <w:t>query = Cliente.objects.get(nombre = "Ana")</w:t>
            </w:r>
          </w:p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0E7">
              <w:t xml:space="preserve">    </w:t>
            </w:r>
            <w:r w:rsidRPr="00CC497E">
              <w:t>query.delete()</w:t>
            </w:r>
          </w:p>
          <w:p w:rsidR="009D2BF3" w:rsidRPr="00CC497E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497E">
              <w:t xml:space="preserve">    assert Cliente.objects.count()==1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buscar proveedor</w:t>
            </w:r>
          </w:p>
        </w:tc>
        <w:tc>
          <w:tcPr>
            <w:tcW w:w="5528" w:type="dxa"/>
          </w:tcPr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@pytest.mark.django_db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 test_proveedor_buscar():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Proveedor.objects.create(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>
              <w:t>correo = 'anafrank@mail.com',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)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</w:t>
            </w:r>
            <w:r w:rsidRPr="008630E7">
              <w:t>NIT = '804441-b',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'TEST',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104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130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'32222227',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>
              <w:t>correo = 'test@mail.com',</w:t>
            </w:r>
          </w:p>
          <w:p w:rsid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)</w:t>
            </w:r>
          </w:p>
          <w:p w:rsidR="009D2BF3" w:rsidRPr="005620FD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assert Proveedor.objects.get(NIT = '804441-b')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actualizar proveedor</w:t>
            </w:r>
          </w:p>
        </w:tc>
        <w:tc>
          <w:tcPr>
            <w:tcW w:w="5528" w:type="dxa"/>
          </w:tcPr>
          <w:p w:rsidR="005620FD" w:rsidRPr="00CC497E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test_proveedor_actualizar():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NIT = '804441-a',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razonSocial = 'compulagp',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correo = 'anafrank@mail.com',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    </w:t>
            </w:r>
            <w:r w:rsidRPr="008630E7">
              <w:t>NIT = '804441-b',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'TEST',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lastRenderedPageBreak/>
              <w:t xml:space="preserve">        direccionEmpresa = 'Calle 104 No. 69b-43',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130 No. 9-38',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'32222227',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correo = 'test@mail.com',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query =  Proveedor.objects.get(NIT = '804441-a')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query.razonSocial = "CompraTEC"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query.save()</w:t>
            </w:r>
          </w:p>
          <w:p w:rsidR="009D2BF3" w:rsidRPr="005620FD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 w:rsidRPr="005620FD">
              <w:t>assert Proveedor.objects.get(razonSocial='CompraTEC')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>eliminar proveedor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test_proveedor_eliminar():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    NIT = '804441-a',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    </w:t>
            </w:r>
            <w:r w:rsidRPr="005620FD">
              <w:rPr>
                <w:lang w:val="es-MX"/>
              </w:rPr>
              <w:t>razonSocial = 'compulagp',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103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'3177777777',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correo = 'anafrank@mail.com',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Proveedor.objects.create(</w:t>
            </w:r>
          </w:p>
          <w:p w:rsidR="005620FD" w:rsidRPr="008630E7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    </w:t>
            </w:r>
            <w:r w:rsidRPr="008630E7">
              <w:t>NIT = '804441-b',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630E7">
              <w:t xml:space="preserve">        </w:t>
            </w:r>
            <w:r w:rsidRPr="005620FD">
              <w:rPr>
                <w:lang w:val="es-MX"/>
              </w:rPr>
              <w:t>razonSocial = 'TEST',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direccionEmpresa = 'Calle 104 No. 69b-43',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direccionVenta = 'Carrera 130 No. 9-38',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    telefono = '32222227',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    </w:t>
            </w:r>
            <w:r w:rsidRPr="005620FD">
              <w:t>correo = 'test@mail.com',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 xml:space="preserve">    query =  Proveedor.objects.get(NIT = '804441-a')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query.razonSocial = "CompraTEC"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query.delete()</w:t>
            </w:r>
          </w:p>
          <w:p w:rsidR="009D2BF3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assert Proveedor.objects.count()==1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respuesta de interfaces de clientes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test_render_view_cliente_main(client):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resp = client.get('/personas/clientes/')</w:t>
            </w:r>
          </w:p>
          <w:p w:rsidR="009D2BF3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rPr>
                <w:lang w:val="es-MX"/>
              </w:rPr>
              <w:t xml:space="preserve">    </w:t>
            </w:r>
            <w:r>
              <w:t>assert resp.status_code ==200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respuesta de interfaces de clientes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0FD">
              <w:t>def test_render_view_cliente_nuevo(client):</w:t>
            </w:r>
          </w:p>
          <w:p w:rsidR="005620FD" w:rsidRPr="005620FD" w:rsidRDefault="005620FD" w:rsidP="005620FD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resp = client.get('/personas/clientes/nuevo/')</w:t>
            </w:r>
          </w:p>
          <w:p w:rsidR="009D2BF3" w:rsidRDefault="005620FD" w:rsidP="005620F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 xml:space="preserve">    assert resp.status_code ==200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t>PASSED</w:t>
            </w:r>
          </w:p>
        </w:tc>
      </w:tr>
      <w:tr w:rsidR="00CC497E" w:rsidTr="00CC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9D2BF3" w:rsidRDefault="005620FD" w:rsidP="009D2BF3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Interfaz principal</w:t>
            </w:r>
          </w:p>
        </w:tc>
        <w:tc>
          <w:tcPr>
            <w:tcW w:w="5528" w:type="dxa"/>
          </w:tcPr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rPr>
                <w:lang w:val="es-MX"/>
              </w:rPr>
              <w:t>@pytest.mark.parametrize('param',[('register'),('login'),])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test_render_views(param,client):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temp_url=urls.reverse(param)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resp = client.get(temp_url)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resp.status_code ==200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@pytest.fixture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user_data():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lastRenderedPageBreak/>
              <w:t xml:space="preserve">    return{'first_name':'melfer','last_name':'alvarez','email':'melferalvarez@mail.com','username':'melfer',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'password1':'L4l09599.','password2':'L4l09599.'}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test_user_signup(client,user_data):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user_model = get_user_model()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user_model.objects.count() == 0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signup_url =urls.reverse('register')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resp =client.post(signup_url,user_data)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user_model.objects.count() == 1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resp.status_code == 302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@pytest.fixture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create_test_user():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user_model = get_user_model()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test_user = user_model.objects.create_user(first_name='melfer',last_name='alvarez',email='melferalvarez@mail.com',username='melfer',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password='L4l09599.')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test_user.set_password('L4l09599.')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return test_user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@pytest.mark.django_db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>def test_user_login(client,create_test_user):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user_model = get_user_model()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assert user_model.objects.count() == 1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login_url = urls.reverse('login')</w:t>
            </w:r>
          </w:p>
          <w:p w:rsidR="005620FD" w:rsidRPr="005620FD" w:rsidRDefault="005620FD" w:rsidP="005620FD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0FD">
              <w:t xml:space="preserve">    resp = client.post(login_url,data = {'username':'melfer','password':'L4l09599.'})</w:t>
            </w:r>
          </w:p>
          <w:p w:rsidR="009D2BF3" w:rsidRDefault="005620FD" w:rsidP="005620F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620FD">
              <w:t xml:space="preserve">    </w:t>
            </w:r>
            <w:r w:rsidRPr="005620FD">
              <w:rPr>
                <w:lang w:val="es-MX"/>
              </w:rPr>
              <w:t>assert resp.status_code == 302</w:t>
            </w:r>
          </w:p>
        </w:tc>
        <w:tc>
          <w:tcPr>
            <w:tcW w:w="1750" w:type="dxa"/>
          </w:tcPr>
          <w:p w:rsidR="009D2BF3" w:rsidRDefault="009D2BF3" w:rsidP="009D2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7403">
              <w:rPr>
                <w:lang w:val="es-MX"/>
              </w:rPr>
              <w:lastRenderedPageBreak/>
              <w:t>PASSED</w:t>
            </w:r>
          </w:p>
        </w:tc>
      </w:tr>
      <w:bookmarkEnd w:id="43"/>
      <w:bookmarkEnd w:id="44"/>
      <w:bookmarkEnd w:id="45"/>
    </w:tbl>
    <w:p w:rsidR="009D2BF3" w:rsidRDefault="009D2BF3" w:rsidP="009D2BF3">
      <w:pPr>
        <w:pStyle w:val="Prrafodelista"/>
        <w:rPr>
          <w:lang w:val="es-MX"/>
        </w:rPr>
      </w:pPr>
    </w:p>
    <w:bookmarkEnd w:id="41"/>
    <w:bookmarkEnd w:id="42"/>
    <w:p w:rsidR="00B02A68" w:rsidRDefault="00B02A68" w:rsidP="009D2BF3">
      <w:pPr>
        <w:pStyle w:val="Prrafodelista"/>
        <w:rPr>
          <w:lang w:val="es-MX"/>
        </w:rPr>
      </w:pPr>
      <w:r>
        <w:rPr>
          <w:lang w:val="es-MX"/>
        </w:rPr>
        <w:t>Según pytest, el sistema no presenta errores dentro de los procedimientos establecidos en el backend.</w:t>
      </w:r>
    </w:p>
    <w:p w:rsidR="008630E7" w:rsidRPr="008630E7" w:rsidRDefault="008630E7" w:rsidP="008630E7">
      <w:pPr>
        <w:rPr>
          <w:lang w:val="es-MX"/>
        </w:rPr>
      </w:pPr>
    </w:p>
    <w:p w:rsidR="009D2BF3" w:rsidRPr="009D2BF3" w:rsidRDefault="00E3538C" w:rsidP="009D2BF3">
      <w:pPr>
        <w:rPr>
          <w:lang w:val="es-MX"/>
        </w:rPr>
      </w:pPr>
      <w:r>
        <w:rPr>
          <w:lang w:val="es-MX"/>
        </w:rPr>
        <w:t>Para mayor información, ver el archivo testReport incluído en el repositiorio.</w:t>
      </w:r>
    </w:p>
    <w:sectPr w:rsidR="009D2BF3" w:rsidRPr="009D2B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337B"/>
    <w:multiLevelType w:val="hybridMultilevel"/>
    <w:tmpl w:val="FADA0F38"/>
    <w:lvl w:ilvl="0" w:tplc="B23E9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45B1"/>
    <w:multiLevelType w:val="hybridMultilevel"/>
    <w:tmpl w:val="D498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513BB"/>
    <w:multiLevelType w:val="hybridMultilevel"/>
    <w:tmpl w:val="8E0E4AF2"/>
    <w:lvl w:ilvl="0" w:tplc="4B9E5BB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5233F"/>
    <w:multiLevelType w:val="hybridMultilevel"/>
    <w:tmpl w:val="0FB61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87A65"/>
    <w:multiLevelType w:val="hybridMultilevel"/>
    <w:tmpl w:val="7526BD22"/>
    <w:lvl w:ilvl="0" w:tplc="48044D9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CO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F3"/>
    <w:rsid w:val="005620FD"/>
    <w:rsid w:val="007C3CFD"/>
    <w:rsid w:val="008630E7"/>
    <w:rsid w:val="009D2BF3"/>
    <w:rsid w:val="00B02A68"/>
    <w:rsid w:val="00C22035"/>
    <w:rsid w:val="00CC497E"/>
    <w:rsid w:val="00E3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B08C"/>
  <w15:chartTrackingRefBased/>
  <w15:docId w15:val="{E946F765-B83E-46C2-969F-668B06A3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2BF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9D2B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CC49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CC497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220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2035"/>
    <w:pPr>
      <w:spacing w:after="200" w:line="240" w:lineRule="auto"/>
    </w:pPr>
    <w:rPr>
      <w:rFonts w:ascii="Times New Roman" w:hAnsi="Times New Roman"/>
      <w:sz w:val="20"/>
      <w:szCs w:val="20"/>
      <w:lang w:val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2035"/>
    <w:rPr>
      <w:rFonts w:ascii="Times New Roman" w:hAnsi="Times New Roman"/>
      <w:sz w:val="20"/>
      <w:szCs w:val="20"/>
      <w:lang w:val="es-CO"/>
    </w:rPr>
  </w:style>
  <w:style w:type="paragraph" w:customStyle="1" w:styleId="Normal1">
    <w:name w:val="Normal1"/>
    <w:rsid w:val="00C22035"/>
    <w:pPr>
      <w:spacing w:after="0" w:line="276" w:lineRule="auto"/>
    </w:pPr>
    <w:rPr>
      <w:rFonts w:ascii="Arial" w:eastAsia="Arial" w:hAnsi="Arial" w:cs="Arial"/>
      <w:color w:val="00000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0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0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20</Pages>
  <Words>4128</Words>
  <Characters>23535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Win10-PC</dc:creator>
  <cp:keywords/>
  <dc:description/>
  <cp:lastModifiedBy>Win10-PC</cp:lastModifiedBy>
  <cp:revision>4</cp:revision>
  <dcterms:created xsi:type="dcterms:W3CDTF">2021-11-14T07:46:00Z</dcterms:created>
  <dcterms:modified xsi:type="dcterms:W3CDTF">2021-11-14T16:17:00Z</dcterms:modified>
</cp:coreProperties>
</file>