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EB7FDB" w14:textId="67A8CD18" w:rsidR="00995A1B" w:rsidRPr="00FD7D0B" w:rsidRDefault="00AE4524" w:rsidP="00140961">
      <w:pPr>
        <w:pStyle w:val="Ttulo"/>
        <w:spacing w:line="480" w:lineRule="auto"/>
        <w:rPr>
          <w:rFonts w:asciiTheme="majorBidi" w:hAnsiTheme="majorBidi"/>
          <w:sz w:val="24"/>
          <w:szCs w:val="24"/>
        </w:rPr>
      </w:pPr>
      <w:r w:rsidRPr="00AE4524">
        <w:rPr>
          <w:rFonts w:asciiTheme="majorBidi" w:hAnsiTheme="majorBidi"/>
          <w:noProof/>
          <w:sz w:val="24"/>
          <w:szCs w:val="24"/>
          <w:lang w:val="en-US"/>
        </w:rPr>
        <w:drawing>
          <wp:inline distT="0" distB="0" distL="0" distR="0" wp14:anchorId="35ED4401" wp14:editId="097C0F7C">
            <wp:extent cx="2038350" cy="970533"/>
            <wp:effectExtent l="0" t="0" r="0" b="1270"/>
            <wp:docPr id="4" name="Imagen 4" descr="C:\Users\PRESTAMO02\Downloads\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ESTAMO02\Downloads\unnamed.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765" b="20716"/>
                    <a:stretch/>
                  </pic:blipFill>
                  <pic:spPr bwMode="auto">
                    <a:xfrm>
                      <a:off x="0" y="0"/>
                      <a:ext cx="2051026" cy="976569"/>
                    </a:xfrm>
                    <a:prstGeom prst="rect">
                      <a:avLst/>
                    </a:prstGeom>
                    <a:noFill/>
                    <a:ln>
                      <a:noFill/>
                    </a:ln>
                    <a:extLst>
                      <a:ext uri="{53640926-AAD7-44D8-BBD7-CCE9431645EC}">
                        <a14:shadowObscured xmlns:a14="http://schemas.microsoft.com/office/drawing/2010/main"/>
                      </a:ext>
                    </a:extLst>
                  </pic:spPr>
                </pic:pic>
              </a:graphicData>
            </a:graphic>
          </wp:inline>
        </w:drawing>
      </w:r>
    </w:p>
    <w:p w14:paraId="641BD15E" w14:textId="77777777" w:rsidR="00FD7D0B" w:rsidRDefault="00FD7D0B" w:rsidP="00140961">
      <w:pPr>
        <w:pStyle w:val="Ttulo"/>
        <w:spacing w:line="480" w:lineRule="auto"/>
        <w:rPr>
          <w:rFonts w:asciiTheme="majorBidi" w:hAnsiTheme="majorBidi"/>
          <w:sz w:val="24"/>
          <w:szCs w:val="24"/>
        </w:rPr>
      </w:pPr>
    </w:p>
    <w:p w14:paraId="7DFF2B8D" w14:textId="4624ED2F" w:rsidR="00F97E7A" w:rsidRPr="00480D82" w:rsidRDefault="00DF4C8B" w:rsidP="00480D82">
      <w:pPr>
        <w:pStyle w:val="Prrafodelista"/>
        <w:spacing w:line="480" w:lineRule="auto"/>
        <w:jc w:val="center"/>
      </w:pPr>
      <w:bookmarkStart w:id="0" w:name="_Hlk70975987"/>
      <w:commentRangeStart w:id="1"/>
      <w:r w:rsidRPr="00480D82">
        <w:t xml:space="preserve">Desarrollo De Un Sistema Para Llevar El Inventario Y </w:t>
      </w:r>
      <w:bookmarkStart w:id="2" w:name="_Hlk70970717"/>
      <w:r w:rsidRPr="00480D82">
        <w:t xml:space="preserve">Registro De Compra Y Venta De </w:t>
      </w:r>
      <w:bookmarkStart w:id="3" w:name="_Hlk71062308"/>
      <w:r w:rsidRPr="00480D82">
        <w:t>La Papelería Y Variedades Dangedav</w:t>
      </w:r>
      <w:r w:rsidRPr="00480D82" w:rsidDel="00BB16C5">
        <w:t xml:space="preserve"> </w:t>
      </w:r>
      <w:bookmarkEnd w:id="2"/>
      <w:bookmarkEnd w:id="3"/>
      <w:commentRangeEnd w:id="1"/>
      <w:r w:rsidR="00872DD7">
        <w:rPr>
          <w:rStyle w:val="Refdecomentario"/>
          <w:rFonts w:eastAsiaTheme="minorHAnsi" w:cstheme="minorBidi"/>
          <w:lang w:val="es-CO" w:eastAsia="en-US"/>
        </w:rPr>
        <w:commentReference w:id="1"/>
      </w:r>
    </w:p>
    <w:bookmarkEnd w:id="0"/>
    <w:p w14:paraId="27DAC04F" w14:textId="77777777" w:rsidR="00F97E7A" w:rsidRPr="00F97E7A" w:rsidRDefault="00F97E7A" w:rsidP="00140961">
      <w:pPr>
        <w:spacing w:after="0" w:line="480" w:lineRule="auto"/>
        <w:jc w:val="center"/>
        <w:rPr>
          <w:rFonts w:cs="Times New Roman"/>
          <w:szCs w:val="24"/>
        </w:rPr>
      </w:pPr>
    </w:p>
    <w:p w14:paraId="4A912746" w14:textId="77777777" w:rsidR="00A21134" w:rsidRPr="00F97E7A" w:rsidRDefault="00A21134" w:rsidP="00140961">
      <w:pPr>
        <w:spacing w:after="0" w:line="480" w:lineRule="auto"/>
        <w:jc w:val="center"/>
        <w:rPr>
          <w:rFonts w:cs="Times New Roman"/>
          <w:szCs w:val="24"/>
        </w:rPr>
      </w:pPr>
    </w:p>
    <w:p w14:paraId="03F77A43" w14:textId="77777777" w:rsidR="00FD7D0B" w:rsidRPr="00F97E7A" w:rsidRDefault="00FD7D0B" w:rsidP="00480D82">
      <w:pPr>
        <w:spacing w:after="0" w:line="480" w:lineRule="auto"/>
        <w:rPr>
          <w:rFonts w:cs="Times New Roman"/>
          <w:b/>
          <w:szCs w:val="24"/>
        </w:rPr>
      </w:pPr>
    </w:p>
    <w:p w14:paraId="4916A7B4" w14:textId="77777777" w:rsidR="00F97E7A" w:rsidRPr="00F97E7A" w:rsidRDefault="00F97E7A" w:rsidP="00F97E7A">
      <w:pPr>
        <w:pStyle w:val="Normal1"/>
        <w:jc w:val="center"/>
        <w:rPr>
          <w:rFonts w:ascii="Times New Roman" w:hAnsi="Times New Roman" w:cs="Times New Roman"/>
          <w:sz w:val="24"/>
          <w:szCs w:val="24"/>
        </w:rPr>
      </w:pPr>
    </w:p>
    <w:p w14:paraId="052C7012" w14:textId="4BF6CCB0" w:rsidR="00F97E7A" w:rsidRPr="00F97E7A" w:rsidRDefault="00DF4C8B" w:rsidP="00480D82">
      <w:pPr>
        <w:pStyle w:val="Prrafodelista"/>
        <w:spacing w:line="480" w:lineRule="auto"/>
        <w:jc w:val="center"/>
      </w:pPr>
      <w:bookmarkStart w:id="4" w:name="_Hlk69494481"/>
      <w:r w:rsidRPr="00F97E7A">
        <w:t xml:space="preserve">Melfer De Jesús Álvarez Sierra </w:t>
      </w:r>
    </w:p>
    <w:p w14:paraId="14D4278D" w14:textId="0FE93732" w:rsidR="00F97E7A" w:rsidRPr="00F97E7A" w:rsidRDefault="00DF4C8B" w:rsidP="00480D82">
      <w:pPr>
        <w:pStyle w:val="Prrafodelista"/>
        <w:spacing w:line="480" w:lineRule="auto"/>
        <w:jc w:val="center"/>
      </w:pPr>
      <w:r w:rsidRPr="00F97E7A">
        <w:t>Dogdnell Johan Acosta Dávila</w:t>
      </w:r>
    </w:p>
    <w:bookmarkEnd w:id="4"/>
    <w:p w14:paraId="4EF86D04" w14:textId="77777777" w:rsidR="00A21134" w:rsidRPr="00F97E7A" w:rsidRDefault="00A21134" w:rsidP="00140961">
      <w:pPr>
        <w:spacing w:after="0" w:line="480" w:lineRule="auto"/>
        <w:jc w:val="center"/>
        <w:rPr>
          <w:rFonts w:cs="Times New Roman"/>
          <w:szCs w:val="24"/>
        </w:rPr>
      </w:pPr>
    </w:p>
    <w:p w14:paraId="2B7B174F" w14:textId="36E54AE1" w:rsidR="00A21134" w:rsidRPr="00F97E7A" w:rsidRDefault="00A21134" w:rsidP="00140961">
      <w:pPr>
        <w:spacing w:after="0" w:line="480" w:lineRule="auto"/>
        <w:jc w:val="center"/>
        <w:rPr>
          <w:rFonts w:cs="Times New Roman"/>
          <w:szCs w:val="24"/>
        </w:rPr>
      </w:pPr>
    </w:p>
    <w:p w14:paraId="15765C6D" w14:textId="77777777" w:rsidR="00140961" w:rsidRPr="00F97E7A" w:rsidRDefault="00140961" w:rsidP="00140961">
      <w:pPr>
        <w:spacing w:after="0" w:line="480" w:lineRule="auto"/>
        <w:jc w:val="center"/>
        <w:rPr>
          <w:rFonts w:cs="Times New Roman"/>
          <w:szCs w:val="24"/>
        </w:rPr>
      </w:pPr>
    </w:p>
    <w:p w14:paraId="2C39F7E9" w14:textId="77777777" w:rsidR="00CD5EFD" w:rsidRPr="00F97E7A" w:rsidRDefault="00CD5EFD" w:rsidP="00140961">
      <w:pPr>
        <w:pStyle w:val="Prrafodelista"/>
        <w:spacing w:line="480" w:lineRule="auto"/>
        <w:jc w:val="center"/>
      </w:pPr>
    </w:p>
    <w:p w14:paraId="5BD21EDF" w14:textId="77777777" w:rsidR="00CD5EFD" w:rsidRPr="00F97E7A" w:rsidRDefault="00CD5EFD" w:rsidP="00140961">
      <w:pPr>
        <w:pStyle w:val="Prrafodelista"/>
        <w:spacing w:line="480" w:lineRule="auto"/>
        <w:jc w:val="center"/>
      </w:pPr>
    </w:p>
    <w:p w14:paraId="38B58247" w14:textId="5C4F24E9" w:rsidR="00A21134" w:rsidRPr="008B3A37" w:rsidRDefault="00DF4C8B" w:rsidP="00140961">
      <w:pPr>
        <w:pStyle w:val="Prrafodelista"/>
        <w:spacing w:line="480" w:lineRule="auto"/>
        <w:jc w:val="center"/>
      </w:pPr>
      <w:r w:rsidRPr="008B3A37">
        <w:t>Universidad Antonio Nariño</w:t>
      </w:r>
    </w:p>
    <w:p w14:paraId="2653A042" w14:textId="4772DCB6" w:rsidR="00A21134" w:rsidRPr="00F97E7A" w:rsidRDefault="00DF4C8B" w:rsidP="00140961">
      <w:pPr>
        <w:pStyle w:val="Prrafodelista"/>
        <w:spacing w:line="480" w:lineRule="auto"/>
        <w:jc w:val="center"/>
      </w:pPr>
      <w:r w:rsidRPr="00F97E7A">
        <w:t>Programa Ingeniería De Sistemas Y Computación</w:t>
      </w:r>
    </w:p>
    <w:p w14:paraId="5AA30D14" w14:textId="003EC37A" w:rsidR="00FD7D0B" w:rsidRPr="00F97E7A" w:rsidRDefault="00DF4C8B" w:rsidP="00140961">
      <w:pPr>
        <w:pStyle w:val="Prrafodelista"/>
        <w:spacing w:line="480" w:lineRule="auto"/>
        <w:jc w:val="center"/>
      </w:pPr>
      <w:r w:rsidRPr="00F97E7A">
        <w:t>Facultad De Ingeniería De Sistemas</w:t>
      </w:r>
    </w:p>
    <w:p w14:paraId="57C9CA65" w14:textId="5954661F" w:rsidR="00480D82" w:rsidRPr="00F97E7A" w:rsidRDefault="00DF4C8B" w:rsidP="00480D82">
      <w:pPr>
        <w:pStyle w:val="Prrafodelista"/>
        <w:spacing w:line="480" w:lineRule="auto"/>
        <w:jc w:val="center"/>
      </w:pPr>
      <w:r w:rsidRPr="00F97E7A">
        <w:t>Bogotá, Colombi</w:t>
      </w:r>
      <w:r w:rsidR="00480D82">
        <w:t>a</w:t>
      </w:r>
    </w:p>
    <w:p w14:paraId="6ACAA293" w14:textId="396793DE" w:rsidR="006D0476" w:rsidRPr="00480D82" w:rsidRDefault="00DF4C8B" w:rsidP="00480D82">
      <w:pPr>
        <w:spacing w:line="480" w:lineRule="auto"/>
        <w:jc w:val="center"/>
        <w:rPr>
          <w:rFonts w:eastAsia="Times New Roman" w:cs="Times New Roman"/>
          <w:szCs w:val="24"/>
          <w:lang w:val="es-ES" w:eastAsia="es-ES"/>
        </w:rPr>
        <w:sectPr w:rsidR="006D0476" w:rsidRPr="00480D82" w:rsidSect="002C4B15">
          <w:headerReference w:type="even" r:id="rId11"/>
          <w:headerReference w:type="default" r:id="rId12"/>
          <w:footerReference w:type="even" r:id="rId13"/>
          <w:footerReference w:type="default" r:id="rId14"/>
          <w:headerReference w:type="first" r:id="rId15"/>
          <w:pgSz w:w="12240" w:h="15840" w:code="1"/>
          <w:pgMar w:top="1440" w:right="1440" w:bottom="1440" w:left="2041" w:header="709" w:footer="709" w:gutter="0"/>
          <w:cols w:space="708"/>
          <w:docGrid w:linePitch="360"/>
        </w:sectPr>
      </w:pPr>
      <w:r w:rsidRPr="00F97E7A">
        <w:rPr>
          <w:rFonts w:eastAsia="Times New Roman" w:cs="Times New Roman"/>
          <w:szCs w:val="24"/>
          <w:lang w:val="es-ES" w:eastAsia="es-ES"/>
        </w:rPr>
        <w:t>2021</w:t>
      </w:r>
    </w:p>
    <w:p w14:paraId="7ACBCCB3" w14:textId="592944E0" w:rsidR="00534511" w:rsidRDefault="00534511" w:rsidP="00480D82">
      <w:pPr>
        <w:pStyle w:val="Ttulo"/>
        <w:spacing w:line="480" w:lineRule="auto"/>
        <w:jc w:val="left"/>
        <w:rPr>
          <w:rFonts w:asciiTheme="majorBidi" w:hAnsiTheme="majorBidi"/>
          <w:sz w:val="24"/>
          <w:szCs w:val="24"/>
        </w:rPr>
      </w:pPr>
    </w:p>
    <w:p w14:paraId="7DD78D3A" w14:textId="725C5712" w:rsidR="008B3A37" w:rsidRPr="00480D82" w:rsidRDefault="00480D82" w:rsidP="00480D82">
      <w:pPr>
        <w:pStyle w:val="Prrafodelista"/>
        <w:spacing w:line="480" w:lineRule="auto"/>
        <w:jc w:val="center"/>
      </w:pPr>
      <w:r w:rsidRPr="00480D82">
        <w:t>Desarrollo De Un Sistema Para Llevar El Inventario Y Registro De Compra Y Venta De La Papelería Y Variedades Dangedav</w:t>
      </w:r>
      <w:r w:rsidRPr="00480D82" w:rsidDel="00BB16C5">
        <w:t xml:space="preserve"> </w:t>
      </w:r>
    </w:p>
    <w:p w14:paraId="5151D78A" w14:textId="77777777" w:rsidR="008B3A37" w:rsidRPr="00F97E7A" w:rsidRDefault="008B3A37" w:rsidP="00480D82">
      <w:pPr>
        <w:pStyle w:val="Prrafodelista"/>
        <w:spacing w:line="480" w:lineRule="auto"/>
        <w:jc w:val="center"/>
      </w:pPr>
    </w:p>
    <w:p w14:paraId="41A54F14" w14:textId="77777777" w:rsidR="008B3A37" w:rsidRPr="008B3A37" w:rsidRDefault="008B3A37" w:rsidP="008B3A37"/>
    <w:p w14:paraId="7778E423" w14:textId="77777777" w:rsidR="007E349B" w:rsidRPr="00FD7D0B" w:rsidRDefault="007E349B" w:rsidP="00140961">
      <w:pPr>
        <w:spacing w:after="0" w:line="480" w:lineRule="auto"/>
        <w:jc w:val="center"/>
        <w:rPr>
          <w:rFonts w:asciiTheme="majorBidi" w:hAnsiTheme="majorBidi" w:cstheme="majorBidi"/>
          <w:szCs w:val="24"/>
        </w:rPr>
      </w:pPr>
    </w:p>
    <w:p w14:paraId="56B93F19" w14:textId="77777777" w:rsidR="00480D82" w:rsidRPr="00F97E7A" w:rsidRDefault="00480D82" w:rsidP="00480D82">
      <w:pPr>
        <w:pStyle w:val="Prrafodelista"/>
        <w:spacing w:line="480" w:lineRule="auto"/>
        <w:jc w:val="center"/>
      </w:pPr>
      <w:r w:rsidRPr="00F97E7A">
        <w:t xml:space="preserve">Melfer De Jesús Álvarez Sierra </w:t>
      </w:r>
    </w:p>
    <w:p w14:paraId="1BB692DA" w14:textId="77777777" w:rsidR="00480D82" w:rsidRPr="00F97E7A" w:rsidRDefault="00480D82" w:rsidP="00480D82">
      <w:pPr>
        <w:pStyle w:val="Prrafodelista"/>
        <w:spacing w:line="480" w:lineRule="auto"/>
        <w:jc w:val="center"/>
      </w:pPr>
      <w:r w:rsidRPr="00F97E7A">
        <w:t>Dogdnell Johan Acosta Dávila</w:t>
      </w:r>
    </w:p>
    <w:p w14:paraId="6E24A20B" w14:textId="77777777" w:rsidR="00A86AE4" w:rsidRDefault="00A86AE4" w:rsidP="00140961">
      <w:pPr>
        <w:spacing w:after="0" w:line="480" w:lineRule="auto"/>
        <w:jc w:val="center"/>
        <w:rPr>
          <w:rFonts w:asciiTheme="majorBidi" w:hAnsiTheme="majorBidi" w:cstheme="majorBidi"/>
          <w:b/>
          <w:szCs w:val="24"/>
        </w:rPr>
      </w:pPr>
    </w:p>
    <w:p w14:paraId="52952032" w14:textId="77777777" w:rsidR="006573E3" w:rsidRPr="00FD7D0B" w:rsidRDefault="006573E3" w:rsidP="00480D82">
      <w:pPr>
        <w:spacing w:after="0" w:line="480" w:lineRule="auto"/>
        <w:rPr>
          <w:rFonts w:asciiTheme="majorBidi" w:hAnsiTheme="majorBidi" w:cstheme="majorBidi"/>
          <w:szCs w:val="24"/>
        </w:rPr>
      </w:pPr>
    </w:p>
    <w:p w14:paraId="3E010318" w14:textId="77777777" w:rsidR="007E349B" w:rsidRPr="00FD7D0B" w:rsidRDefault="00534511" w:rsidP="00A86AE4">
      <w:pPr>
        <w:pStyle w:val="Prrafodelista"/>
        <w:jc w:val="center"/>
        <w:rPr>
          <w:rFonts w:asciiTheme="majorBidi" w:hAnsiTheme="majorBidi" w:cstheme="majorBidi"/>
        </w:rPr>
      </w:pPr>
      <w:r w:rsidRPr="00FD7D0B">
        <w:rPr>
          <w:rFonts w:asciiTheme="majorBidi" w:hAnsiTheme="majorBidi" w:cstheme="majorBidi"/>
        </w:rPr>
        <w:t>Proyecto de grado</w:t>
      </w:r>
      <w:r w:rsidR="00AE35F0" w:rsidRPr="00FD7D0B">
        <w:rPr>
          <w:rFonts w:asciiTheme="majorBidi" w:hAnsiTheme="majorBidi" w:cstheme="majorBidi"/>
        </w:rPr>
        <w:t xml:space="preserve"> </w:t>
      </w:r>
      <w:r w:rsidRPr="00FD7D0B">
        <w:rPr>
          <w:rFonts w:asciiTheme="majorBidi" w:hAnsiTheme="majorBidi" w:cstheme="majorBidi"/>
        </w:rPr>
        <w:t>presentado</w:t>
      </w:r>
      <w:r w:rsidR="007E349B" w:rsidRPr="00FD7D0B">
        <w:rPr>
          <w:rFonts w:asciiTheme="majorBidi" w:hAnsiTheme="majorBidi" w:cstheme="majorBidi"/>
        </w:rPr>
        <w:t xml:space="preserve"> como requisito parcial para optar al título de:</w:t>
      </w:r>
    </w:p>
    <w:p w14:paraId="47E07CE5" w14:textId="7CFD7AA7" w:rsidR="007E349B" w:rsidRPr="00480D82" w:rsidRDefault="00480D82" w:rsidP="00A86AE4">
      <w:pPr>
        <w:pStyle w:val="Prrafodelista"/>
        <w:jc w:val="center"/>
        <w:rPr>
          <w:rFonts w:asciiTheme="majorBidi" w:hAnsiTheme="majorBidi" w:cstheme="majorBidi"/>
        </w:rPr>
      </w:pPr>
      <w:commentRangeStart w:id="5"/>
      <w:del w:id="6" w:author="Jhonatan Rico" w:date="2021-10-25T20:23:00Z">
        <w:r w:rsidRPr="00480D82" w:rsidDel="00872DD7">
          <w:rPr>
            <w:rFonts w:asciiTheme="majorBidi" w:hAnsiTheme="majorBidi" w:cstheme="majorBidi"/>
          </w:rPr>
          <w:delText xml:space="preserve">De ingeniería </w:delText>
        </w:r>
      </w:del>
      <w:ins w:id="7" w:author="Jhonatan Rico" w:date="2021-10-25T20:23:00Z">
        <w:r w:rsidR="00872DD7">
          <w:rPr>
            <w:rFonts w:asciiTheme="majorBidi" w:hAnsiTheme="majorBidi" w:cstheme="majorBidi"/>
          </w:rPr>
          <w:t>Ingeniero</w:t>
        </w:r>
        <w:r w:rsidR="00872DD7" w:rsidRPr="00480D82">
          <w:rPr>
            <w:rFonts w:asciiTheme="majorBidi" w:hAnsiTheme="majorBidi" w:cstheme="majorBidi"/>
          </w:rPr>
          <w:t xml:space="preserve"> </w:t>
        </w:r>
      </w:ins>
      <w:r w:rsidRPr="00480D82">
        <w:rPr>
          <w:rFonts w:asciiTheme="majorBidi" w:hAnsiTheme="majorBidi" w:cstheme="majorBidi"/>
        </w:rPr>
        <w:t xml:space="preserve">de </w:t>
      </w:r>
      <w:del w:id="8" w:author="Jhonatan Rico" w:date="2021-10-25T20:23:00Z">
        <w:r w:rsidRPr="00480D82" w:rsidDel="00872DD7">
          <w:rPr>
            <w:rFonts w:asciiTheme="majorBidi" w:hAnsiTheme="majorBidi" w:cstheme="majorBidi"/>
          </w:rPr>
          <w:delText>s</w:delText>
        </w:r>
      </w:del>
      <w:ins w:id="9" w:author="Jhonatan Rico" w:date="2021-10-25T20:23:00Z">
        <w:r w:rsidR="00872DD7">
          <w:rPr>
            <w:rFonts w:asciiTheme="majorBidi" w:hAnsiTheme="majorBidi" w:cstheme="majorBidi"/>
          </w:rPr>
          <w:t>S</w:t>
        </w:r>
      </w:ins>
      <w:r w:rsidRPr="00480D82">
        <w:rPr>
          <w:rFonts w:asciiTheme="majorBidi" w:hAnsiTheme="majorBidi" w:cstheme="majorBidi"/>
        </w:rPr>
        <w:t xml:space="preserve">istemas y </w:t>
      </w:r>
      <w:del w:id="10" w:author="Jhonatan Rico" w:date="2021-10-25T20:24:00Z">
        <w:r w:rsidRPr="00480D82" w:rsidDel="00872DD7">
          <w:rPr>
            <w:rFonts w:asciiTheme="majorBidi" w:hAnsiTheme="majorBidi" w:cstheme="majorBidi"/>
          </w:rPr>
          <w:delText>c</w:delText>
        </w:r>
      </w:del>
      <w:ins w:id="11" w:author="Jhonatan Rico" w:date="2021-10-25T20:24:00Z">
        <w:r w:rsidR="00872DD7">
          <w:rPr>
            <w:rFonts w:asciiTheme="majorBidi" w:hAnsiTheme="majorBidi" w:cstheme="majorBidi"/>
          </w:rPr>
          <w:t>C</w:t>
        </w:r>
      </w:ins>
      <w:r w:rsidRPr="00480D82">
        <w:rPr>
          <w:rFonts w:asciiTheme="majorBidi" w:hAnsiTheme="majorBidi" w:cstheme="majorBidi"/>
        </w:rPr>
        <w:t xml:space="preserve">omputación </w:t>
      </w:r>
      <w:commentRangeEnd w:id="5"/>
      <w:r w:rsidR="00872DD7">
        <w:rPr>
          <w:rStyle w:val="Refdecomentario"/>
          <w:rFonts w:eastAsiaTheme="minorHAnsi" w:cstheme="minorBidi"/>
          <w:lang w:val="es-CO" w:eastAsia="en-US"/>
        </w:rPr>
        <w:commentReference w:id="5"/>
      </w:r>
    </w:p>
    <w:p w14:paraId="0A243A7B" w14:textId="77777777" w:rsidR="007E349B" w:rsidRPr="00FD7D0B" w:rsidRDefault="007E349B" w:rsidP="00140961">
      <w:pPr>
        <w:spacing w:after="0" w:line="480" w:lineRule="auto"/>
        <w:jc w:val="center"/>
        <w:rPr>
          <w:rFonts w:asciiTheme="majorBidi" w:hAnsiTheme="majorBidi" w:cstheme="majorBidi"/>
          <w:szCs w:val="24"/>
        </w:rPr>
      </w:pPr>
    </w:p>
    <w:p w14:paraId="4FF02734" w14:textId="4F0D2D5C" w:rsidR="00217026" w:rsidRDefault="00217026" w:rsidP="00A86AE4">
      <w:pPr>
        <w:pStyle w:val="Prrafodelista"/>
        <w:jc w:val="center"/>
        <w:rPr>
          <w:rFonts w:asciiTheme="majorBidi" w:hAnsiTheme="majorBidi" w:cstheme="majorBidi"/>
        </w:rPr>
      </w:pPr>
      <w:r w:rsidRPr="00FD7D0B">
        <w:rPr>
          <w:rFonts w:asciiTheme="majorBidi" w:hAnsiTheme="majorBidi" w:cstheme="majorBidi"/>
        </w:rPr>
        <w:t>Director</w:t>
      </w:r>
      <w:r w:rsidR="00153EF8" w:rsidRPr="00FD7D0B">
        <w:rPr>
          <w:rFonts w:asciiTheme="majorBidi" w:hAnsiTheme="majorBidi" w:cstheme="majorBidi"/>
        </w:rPr>
        <w:t xml:space="preserve"> (a):</w:t>
      </w:r>
    </w:p>
    <w:p w14:paraId="479203FA" w14:textId="3E336AB3" w:rsidR="00DF4C8B" w:rsidRPr="00FD7D0B" w:rsidRDefault="00DF4C8B" w:rsidP="00A86AE4">
      <w:pPr>
        <w:pStyle w:val="Prrafodelista"/>
        <w:jc w:val="center"/>
        <w:rPr>
          <w:rFonts w:asciiTheme="majorBidi" w:hAnsiTheme="majorBidi" w:cstheme="majorBidi"/>
        </w:rPr>
      </w:pPr>
      <w:r w:rsidRPr="00480D82">
        <w:rPr>
          <w:rFonts w:asciiTheme="majorBidi" w:hAnsiTheme="majorBidi" w:cstheme="majorBidi"/>
        </w:rPr>
        <w:t>MSc. Jhonatan Sneider Rico Pinto</w:t>
      </w:r>
    </w:p>
    <w:p w14:paraId="2AF56F22" w14:textId="08F8F3A1" w:rsidR="00A21134" w:rsidRPr="00FD7D0B" w:rsidDel="00872DD7" w:rsidRDefault="00A21134" w:rsidP="00A86AE4">
      <w:pPr>
        <w:pStyle w:val="Prrafodelista"/>
        <w:jc w:val="center"/>
        <w:rPr>
          <w:del w:id="12" w:author="Jhonatan Rico" w:date="2021-10-25T20:25:00Z"/>
          <w:rFonts w:asciiTheme="majorBidi" w:hAnsiTheme="majorBidi" w:cstheme="majorBidi"/>
        </w:rPr>
      </w:pPr>
      <w:del w:id="13" w:author="Jhonatan Rico" w:date="2021-10-25T20:25:00Z">
        <w:r w:rsidRPr="00FD7D0B" w:rsidDel="00872DD7">
          <w:rPr>
            <w:rFonts w:asciiTheme="majorBidi" w:hAnsiTheme="majorBidi" w:cstheme="majorBidi"/>
          </w:rPr>
          <w:delText>Codirector (a):</w:delText>
        </w:r>
      </w:del>
    </w:p>
    <w:p w14:paraId="24B53B87" w14:textId="21F7F73D" w:rsidR="00217026" w:rsidRPr="00FD7D0B" w:rsidDel="00872DD7" w:rsidRDefault="00A21134" w:rsidP="00A86AE4">
      <w:pPr>
        <w:spacing w:after="0" w:line="360" w:lineRule="auto"/>
        <w:jc w:val="center"/>
        <w:rPr>
          <w:del w:id="14" w:author="Jhonatan Rico" w:date="2021-10-25T20:25:00Z"/>
          <w:rFonts w:asciiTheme="majorBidi" w:eastAsia="Times New Roman" w:hAnsiTheme="majorBidi" w:cstheme="majorBidi"/>
          <w:szCs w:val="24"/>
          <w:lang w:val="es-ES" w:eastAsia="es-ES"/>
        </w:rPr>
      </w:pPr>
      <w:del w:id="15" w:author="Jhonatan Rico" w:date="2021-10-25T20:25:00Z">
        <w:r w:rsidRPr="00FD7D0B" w:rsidDel="00872DD7">
          <w:rPr>
            <w:rFonts w:asciiTheme="majorBidi" w:eastAsia="Times New Roman" w:hAnsiTheme="majorBidi" w:cstheme="majorBidi"/>
            <w:szCs w:val="24"/>
            <w:lang w:val="es-ES" w:eastAsia="es-ES"/>
          </w:rPr>
          <w:delText xml:space="preserve">Título </w:delText>
        </w:r>
        <w:r w:rsidR="009B7862" w:rsidRPr="00FD7D0B" w:rsidDel="00872DD7">
          <w:rPr>
            <w:rFonts w:asciiTheme="majorBidi" w:eastAsia="Times New Roman" w:hAnsiTheme="majorBidi" w:cstheme="majorBidi"/>
            <w:szCs w:val="24"/>
            <w:lang w:eastAsia="es-ES"/>
          </w:rPr>
          <w:delText xml:space="preserve">(Ph.D., Doctor, Químico, etc.) </w:delText>
        </w:r>
        <w:r w:rsidRPr="00FD7D0B" w:rsidDel="00872DD7">
          <w:rPr>
            <w:rFonts w:asciiTheme="majorBidi" w:eastAsia="Times New Roman" w:hAnsiTheme="majorBidi" w:cstheme="majorBidi"/>
            <w:szCs w:val="24"/>
            <w:lang w:val="es-ES" w:eastAsia="es-ES"/>
          </w:rPr>
          <w:delText>y nombre del codirector(a)</w:delText>
        </w:r>
      </w:del>
    </w:p>
    <w:p w14:paraId="57B96B28" w14:textId="40D49FF9" w:rsidR="00217026" w:rsidRDefault="00217026" w:rsidP="00140961">
      <w:pPr>
        <w:spacing w:after="0" w:line="480" w:lineRule="auto"/>
        <w:jc w:val="center"/>
        <w:rPr>
          <w:ins w:id="16" w:author="Jhonatan Rico" w:date="2021-10-25T20:25:00Z"/>
          <w:rFonts w:asciiTheme="majorBidi" w:eastAsia="Times New Roman" w:hAnsiTheme="majorBidi" w:cstheme="majorBidi"/>
          <w:szCs w:val="24"/>
          <w:lang w:val="es-ES" w:eastAsia="es-ES"/>
        </w:rPr>
      </w:pPr>
    </w:p>
    <w:p w14:paraId="3809F1DE" w14:textId="77777777" w:rsidR="00872DD7" w:rsidRPr="00FD7D0B" w:rsidRDefault="00872DD7" w:rsidP="00140961">
      <w:pPr>
        <w:spacing w:after="0" w:line="480" w:lineRule="auto"/>
        <w:jc w:val="center"/>
        <w:rPr>
          <w:rFonts w:asciiTheme="majorBidi" w:eastAsia="Times New Roman" w:hAnsiTheme="majorBidi" w:cstheme="majorBidi"/>
          <w:szCs w:val="24"/>
          <w:lang w:val="es-ES" w:eastAsia="es-ES"/>
        </w:rPr>
      </w:pPr>
    </w:p>
    <w:p w14:paraId="74C6284E" w14:textId="1E955A9B" w:rsidR="00153EF8" w:rsidRPr="00FD7D0B" w:rsidDel="00872DD7" w:rsidRDefault="006F0DCF" w:rsidP="00A86AE4">
      <w:pPr>
        <w:pStyle w:val="Prrafodelista"/>
        <w:jc w:val="center"/>
        <w:rPr>
          <w:del w:id="17" w:author="Jhonatan Rico" w:date="2021-10-25T20:25:00Z"/>
          <w:rFonts w:asciiTheme="majorBidi" w:hAnsiTheme="majorBidi" w:cstheme="majorBidi"/>
        </w:rPr>
      </w:pPr>
      <w:del w:id="18" w:author="Jhonatan Rico" w:date="2021-10-25T20:25:00Z">
        <w:r w:rsidRPr="00FD7D0B" w:rsidDel="00872DD7">
          <w:rPr>
            <w:rFonts w:asciiTheme="majorBidi" w:hAnsiTheme="majorBidi" w:cstheme="majorBidi"/>
          </w:rPr>
          <w:delText>Línea de Investigación:</w:delText>
        </w:r>
      </w:del>
    </w:p>
    <w:p w14:paraId="71052FFE" w14:textId="56E5C862" w:rsidR="006F0DCF" w:rsidRPr="00FD7D0B" w:rsidDel="00872DD7" w:rsidRDefault="00651275" w:rsidP="00A86AE4">
      <w:pPr>
        <w:pStyle w:val="Prrafodelista"/>
        <w:jc w:val="center"/>
        <w:rPr>
          <w:del w:id="19" w:author="Jhonatan Rico" w:date="2021-10-25T20:25:00Z"/>
          <w:rFonts w:asciiTheme="majorBidi" w:hAnsiTheme="majorBidi" w:cstheme="majorBidi"/>
        </w:rPr>
      </w:pPr>
      <w:del w:id="20" w:author="Jhonatan Rico" w:date="2021-10-25T20:25:00Z">
        <w:r w:rsidRPr="00FD7D0B" w:rsidDel="00872DD7">
          <w:rPr>
            <w:rFonts w:asciiTheme="majorBidi" w:hAnsiTheme="majorBidi" w:cstheme="majorBidi"/>
          </w:rPr>
          <w:delText xml:space="preserve">Nombrar la línea de investigación en la que se enmarca </w:delText>
        </w:r>
        <w:r w:rsidR="00534511" w:rsidRPr="00FD7D0B" w:rsidDel="00872DD7">
          <w:rPr>
            <w:rFonts w:asciiTheme="majorBidi" w:hAnsiTheme="majorBidi" w:cstheme="majorBidi"/>
          </w:rPr>
          <w:delText>el trabajo de grado.</w:delText>
        </w:r>
      </w:del>
    </w:p>
    <w:p w14:paraId="6F0F269F" w14:textId="257D4013" w:rsidR="00A21134" w:rsidRPr="00FD7D0B" w:rsidDel="00872DD7" w:rsidRDefault="006F0DCF" w:rsidP="00A86AE4">
      <w:pPr>
        <w:pStyle w:val="Prrafodelista"/>
        <w:jc w:val="center"/>
        <w:rPr>
          <w:del w:id="21" w:author="Jhonatan Rico" w:date="2021-10-25T20:25:00Z"/>
          <w:rFonts w:asciiTheme="majorBidi" w:hAnsiTheme="majorBidi" w:cstheme="majorBidi"/>
        </w:rPr>
      </w:pPr>
      <w:del w:id="22" w:author="Jhonatan Rico" w:date="2021-10-25T20:25:00Z">
        <w:r w:rsidRPr="00FD7D0B" w:rsidDel="00872DD7">
          <w:rPr>
            <w:rFonts w:asciiTheme="majorBidi" w:hAnsiTheme="majorBidi" w:cstheme="majorBidi"/>
          </w:rPr>
          <w:delText>Grupo de Investigación:</w:delText>
        </w:r>
      </w:del>
    </w:p>
    <w:p w14:paraId="33498BA3" w14:textId="3689F898" w:rsidR="006F0DCF" w:rsidRPr="00FD7D0B" w:rsidDel="00872DD7" w:rsidRDefault="006F0DCF" w:rsidP="00A86AE4">
      <w:pPr>
        <w:pStyle w:val="Prrafodelista"/>
        <w:jc w:val="center"/>
        <w:rPr>
          <w:del w:id="23" w:author="Jhonatan Rico" w:date="2021-10-25T20:25:00Z"/>
          <w:rFonts w:asciiTheme="majorBidi" w:hAnsiTheme="majorBidi" w:cstheme="majorBidi"/>
        </w:rPr>
      </w:pPr>
      <w:del w:id="24" w:author="Jhonatan Rico" w:date="2021-10-25T20:25:00Z">
        <w:r w:rsidRPr="00FD7D0B" w:rsidDel="00872DD7">
          <w:rPr>
            <w:rFonts w:asciiTheme="majorBidi" w:hAnsiTheme="majorBidi" w:cstheme="majorBidi"/>
          </w:rPr>
          <w:delText xml:space="preserve">Nombrar el grupo </w:delText>
        </w:r>
        <w:r w:rsidR="003B2643" w:rsidRPr="00FD7D0B" w:rsidDel="00872DD7">
          <w:rPr>
            <w:rFonts w:asciiTheme="majorBidi" w:hAnsiTheme="majorBidi" w:cstheme="majorBidi"/>
          </w:rPr>
          <w:delText>en caso de que</w:delText>
        </w:r>
        <w:r w:rsidRPr="00FD7D0B" w:rsidDel="00872DD7">
          <w:rPr>
            <w:rFonts w:asciiTheme="majorBidi" w:hAnsiTheme="majorBidi" w:cstheme="majorBidi"/>
          </w:rPr>
          <w:delText xml:space="preserve"> sea posible</w:delText>
        </w:r>
      </w:del>
    </w:p>
    <w:p w14:paraId="277EB905" w14:textId="77777777" w:rsidR="00A21134" w:rsidRPr="00FD7D0B" w:rsidRDefault="00A21134" w:rsidP="00A86AE4">
      <w:pPr>
        <w:pStyle w:val="Prrafodelista"/>
        <w:jc w:val="center"/>
        <w:rPr>
          <w:rFonts w:asciiTheme="majorBidi" w:hAnsiTheme="majorBidi" w:cstheme="majorBidi"/>
        </w:rPr>
      </w:pPr>
    </w:p>
    <w:p w14:paraId="438CAF43" w14:textId="0E697B42" w:rsidR="006573E3" w:rsidRDefault="006573E3" w:rsidP="00140961">
      <w:pPr>
        <w:pStyle w:val="Prrafodelista"/>
        <w:spacing w:line="480" w:lineRule="auto"/>
        <w:jc w:val="center"/>
        <w:rPr>
          <w:rFonts w:asciiTheme="majorBidi" w:hAnsiTheme="majorBidi" w:cstheme="majorBidi"/>
        </w:rPr>
      </w:pPr>
    </w:p>
    <w:p w14:paraId="7CB199D1" w14:textId="77777777" w:rsidR="00A86AE4" w:rsidRPr="00140961" w:rsidRDefault="00A86AE4" w:rsidP="00A86AE4">
      <w:pPr>
        <w:pStyle w:val="Prrafodelista"/>
        <w:spacing w:line="480" w:lineRule="auto"/>
        <w:jc w:val="center"/>
        <w:rPr>
          <w:rFonts w:asciiTheme="majorBidi" w:hAnsiTheme="majorBidi" w:cstheme="majorBidi"/>
          <w:b/>
          <w:bCs/>
        </w:rPr>
      </w:pPr>
      <w:r w:rsidRPr="00140961">
        <w:rPr>
          <w:rFonts w:asciiTheme="majorBidi" w:hAnsiTheme="majorBidi" w:cstheme="majorBidi"/>
          <w:b/>
          <w:bCs/>
        </w:rPr>
        <w:t>Universidad Antonio Nariño</w:t>
      </w:r>
    </w:p>
    <w:p w14:paraId="4466DAC4" w14:textId="28584924" w:rsidR="00A86AE4" w:rsidRDefault="00A86AE4" w:rsidP="00A86AE4">
      <w:pPr>
        <w:pStyle w:val="Prrafodelista"/>
        <w:spacing w:line="480" w:lineRule="auto"/>
        <w:jc w:val="center"/>
        <w:rPr>
          <w:rFonts w:asciiTheme="majorBidi" w:hAnsiTheme="majorBidi" w:cstheme="majorBidi"/>
        </w:rPr>
      </w:pPr>
      <w:r>
        <w:rPr>
          <w:rFonts w:asciiTheme="majorBidi" w:hAnsiTheme="majorBidi" w:cstheme="majorBidi"/>
        </w:rPr>
        <w:t xml:space="preserve">Programa </w:t>
      </w:r>
      <w:r w:rsidRPr="00FD7D0B">
        <w:rPr>
          <w:rFonts w:asciiTheme="majorBidi" w:hAnsiTheme="majorBidi" w:cstheme="majorBidi"/>
        </w:rPr>
        <w:t xml:space="preserve">Ingeniería </w:t>
      </w:r>
      <w:r w:rsidR="009126EE">
        <w:rPr>
          <w:rFonts w:asciiTheme="majorBidi" w:hAnsiTheme="majorBidi" w:cstheme="majorBidi"/>
        </w:rPr>
        <w:t>de Sistemas y Computación</w:t>
      </w:r>
    </w:p>
    <w:p w14:paraId="38E36426" w14:textId="62A0A055" w:rsidR="00A86AE4" w:rsidRPr="00FD7D0B" w:rsidRDefault="00A86AE4" w:rsidP="00A86AE4">
      <w:pPr>
        <w:pStyle w:val="Prrafodelista"/>
        <w:spacing w:line="480" w:lineRule="auto"/>
        <w:jc w:val="center"/>
        <w:rPr>
          <w:rFonts w:asciiTheme="majorBidi" w:hAnsiTheme="majorBidi" w:cstheme="majorBidi"/>
        </w:rPr>
      </w:pPr>
      <w:r w:rsidRPr="00FD7D0B">
        <w:rPr>
          <w:rFonts w:asciiTheme="majorBidi" w:hAnsiTheme="majorBidi" w:cstheme="majorBidi"/>
        </w:rPr>
        <w:t xml:space="preserve">Facultad de Ingeniería </w:t>
      </w:r>
      <w:r w:rsidR="009126EE">
        <w:rPr>
          <w:rFonts w:asciiTheme="majorBidi" w:hAnsiTheme="majorBidi" w:cstheme="majorBidi"/>
        </w:rPr>
        <w:t>de Sistemas</w:t>
      </w:r>
    </w:p>
    <w:p w14:paraId="0685E292" w14:textId="50D476C6" w:rsidR="00A86AE4" w:rsidRPr="00FD7D0B" w:rsidRDefault="009126EE" w:rsidP="00A86AE4">
      <w:pPr>
        <w:pStyle w:val="Prrafodelista"/>
        <w:spacing w:line="480" w:lineRule="auto"/>
        <w:jc w:val="center"/>
        <w:rPr>
          <w:rFonts w:asciiTheme="majorBidi" w:hAnsiTheme="majorBidi" w:cstheme="majorBidi"/>
        </w:rPr>
      </w:pPr>
      <w:r>
        <w:rPr>
          <w:rFonts w:asciiTheme="majorBidi" w:hAnsiTheme="majorBidi" w:cstheme="majorBidi"/>
        </w:rPr>
        <w:t>Bogotá</w:t>
      </w:r>
      <w:r w:rsidR="00A86AE4" w:rsidRPr="00FD7D0B">
        <w:rPr>
          <w:rFonts w:asciiTheme="majorBidi" w:hAnsiTheme="majorBidi" w:cstheme="majorBidi"/>
        </w:rPr>
        <w:t>, Colombia</w:t>
      </w:r>
    </w:p>
    <w:p w14:paraId="5951A991" w14:textId="24C9782F" w:rsidR="00A86AE4" w:rsidRPr="00FD7D0B" w:rsidRDefault="009126EE" w:rsidP="00A86AE4">
      <w:pPr>
        <w:spacing w:line="480" w:lineRule="auto"/>
        <w:jc w:val="center"/>
        <w:rPr>
          <w:rFonts w:asciiTheme="majorBidi" w:eastAsia="Times New Roman" w:hAnsiTheme="majorBidi" w:cstheme="majorBidi"/>
          <w:szCs w:val="24"/>
          <w:lang w:val="es-ES" w:eastAsia="es-ES"/>
        </w:rPr>
      </w:pPr>
      <w:r>
        <w:rPr>
          <w:rFonts w:asciiTheme="majorBidi" w:eastAsia="Times New Roman" w:hAnsiTheme="majorBidi" w:cstheme="majorBidi"/>
          <w:szCs w:val="24"/>
          <w:lang w:val="es-ES" w:eastAsia="es-ES"/>
        </w:rPr>
        <w:t>2021</w:t>
      </w:r>
    </w:p>
    <w:p w14:paraId="6D4B24BC" w14:textId="77777777" w:rsidR="006D0476" w:rsidRPr="00FD7D0B" w:rsidRDefault="006D0476" w:rsidP="00140961">
      <w:pPr>
        <w:pStyle w:val="Prrafodelista"/>
        <w:spacing w:line="480" w:lineRule="auto"/>
        <w:rPr>
          <w:rFonts w:asciiTheme="majorBidi" w:hAnsiTheme="majorBidi" w:cstheme="majorBidi"/>
        </w:rPr>
        <w:sectPr w:rsidR="006D0476" w:rsidRPr="00FD7D0B" w:rsidSect="002C4B15">
          <w:type w:val="oddPage"/>
          <w:pgSz w:w="12240" w:h="15840" w:code="1"/>
          <w:pgMar w:top="1440" w:right="1440" w:bottom="1440" w:left="2041" w:header="709" w:footer="709" w:gutter="0"/>
          <w:pgNumType w:fmt="upperRoman"/>
          <w:cols w:space="708"/>
          <w:docGrid w:linePitch="360"/>
        </w:sectPr>
      </w:pPr>
    </w:p>
    <w:p w14:paraId="642BE713" w14:textId="77777777" w:rsidR="00B06D91" w:rsidRPr="00B06D91" w:rsidRDefault="00B06D91" w:rsidP="00B06D91">
      <w:pPr>
        <w:jc w:val="right"/>
        <w:rPr>
          <w:rFonts w:cs="Times New Roman"/>
          <w:b/>
        </w:rPr>
      </w:pPr>
      <w:r w:rsidRPr="00B06D91">
        <w:rPr>
          <w:rFonts w:cs="Times New Roman"/>
          <w:b/>
        </w:rPr>
        <w:lastRenderedPageBreak/>
        <w:t>NOTA</w:t>
      </w:r>
      <w:r w:rsidRPr="00B06D91">
        <w:rPr>
          <w:rFonts w:cs="Times New Roman"/>
          <w:b/>
          <w:spacing w:val="-7"/>
        </w:rPr>
        <w:t xml:space="preserve"> </w:t>
      </w:r>
      <w:r w:rsidRPr="00B06D91">
        <w:rPr>
          <w:rFonts w:cs="Times New Roman"/>
          <w:b/>
        </w:rPr>
        <w:t>DE</w:t>
      </w:r>
      <w:r w:rsidRPr="00B06D91">
        <w:rPr>
          <w:rFonts w:cs="Times New Roman"/>
          <w:b/>
          <w:spacing w:val="-7"/>
        </w:rPr>
        <w:t xml:space="preserve"> </w:t>
      </w:r>
      <w:r w:rsidRPr="00B06D91">
        <w:rPr>
          <w:rFonts w:cs="Times New Roman"/>
          <w:b/>
        </w:rPr>
        <w:t>ACEPTACIÓN</w:t>
      </w:r>
    </w:p>
    <w:p w14:paraId="034CAC6E" w14:textId="77777777" w:rsidR="00B06D91" w:rsidRPr="00B06D91" w:rsidRDefault="00B06D91" w:rsidP="00B06D91">
      <w:pPr>
        <w:pStyle w:val="Textoindependiente"/>
        <w:rPr>
          <w:rFonts w:ascii="Times New Roman" w:hAnsi="Times New Roman" w:cs="Times New Roman"/>
          <w:b/>
          <w:szCs w:val="24"/>
        </w:rPr>
      </w:pPr>
    </w:p>
    <w:p w14:paraId="2F7FBA59" w14:textId="77777777" w:rsidR="00B06D91" w:rsidRPr="00B06D91" w:rsidRDefault="00B06D91" w:rsidP="00B06D91">
      <w:pPr>
        <w:pStyle w:val="Textoindependiente"/>
        <w:rPr>
          <w:rFonts w:ascii="Times New Roman" w:hAnsi="Times New Roman" w:cs="Times New Roman"/>
          <w:b/>
          <w:szCs w:val="24"/>
        </w:rPr>
      </w:pPr>
    </w:p>
    <w:p w14:paraId="521CBFA0" w14:textId="77777777" w:rsidR="00B06D91" w:rsidRPr="00B06D91" w:rsidRDefault="00B06D91" w:rsidP="00B06D91">
      <w:pPr>
        <w:pStyle w:val="Textoindependiente"/>
        <w:rPr>
          <w:rFonts w:ascii="Times New Roman" w:hAnsi="Times New Roman" w:cs="Times New Roman"/>
          <w:b/>
          <w:szCs w:val="24"/>
        </w:rPr>
      </w:pPr>
    </w:p>
    <w:p w14:paraId="33F03F0F" w14:textId="77777777" w:rsidR="00B06D91" w:rsidRPr="00B06D91" w:rsidRDefault="00B06D91" w:rsidP="00B06D91">
      <w:pPr>
        <w:pStyle w:val="Textoindependiente"/>
        <w:rPr>
          <w:rFonts w:ascii="Times New Roman" w:hAnsi="Times New Roman" w:cs="Times New Roman"/>
          <w:b/>
          <w:szCs w:val="24"/>
        </w:rPr>
      </w:pPr>
    </w:p>
    <w:p w14:paraId="22AFE570" w14:textId="77777777" w:rsidR="00B06D91" w:rsidRPr="00B06D91" w:rsidRDefault="00B06D91" w:rsidP="00B06D91">
      <w:pPr>
        <w:pStyle w:val="Textoindependiente"/>
        <w:rPr>
          <w:rFonts w:ascii="Times New Roman" w:hAnsi="Times New Roman" w:cs="Times New Roman"/>
          <w:b/>
          <w:szCs w:val="24"/>
        </w:rPr>
      </w:pPr>
    </w:p>
    <w:p w14:paraId="5101BC00" w14:textId="77777777" w:rsidR="00B06D91" w:rsidRPr="00B06D91" w:rsidRDefault="00B06D91" w:rsidP="00B06D91">
      <w:pPr>
        <w:pStyle w:val="Textoindependiente"/>
        <w:spacing w:before="10"/>
        <w:rPr>
          <w:rFonts w:ascii="Times New Roman" w:hAnsi="Times New Roman" w:cs="Times New Roman"/>
          <w:b/>
          <w:szCs w:val="24"/>
        </w:rPr>
      </w:pPr>
    </w:p>
    <w:p w14:paraId="4A961C53" w14:textId="61534EE9" w:rsidR="00B06D91" w:rsidRPr="00B06D91" w:rsidRDefault="00B06D91" w:rsidP="00B06D91">
      <w:pPr>
        <w:pStyle w:val="Textoindependiente"/>
        <w:spacing w:line="360" w:lineRule="auto"/>
        <w:ind w:left="3497" w:right="116" w:hanging="408"/>
        <w:jc w:val="right"/>
        <w:rPr>
          <w:rFonts w:ascii="Times New Roman" w:hAnsi="Times New Roman" w:cs="Times New Roman"/>
          <w:szCs w:val="24"/>
        </w:rPr>
      </w:pPr>
      <w:r w:rsidRPr="00B06D91">
        <w:rPr>
          <w:rFonts w:ascii="Times New Roman" w:hAnsi="Times New Roman" w:cs="Times New Roman"/>
          <w:szCs w:val="24"/>
        </w:rPr>
        <w:t xml:space="preserve">El trabajo de grado titulado </w:t>
      </w:r>
      <w:r>
        <w:rPr>
          <w:rFonts w:ascii="Times New Roman" w:hAnsi="Times New Roman" w:cs="Times New Roman"/>
          <w:szCs w:val="24"/>
        </w:rPr>
        <w:t>_____________________________________</w:t>
      </w:r>
      <w:r w:rsidRPr="00B06D91">
        <w:rPr>
          <w:rFonts w:ascii="Times New Roman" w:hAnsi="Times New Roman" w:cs="Times New Roman"/>
          <w:szCs w:val="24"/>
        </w:rPr>
        <w:t>,</w:t>
      </w:r>
      <w:r w:rsidRPr="00B06D91">
        <w:rPr>
          <w:rFonts w:ascii="Times New Roman" w:hAnsi="Times New Roman" w:cs="Times New Roman"/>
          <w:spacing w:val="-3"/>
          <w:szCs w:val="24"/>
        </w:rPr>
        <w:t xml:space="preserve"> </w:t>
      </w:r>
      <w:r w:rsidRPr="00B06D91">
        <w:rPr>
          <w:rFonts w:ascii="Times New Roman" w:hAnsi="Times New Roman" w:cs="Times New Roman"/>
          <w:szCs w:val="24"/>
        </w:rPr>
        <w:t>Cumple</w:t>
      </w:r>
      <w:r w:rsidRPr="00B06D91">
        <w:rPr>
          <w:rFonts w:ascii="Times New Roman" w:hAnsi="Times New Roman" w:cs="Times New Roman"/>
          <w:spacing w:val="-3"/>
          <w:szCs w:val="24"/>
        </w:rPr>
        <w:t xml:space="preserve"> </w:t>
      </w:r>
      <w:r w:rsidRPr="00B06D91">
        <w:rPr>
          <w:rFonts w:ascii="Times New Roman" w:hAnsi="Times New Roman" w:cs="Times New Roman"/>
          <w:szCs w:val="24"/>
        </w:rPr>
        <w:t>con</w:t>
      </w:r>
      <w:r w:rsidRPr="00B06D91">
        <w:rPr>
          <w:rFonts w:ascii="Times New Roman" w:hAnsi="Times New Roman" w:cs="Times New Roman"/>
          <w:spacing w:val="-4"/>
          <w:szCs w:val="24"/>
        </w:rPr>
        <w:t xml:space="preserve"> </w:t>
      </w:r>
      <w:r w:rsidRPr="00B06D91">
        <w:rPr>
          <w:rFonts w:ascii="Times New Roman" w:hAnsi="Times New Roman" w:cs="Times New Roman"/>
          <w:szCs w:val="24"/>
        </w:rPr>
        <w:t>los</w:t>
      </w:r>
      <w:r w:rsidRPr="00B06D91">
        <w:rPr>
          <w:rFonts w:ascii="Times New Roman" w:hAnsi="Times New Roman" w:cs="Times New Roman"/>
          <w:spacing w:val="-3"/>
          <w:szCs w:val="24"/>
        </w:rPr>
        <w:t xml:space="preserve"> </w:t>
      </w:r>
      <w:r w:rsidRPr="00B06D91">
        <w:rPr>
          <w:rFonts w:ascii="Times New Roman" w:hAnsi="Times New Roman" w:cs="Times New Roman"/>
          <w:szCs w:val="24"/>
        </w:rPr>
        <w:t>requisitos</w:t>
      </w:r>
      <w:r w:rsidRPr="00B06D91">
        <w:rPr>
          <w:rFonts w:ascii="Times New Roman" w:hAnsi="Times New Roman" w:cs="Times New Roman"/>
          <w:spacing w:val="-2"/>
          <w:szCs w:val="24"/>
        </w:rPr>
        <w:t xml:space="preserve"> </w:t>
      </w:r>
      <w:r w:rsidRPr="00B06D91">
        <w:rPr>
          <w:rFonts w:ascii="Times New Roman" w:hAnsi="Times New Roman" w:cs="Times New Roman"/>
          <w:szCs w:val="24"/>
        </w:rPr>
        <w:t>para</w:t>
      </w:r>
      <w:r w:rsidRPr="00B06D91">
        <w:rPr>
          <w:rFonts w:ascii="Times New Roman" w:hAnsi="Times New Roman" w:cs="Times New Roman"/>
          <w:spacing w:val="-4"/>
          <w:szCs w:val="24"/>
        </w:rPr>
        <w:t xml:space="preserve"> </w:t>
      </w:r>
      <w:r w:rsidRPr="00B06D91">
        <w:rPr>
          <w:rFonts w:ascii="Times New Roman" w:hAnsi="Times New Roman" w:cs="Times New Roman"/>
          <w:szCs w:val="24"/>
        </w:rPr>
        <w:t>optar</w:t>
      </w:r>
    </w:p>
    <w:p w14:paraId="7BC96B33" w14:textId="1825368A" w:rsidR="00B06D91" w:rsidRPr="00B06D91" w:rsidRDefault="00B06D91" w:rsidP="00B06D91">
      <w:pPr>
        <w:pStyle w:val="Textoindependiente"/>
        <w:spacing w:before="1" w:line="360" w:lineRule="auto"/>
        <w:ind w:right="116"/>
        <w:jc w:val="right"/>
        <w:rPr>
          <w:rFonts w:ascii="Times New Roman" w:hAnsi="Times New Roman" w:cs="Times New Roman"/>
          <w:szCs w:val="24"/>
        </w:rPr>
      </w:pPr>
      <w:r w:rsidRPr="00B06D91">
        <w:rPr>
          <w:rFonts w:ascii="Times New Roman" w:hAnsi="Times New Roman" w:cs="Times New Roman"/>
          <w:szCs w:val="24"/>
        </w:rPr>
        <w:t>Al</w:t>
      </w:r>
      <w:r w:rsidRPr="00B06D91">
        <w:rPr>
          <w:rFonts w:ascii="Times New Roman" w:hAnsi="Times New Roman" w:cs="Times New Roman"/>
          <w:spacing w:val="-4"/>
          <w:szCs w:val="24"/>
        </w:rPr>
        <w:t xml:space="preserve"> </w:t>
      </w:r>
      <w:r w:rsidRPr="00B06D91">
        <w:rPr>
          <w:rFonts w:ascii="Times New Roman" w:hAnsi="Times New Roman" w:cs="Times New Roman"/>
          <w:szCs w:val="24"/>
        </w:rPr>
        <w:t>título</w:t>
      </w:r>
      <w:r w:rsidRPr="00B06D91">
        <w:rPr>
          <w:rFonts w:ascii="Times New Roman" w:hAnsi="Times New Roman" w:cs="Times New Roman"/>
          <w:spacing w:val="-3"/>
          <w:szCs w:val="24"/>
        </w:rPr>
        <w:t xml:space="preserve"> </w:t>
      </w:r>
      <w:r w:rsidRPr="00B06D91">
        <w:rPr>
          <w:rFonts w:ascii="Times New Roman" w:hAnsi="Times New Roman" w:cs="Times New Roman"/>
          <w:szCs w:val="24"/>
        </w:rPr>
        <w:t>de</w:t>
      </w:r>
      <w:r w:rsidRPr="00B06D91">
        <w:rPr>
          <w:rFonts w:ascii="Times New Roman" w:hAnsi="Times New Roman" w:cs="Times New Roman"/>
          <w:spacing w:val="-2"/>
          <w:szCs w:val="24"/>
        </w:rPr>
        <w:t xml:space="preserve"> </w:t>
      </w:r>
      <w:r>
        <w:rPr>
          <w:rFonts w:ascii="Times New Roman" w:hAnsi="Times New Roman" w:cs="Times New Roman"/>
          <w:szCs w:val="24"/>
        </w:rPr>
        <w:t>________________________________</w:t>
      </w:r>
      <w:r w:rsidRPr="00B06D91">
        <w:rPr>
          <w:rFonts w:ascii="Times New Roman" w:hAnsi="Times New Roman" w:cs="Times New Roman"/>
          <w:szCs w:val="24"/>
        </w:rPr>
        <w:t>.</w:t>
      </w:r>
    </w:p>
    <w:p w14:paraId="79227591" w14:textId="77777777" w:rsidR="00B06D91" w:rsidRPr="00B06D91" w:rsidRDefault="00B06D91" w:rsidP="00B06D91">
      <w:pPr>
        <w:pStyle w:val="Textoindependiente"/>
        <w:spacing w:line="360" w:lineRule="auto"/>
        <w:rPr>
          <w:rFonts w:ascii="Times New Roman" w:hAnsi="Times New Roman" w:cs="Times New Roman"/>
          <w:szCs w:val="24"/>
        </w:rPr>
      </w:pPr>
    </w:p>
    <w:p w14:paraId="3A052733" w14:textId="77777777" w:rsidR="00B06D91" w:rsidRPr="00B06D91" w:rsidRDefault="00B06D91" w:rsidP="00B06D91">
      <w:pPr>
        <w:pStyle w:val="Textoindependiente"/>
        <w:rPr>
          <w:rFonts w:ascii="Times New Roman" w:hAnsi="Times New Roman" w:cs="Times New Roman"/>
          <w:szCs w:val="24"/>
        </w:rPr>
      </w:pPr>
    </w:p>
    <w:p w14:paraId="72BD9C2D" w14:textId="77777777" w:rsidR="00B06D91" w:rsidRPr="00B06D91" w:rsidRDefault="00B06D91" w:rsidP="00B06D91">
      <w:pPr>
        <w:pStyle w:val="Textoindependiente"/>
        <w:rPr>
          <w:rFonts w:ascii="Times New Roman" w:hAnsi="Times New Roman" w:cs="Times New Roman"/>
          <w:szCs w:val="24"/>
        </w:rPr>
      </w:pPr>
    </w:p>
    <w:p w14:paraId="150C0927" w14:textId="77777777" w:rsidR="00B06D91" w:rsidRPr="00B06D91" w:rsidRDefault="00B06D91" w:rsidP="00B06D91">
      <w:pPr>
        <w:pStyle w:val="Textoindependiente"/>
        <w:rPr>
          <w:rFonts w:ascii="Times New Roman" w:hAnsi="Times New Roman" w:cs="Times New Roman"/>
          <w:szCs w:val="24"/>
        </w:rPr>
      </w:pPr>
    </w:p>
    <w:p w14:paraId="09C7D3F2" w14:textId="77777777" w:rsidR="00B06D91" w:rsidRPr="00B06D91" w:rsidRDefault="00B06D91" w:rsidP="00B06D91">
      <w:pPr>
        <w:pStyle w:val="Textoindependiente"/>
        <w:rPr>
          <w:rFonts w:ascii="Times New Roman" w:hAnsi="Times New Roman" w:cs="Times New Roman"/>
          <w:szCs w:val="24"/>
        </w:rPr>
      </w:pPr>
    </w:p>
    <w:p w14:paraId="521A95EC" w14:textId="77777777" w:rsidR="00B06D91" w:rsidRPr="00B06D91" w:rsidRDefault="00B06D91" w:rsidP="00B06D91">
      <w:pPr>
        <w:pStyle w:val="Textoindependiente"/>
        <w:rPr>
          <w:rFonts w:ascii="Times New Roman" w:hAnsi="Times New Roman" w:cs="Times New Roman"/>
          <w:szCs w:val="24"/>
        </w:rPr>
      </w:pPr>
    </w:p>
    <w:p w14:paraId="60F6629D" w14:textId="77777777" w:rsidR="00B06D91" w:rsidRPr="00B06D91" w:rsidRDefault="00B06D91" w:rsidP="00B06D91">
      <w:pPr>
        <w:pStyle w:val="Textoindependiente"/>
        <w:spacing w:before="6"/>
        <w:rPr>
          <w:rFonts w:ascii="Times New Roman" w:hAnsi="Times New Roman" w:cs="Times New Roman"/>
          <w:szCs w:val="24"/>
        </w:rPr>
      </w:pPr>
      <w:r w:rsidRPr="00B06D91">
        <w:rPr>
          <w:rFonts w:ascii="Times New Roman" w:hAnsi="Times New Roman" w:cs="Times New Roman"/>
          <w:noProof/>
          <w:szCs w:val="24"/>
          <w:lang w:val="en-US"/>
        </w:rPr>
        <mc:AlternateContent>
          <mc:Choice Requires="wps">
            <w:drawing>
              <wp:anchor distT="0" distB="0" distL="0" distR="0" simplePos="0" relativeHeight="251659264" behindDoc="1" locked="0" layoutInCell="1" allowOverlap="1" wp14:anchorId="6DB2983B" wp14:editId="7786F675">
                <wp:simplePos x="0" y="0"/>
                <wp:positionH relativeFrom="page">
                  <wp:posOffset>3811270</wp:posOffset>
                </wp:positionH>
                <wp:positionV relativeFrom="paragraph">
                  <wp:posOffset>182245</wp:posOffset>
                </wp:positionV>
                <wp:extent cx="2880360" cy="1270"/>
                <wp:effectExtent l="10795" t="14605" r="13970" b="12700"/>
                <wp:wrapTopAndBottom/>
                <wp:docPr id="7" name="Forma lib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0360" cy="1270"/>
                        </a:xfrm>
                        <a:custGeom>
                          <a:avLst/>
                          <a:gdLst>
                            <a:gd name="T0" fmla="+- 0 6002 6002"/>
                            <a:gd name="T1" fmla="*/ T0 w 4536"/>
                            <a:gd name="T2" fmla="+- 0 10538 6002"/>
                            <a:gd name="T3" fmla="*/ T2 w 4536"/>
                          </a:gdLst>
                          <a:ahLst/>
                          <a:cxnLst>
                            <a:cxn ang="0">
                              <a:pos x="T1" y="0"/>
                            </a:cxn>
                            <a:cxn ang="0">
                              <a:pos x="T3" y="0"/>
                            </a:cxn>
                          </a:cxnLst>
                          <a:rect l="0" t="0" r="r" b="b"/>
                          <a:pathLst>
                            <a:path w="4536">
                              <a:moveTo>
                                <a:pt x="0" y="0"/>
                              </a:moveTo>
                              <a:lnTo>
                                <a:pt x="4536" y="0"/>
                              </a:lnTo>
                            </a:path>
                          </a:pathLst>
                        </a:custGeom>
                        <a:noFill/>
                        <a:ln w="1356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Forma libre: forma 3" style="position:absolute;margin-left:300.1pt;margin-top:14.35pt;width:226.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536,1270" o:spid="_x0000_s1026" filled="f" strokeweight=".37678mm" path="m,l45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" w14:anchorId="38CCFC34">
                <v:path arrowok="t" o:connecttype="custom" o:connectlocs="0,0;2880360,0" o:connectangles="0,0"/>
                <w10:wrap type="topAndBottom" anchorx="page"/>
              </v:shape>
            </w:pict>
          </mc:Fallback>
        </mc:AlternateContent>
      </w:r>
    </w:p>
    <w:p w14:paraId="6731FFBE" w14:textId="77777777" w:rsidR="00B06D91" w:rsidRPr="00B06D91" w:rsidRDefault="00B06D91" w:rsidP="00B06D91">
      <w:pPr>
        <w:pStyle w:val="Textoindependiente"/>
        <w:spacing w:before="41"/>
        <w:ind w:right="116"/>
        <w:jc w:val="right"/>
        <w:rPr>
          <w:rFonts w:ascii="Times New Roman" w:hAnsi="Times New Roman" w:cs="Times New Roman"/>
          <w:szCs w:val="24"/>
        </w:rPr>
      </w:pPr>
      <w:r w:rsidRPr="00B06D91">
        <w:rPr>
          <w:rFonts w:ascii="Times New Roman" w:hAnsi="Times New Roman" w:cs="Times New Roman"/>
          <w:szCs w:val="24"/>
        </w:rPr>
        <w:t>Firma</w:t>
      </w:r>
      <w:r w:rsidRPr="00B06D91">
        <w:rPr>
          <w:rFonts w:ascii="Times New Roman" w:hAnsi="Times New Roman" w:cs="Times New Roman"/>
          <w:spacing w:val="-3"/>
          <w:szCs w:val="24"/>
        </w:rPr>
        <w:t xml:space="preserve"> </w:t>
      </w:r>
      <w:r w:rsidRPr="00B06D91">
        <w:rPr>
          <w:rFonts w:ascii="Times New Roman" w:hAnsi="Times New Roman" w:cs="Times New Roman"/>
          <w:szCs w:val="24"/>
        </w:rPr>
        <w:t>del</w:t>
      </w:r>
      <w:r w:rsidRPr="00B06D91">
        <w:rPr>
          <w:rFonts w:ascii="Times New Roman" w:hAnsi="Times New Roman" w:cs="Times New Roman"/>
          <w:spacing w:val="-1"/>
          <w:szCs w:val="24"/>
        </w:rPr>
        <w:t xml:space="preserve"> </w:t>
      </w:r>
      <w:r w:rsidRPr="00B06D91">
        <w:rPr>
          <w:rFonts w:ascii="Times New Roman" w:hAnsi="Times New Roman" w:cs="Times New Roman"/>
          <w:szCs w:val="24"/>
        </w:rPr>
        <w:t>Tutor</w:t>
      </w:r>
    </w:p>
    <w:p w14:paraId="042D0CA5" w14:textId="77777777" w:rsidR="00B06D91" w:rsidRPr="00B06D91" w:rsidRDefault="00B06D91" w:rsidP="00B06D91">
      <w:pPr>
        <w:pStyle w:val="Textoindependiente"/>
        <w:rPr>
          <w:rFonts w:ascii="Times New Roman" w:hAnsi="Times New Roman" w:cs="Times New Roman"/>
          <w:szCs w:val="24"/>
        </w:rPr>
      </w:pPr>
    </w:p>
    <w:p w14:paraId="4F4AC9A4" w14:textId="77777777" w:rsidR="00B06D91" w:rsidRPr="00B06D91" w:rsidRDefault="00B06D91" w:rsidP="00B06D91">
      <w:pPr>
        <w:pStyle w:val="Textoindependiente"/>
        <w:rPr>
          <w:rFonts w:ascii="Times New Roman" w:hAnsi="Times New Roman" w:cs="Times New Roman"/>
          <w:szCs w:val="24"/>
        </w:rPr>
      </w:pPr>
    </w:p>
    <w:p w14:paraId="03267F29" w14:textId="77777777" w:rsidR="00B06D91" w:rsidRPr="00B06D91" w:rsidRDefault="00B06D91" w:rsidP="00B06D91">
      <w:pPr>
        <w:pStyle w:val="Textoindependiente"/>
        <w:rPr>
          <w:rFonts w:ascii="Times New Roman" w:hAnsi="Times New Roman" w:cs="Times New Roman"/>
          <w:szCs w:val="24"/>
        </w:rPr>
      </w:pPr>
    </w:p>
    <w:p w14:paraId="76E8EE8E" w14:textId="77777777" w:rsidR="00B06D91" w:rsidRPr="00B06D91" w:rsidRDefault="00B06D91" w:rsidP="00B06D91">
      <w:pPr>
        <w:pStyle w:val="Textoindependiente"/>
        <w:rPr>
          <w:rFonts w:ascii="Times New Roman" w:hAnsi="Times New Roman" w:cs="Times New Roman"/>
          <w:szCs w:val="24"/>
        </w:rPr>
      </w:pPr>
    </w:p>
    <w:p w14:paraId="6114B34D" w14:textId="77777777" w:rsidR="00B06D91" w:rsidRPr="00B06D91" w:rsidRDefault="00B06D91" w:rsidP="00B06D91">
      <w:pPr>
        <w:pStyle w:val="Textoindependiente"/>
        <w:rPr>
          <w:rFonts w:ascii="Times New Roman" w:hAnsi="Times New Roman" w:cs="Times New Roman"/>
          <w:szCs w:val="24"/>
        </w:rPr>
      </w:pPr>
    </w:p>
    <w:p w14:paraId="722F6929" w14:textId="77777777" w:rsidR="00B06D91" w:rsidRPr="00B06D91" w:rsidRDefault="00B06D91" w:rsidP="00B06D91">
      <w:pPr>
        <w:pStyle w:val="Textoindependiente"/>
        <w:spacing w:before="6"/>
        <w:rPr>
          <w:rFonts w:ascii="Times New Roman" w:hAnsi="Times New Roman" w:cs="Times New Roman"/>
          <w:szCs w:val="24"/>
        </w:rPr>
      </w:pPr>
      <w:r w:rsidRPr="00B06D91">
        <w:rPr>
          <w:rFonts w:ascii="Times New Roman" w:hAnsi="Times New Roman" w:cs="Times New Roman"/>
          <w:noProof/>
          <w:szCs w:val="24"/>
          <w:lang w:val="en-US"/>
        </w:rPr>
        <mc:AlternateContent>
          <mc:Choice Requires="wps">
            <w:drawing>
              <wp:anchor distT="0" distB="0" distL="0" distR="0" simplePos="0" relativeHeight="251660288" behindDoc="1" locked="0" layoutInCell="1" allowOverlap="1" wp14:anchorId="0FA9DD6B" wp14:editId="02A00F8B">
                <wp:simplePos x="0" y="0"/>
                <wp:positionH relativeFrom="page">
                  <wp:posOffset>3811270</wp:posOffset>
                </wp:positionH>
                <wp:positionV relativeFrom="paragraph">
                  <wp:posOffset>123825</wp:posOffset>
                </wp:positionV>
                <wp:extent cx="2880360" cy="1270"/>
                <wp:effectExtent l="10795" t="8890" r="13970" b="8890"/>
                <wp:wrapTopAndBottom/>
                <wp:docPr id="8" name="Forma libre: 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0360" cy="1270"/>
                        </a:xfrm>
                        <a:custGeom>
                          <a:avLst/>
                          <a:gdLst>
                            <a:gd name="T0" fmla="+- 0 6002 6002"/>
                            <a:gd name="T1" fmla="*/ T0 w 4536"/>
                            <a:gd name="T2" fmla="+- 0 10538 6002"/>
                            <a:gd name="T3" fmla="*/ T2 w 4536"/>
                          </a:gdLst>
                          <a:ahLst/>
                          <a:cxnLst>
                            <a:cxn ang="0">
                              <a:pos x="T1" y="0"/>
                            </a:cxn>
                            <a:cxn ang="0">
                              <a:pos x="T3" y="0"/>
                            </a:cxn>
                          </a:cxnLst>
                          <a:rect l="0" t="0" r="r" b="b"/>
                          <a:pathLst>
                            <a:path w="4536">
                              <a:moveTo>
                                <a:pt x="0" y="0"/>
                              </a:moveTo>
                              <a:lnTo>
                                <a:pt x="4536" y="0"/>
                              </a:lnTo>
                            </a:path>
                          </a:pathLst>
                        </a:custGeom>
                        <a:noFill/>
                        <a:ln w="1356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Forma libre: forma 2" style="position:absolute;margin-left:300.1pt;margin-top:9.75pt;width:226.8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536,1270" o:spid="_x0000_s1026" filled="f" strokeweight=".37678mm" path="m,l45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" w14:anchorId="015CC364">
                <v:path arrowok="t" o:connecttype="custom" o:connectlocs="0,0;2880360,0" o:connectangles="0,0"/>
                <w10:wrap type="topAndBottom" anchorx="page"/>
              </v:shape>
            </w:pict>
          </mc:Fallback>
        </mc:AlternateContent>
      </w:r>
    </w:p>
    <w:p w14:paraId="1FE24215" w14:textId="0C36E712" w:rsidR="00B06D91" w:rsidRPr="00B06D91" w:rsidRDefault="00B06D91" w:rsidP="00B06D91">
      <w:pPr>
        <w:pStyle w:val="Textoindependiente"/>
        <w:spacing w:before="41"/>
        <w:ind w:right="117"/>
        <w:jc w:val="right"/>
        <w:rPr>
          <w:rFonts w:ascii="Times New Roman" w:hAnsi="Times New Roman" w:cs="Times New Roman"/>
          <w:szCs w:val="24"/>
        </w:rPr>
      </w:pPr>
      <w:r w:rsidRPr="00B06D91">
        <w:rPr>
          <w:rFonts w:ascii="Times New Roman" w:hAnsi="Times New Roman" w:cs="Times New Roman"/>
          <w:szCs w:val="24"/>
        </w:rPr>
        <w:t>Firma</w:t>
      </w:r>
      <w:r w:rsidRPr="00B06D91">
        <w:rPr>
          <w:rFonts w:ascii="Times New Roman" w:hAnsi="Times New Roman" w:cs="Times New Roman"/>
          <w:spacing w:val="-4"/>
          <w:szCs w:val="24"/>
        </w:rPr>
        <w:t xml:space="preserve"> </w:t>
      </w:r>
      <w:r w:rsidRPr="00B06D91">
        <w:rPr>
          <w:rFonts w:ascii="Times New Roman" w:hAnsi="Times New Roman" w:cs="Times New Roman"/>
          <w:spacing w:val="-3"/>
          <w:szCs w:val="24"/>
        </w:rPr>
        <w:t>Jurado</w:t>
      </w:r>
    </w:p>
    <w:p w14:paraId="460DE097" w14:textId="77777777" w:rsidR="00B06D91" w:rsidRPr="00B06D91" w:rsidRDefault="00B06D91" w:rsidP="00B06D91">
      <w:pPr>
        <w:pStyle w:val="Textoindependiente"/>
        <w:rPr>
          <w:rFonts w:ascii="Times New Roman" w:hAnsi="Times New Roman" w:cs="Times New Roman"/>
          <w:szCs w:val="24"/>
        </w:rPr>
      </w:pPr>
    </w:p>
    <w:p w14:paraId="1D6DED34" w14:textId="77777777" w:rsidR="00B06D91" w:rsidRPr="00B06D91" w:rsidRDefault="00B06D91" w:rsidP="00B06D91">
      <w:pPr>
        <w:pStyle w:val="Textoindependiente"/>
        <w:rPr>
          <w:rFonts w:ascii="Times New Roman" w:hAnsi="Times New Roman" w:cs="Times New Roman"/>
          <w:szCs w:val="24"/>
        </w:rPr>
      </w:pPr>
    </w:p>
    <w:p w14:paraId="1D31B065" w14:textId="77777777" w:rsidR="00B06D91" w:rsidRPr="00B06D91" w:rsidRDefault="00B06D91" w:rsidP="00B06D91">
      <w:pPr>
        <w:pStyle w:val="Textoindependiente"/>
        <w:rPr>
          <w:rFonts w:ascii="Times New Roman" w:hAnsi="Times New Roman" w:cs="Times New Roman"/>
          <w:szCs w:val="24"/>
        </w:rPr>
      </w:pPr>
    </w:p>
    <w:p w14:paraId="1648D7A1" w14:textId="77777777" w:rsidR="00B06D91" w:rsidRPr="00B06D91" w:rsidRDefault="00B06D91" w:rsidP="00B06D91">
      <w:pPr>
        <w:pStyle w:val="Textoindependiente"/>
        <w:rPr>
          <w:rFonts w:ascii="Times New Roman" w:hAnsi="Times New Roman" w:cs="Times New Roman"/>
          <w:szCs w:val="24"/>
        </w:rPr>
      </w:pPr>
    </w:p>
    <w:p w14:paraId="0384F32A" w14:textId="77777777" w:rsidR="00B06D91" w:rsidRPr="00B06D91" w:rsidRDefault="00B06D91" w:rsidP="00B06D91">
      <w:pPr>
        <w:pStyle w:val="Textoindependiente"/>
        <w:rPr>
          <w:rFonts w:ascii="Times New Roman" w:hAnsi="Times New Roman" w:cs="Times New Roman"/>
          <w:szCs w:val="24"/>
        </w:rPr>
      </w:pPr>
    </w:p>
    <w:p w14:paraId="1E71442A" w14:textId="77777777" w:rsidR="00B06D91" w:rsidRPr="00B06D91" w:rsidRDefault="00B06D91" w:rsidP="00B06D91">
      <w:pPr>
        <w:pStyle w:val="Textoindependiente"/>
        <w:spacing w:before="6"/>
        <w:rPr>
          <w:rFonts w:ascii="Times New Roman" w:hAnsi="Times New Roman" w:cs="Times New Roman"/>
          <w:szCs w:val="24"/>
        </w:rPr>
      </w:pPr>
      <w:r w:rsidRPr="00B06D91">
        <w:rPr>
          <w:rFonts w:ascii="Times New Roman" w:hAnsi="Times New Roman" w:cs="Times New Roman"/>
          <w:noProof/>
          <w:szCs w:val="24"/>
          <w:lang w:val="en-US"/>
        </w:rPr>
        <mc:AlternateContent>
          <mc:Choice Requires="wps">
            <w:drawing>
              <wp:anchor distT="0" distB="0" distL="0" distR="0" simplePos="0" relativeHeight="251661312" behindDoc="1" locked="0" layoutInCell="1" allowOverlap="1" wp14:anchorId="5180E76A" wp14:editId="593AB5E2">
                <wp:simplePos x="0" y="0"/>
                <wp:positionH relativeFrom="page">
                  <wp:posOffset>3811270</wp:posOffset>
                </wp:positionH>
                <wp:positionV relativeFrom="paragraph">
                  <wp:posOffset>123825</wp:posOffset>
                </wp:positionV>
                <wp:extent cx="2880360" cy="1270"/>
                <wp:effectExtent l="10795" t="12700" r="13970" b="14605"/>
                <wp:wrapTopAndBottom/>
                <wp:docPr id="1" name="Forma libre: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0360" cy="1270"/>
                        </a:xfrm>
                        <a:custGeom>
                          <a:avLst/>
                          <a:gdLst>
                            <a:gd name="T0" fmla="+- 0 6002 6002"/>
                            <a:gd name="T1" fmla="*/ T0 w 4536"/>
                            <a:gd name="T2" fmla="+- 0 10538 6002"/>
                            <a:gd name="T3" fmla="*/ T2 w 4536"/>
                          </a:gdLst>
                          <a:ahLst/>
                          <a:cxnLst>
                            <a:cxn ang="0">
                              <a:pos x="T1" y="0"/>
                            </a:cxn>
                            <a:cxn ang="0">
                              <a:pos x="T3" y="0"/>
                            </a:cxn>
                          </a:cxnLst>
                          <a:rect l="0" t="0" r="r" b="b"/>
                          <a:pathLst>
                            <a:path w="4536">
                              <a:moveTo>
                                <a:pt x="0" y="0"/>
                              </a:moveTo>
                              <a:lnTo>
                                <a:pt x="4536" y="0"/>
                              </a:lnTo>
                            </a:path>
                          </a:pathLst>
                        </a:custGeom>
                        <a:noFill/>
                        <a:ln w="1356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Forma libre: forma 1" style="position:absolute;margin-left:300.1pt;margin-top:9.75pt;width:226.8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536,1270" o:spid="_x0000_s1026" filled="f" strokeweight=".37678mm" path="m,l45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" w14:anchorId="7FD8ECA7">
                <v:path arrowok="t" o:connecttype="custom" o:connectlocs="0,0;2880360,0" o:connectangles="0,0"/>
                <w10:wrap type="topAndBottom" anchorx="page"/>
              </v:shape>
            </w:pict>
          </mc:Fallback>
        </mc:AlternateContent>
      </w:r>
    </w:p>
    <w:p w14:paraId="7A50B1AE" w14:textId="1872BFBF" w:rsidR="00B06D91" w:rsidRPr="00B06D91" w:rsidRDefault="00B06D91" w:rsidP="00B06D91">
      <w:pPr>
        <w:pStyle w:val="Textoindependiente"/>
        <w:spacing w:before="41"/>
        <w:ind w:right="117"/>
        <w:jc w:val="right"/>
        <w:rPr>
          <w:rFonts w:ascii="Times New Roman" w:hAnsi="Times New Roman" w:cs="Times New Roman"/>
          <w:szCs w:val="24"/>
        </w:rPr>
      </w:pPr>
      <w:r w:rsidRPr="00B06D91">
        <w:rPr>
          <w:rFonts w:ascii="Times New Roman" w:hAnsi="Times New Roman" w:cs="Times New Roman"/>
          <w:szCs w:val="24"/>
        </w:rPr>
        <w:t>Firma</w:t>
      </w:r>
      <w:r w:rsidRPr="00B06D91">
        <w:rPr>
          <w:rFonts w:ascii="Times New Roman" w:hAnsi="Times New Roman" w:cs="Times New Roman"/>
          <w:spacing w:val="-4"/>
          <w:szCs w:val="24"/>
        </w:rPr>
        <w:t xml:space="preserve"> </w:t>
      </w:r>
      <w:r w:rsidRPr="00B06D91">
        <w:rPr>
          <w:rFonts w:ascii="Times New Roman" w:hAnsi="Times New Roman" w:cs="Times New Roman"/>
          <w:szCs w:val="24"/>
        </w:rPr>
        <w:t>Jurado</w:t>
      </w:r>
    </w:p>
    <w:p w14:paraId="04BD69C9" w14:textId="77777777" w:rsidR="00B06D91" w:rsidRPr="00B06D91" w:rsidRDefault="00B06D91" w:rsidP="00B06D91">
      <w:pPr>
        <w:pStyle w:val="Textoindependiente"/>
        <w:rPr>
          <w:rFonts w:ascii="Times New Roman" w:hAnsi="Times New Roman" w:cs="Times New Roman"/>
          <w:szCs w:val="24"/>
        </w:rPr>
      </w:pPr>
    </w:p>
    <w:p w14:paraId="718FE403" w14:textId="77777777" w:rsidR="00B06D91" w:rsidRPr="00B06D91" w:rsidRDefault="00B06D91" w:rsidP="00B06D91">
      <w:pPr>
        <w:pStyle w:val="Textoindependiente"/>
        <w:rPr>
          <w:rFonts w:ascii="Times New Roman" w:hAnsi="Times New Roman" w:cs="Times New Roman"/>
          <w:szCs w:val="24"/>
        </w:rPr>
      </w:pPr>
    </w:p>
    <w:p w14:paraId="382B366F" w14:textId="77777777" w:rsidR="00B06D91" w:rsidRPr="00B06D91" w:rsidRDefault="00B06D91" w:rsidP="00B06D91">
      <w:pPr>
        <w:pStyle w:val="Textoindependiente"/>
        <w:rPr>
          <w:rFonts w:ascii="Times New Roman" w:hAnsi="Times New Roman" w:cs="Times New Roman"/>
          <w:szCs w:val="24"/>
        </w:rPr>
      </w:pPr>
    </w:p>
    <w:p w14:paraId="0A1EF1C8" w14:textId="2ABDD0BE" w:rsidR="00B06D91" w:rsidRDefault="00B06D91" w:rsidP="00B06D91">
      <w:pPr>
        <w:pStyle w:val="Textoindependiente"/>
        <w:rPr>
          <w:rFonts w:ascii="Times New Roman" w:hAnsi="Times New Roman" w:cs="Times New Roman"/>
          <w:szCs w:val="24"/>
        </w:rPr>
      </w:pPr>
    </w:p>
    <w:p w14:paraId="4EFDCFAE" w14:textId="77777777" w:rsidR="00B06D91" w:rsidRPr="00B06D91" w:rsidRDefault="00B06D91" w:rsidP="00B06D91">
      <w:pPr>
        <w:pStyle w:val="Textoindependiente"/>
        <w:rPr>
          <w:rFonts w:ascii="Times New Roman" w:hAnsi="Times New Roman" w:cs="Times New Roman"/>
          <w:szCs w:val="24"/>
        </w:rPr>
      </w:pPr>
    </w:p>
    <w:p w14:paraId="602E32D6" w14:textId="77777777" w:rsidR="00B06D91" w:rsidRPr="00B06D91" w:rsidRDefault="00B06D91" w:rsidP="00B06D91">
      <w:pPr>
        <w:pStyle w:val="Textoindependiente"/>
        <w:rPr>
          <w:rFonts w:ascii="Times New Roman" w:hAnsi="Times New Roman" w:cs="Times New Roman"/>
          <w:szCs w:val="24"/>
        </w:rPr>
      </w:pPr>
    </w:p>
    <w:p w14:paraId="676129E2" w14:textId="33AF6C00" w:rsidR="00B06D91" w:rsidRPr="00B06D91" w:rsidRDefault="00B06D91" w:rsidP="00B06D91">
      <w:pPr>
        <w:pStyle w:val="Textoindependiente"/>
        <w:spacing w:before="1"/>
        <w:ind w:right="116"/>
        <w:jc w:val="right"/>
        <w:rPr>
          <w:rFonts w:ascii="Times New Roman" w:hAnsi="Times New Roman" w:cs="Times New Roman"/>
          <w:szCs w:val="24"/>
        </w:rPr>
      </w:pPr>
      <w:r w:rsidRPr="00B06D91">
        <w:rPr>
          <w:rFonts w:ascii="Times New Roman" w:hAnsi="Times New Roman" w:cs="Times New Roman"/>
          <w:color w:val="548DD4" w:themeColor="text2" w:themeTint="99"/>
          <w:szCs w:val="24"/>
        </w:rPr>
        <w:t>Ciudad,</w:t>
      </w:r>
      <w:r w:rsidRPr="00B06D91">
        <w:rPr>
          <w:rFonts w:ascii="Times New Roman" w:hAnsi="Times New Roman" w:cs="Times New Roman"/>
          <w:color w:val="548DD4" w:themeColor="text2" w:themeTint="99"/>
          <w:spacing w:val="-6"/>
          <w:szCs w:val="24"/>
        </w:rPr>
        <w:t xml:space="preserve"> </w:t>
      </w:r>
      <w:r w:rsidRPr="00B06D91">
        <w:rPr>
          <w:rFonts w:ascii="Times New Roman" w:hAnsi="Times New Roman" w:cs="Times New Roman"/>
          <w:color w:val="548DD4" w:themeColor="text2" w:themeTint="99"/>
          <w:szCs w:val="24"/>
        </w:rPr>
        <w:t>D</w:t>
      </w:r>
      <w:r>
        <w:rPr>
          <w:rFonts w:ascii="Times New Roman" w:hAnsi="Times New Roman" w:cs="Times New Roman"/>
          <w:color w:val="548DD4" w:themeColor="text2" w:themeTint="99"/>
          <w:szCs w:val="24"/>
        </w:rPr>
        <w:t>ía M</w:t>
      </w:r>
      <w:r w:rsidRPr="00B06D91">
        <w:rPr>
          <w:rFonts w:ascii="Times New Roman" w:hAnsi="Times New Roman" w:cs="Times New Roman"/>
          <w:color w:val="548DD4" w:themeColor="text2" w:themeTint="99"/>
          <w:szCs w:val="24"/>
        </w:rPr>
        <w:t xml:space="preserve">es </w:t>
      </w:r>
      <w:r w:rsidRPr="00B06D91">
        <w:rPr>
          <w:rFonts w:ascii="Times New Roman" w:hAnsi="Times New Roman" w:cs="Times New Roman"/>
          <w:color w:val="548DD4" w:themeColor="text2" w:themeTint="99"/>
          <w:spacing w:val="-4"/>
          <w:szCs w:val="24"/>
        </w:rPr>
        <w:t>Año</w:t>
      </w:r>
      <w:r w:rsidRPr="00B06D91">
        <w:rPr>
          <w:rFonts w:ascii="Times New Roman" w:hAnsi="Times New Roman" w:cs="Times New Roman"/>
          <w:szCs w:val="24"/>
        </w:rPr>
        <w:t>.</w:t>
      </w:r>
    </w:p>
    <w:p w14:paraId="6EC190A7" w14:textId="77777777" w:rsidR="006016A9" w:rsidRPr="00C75255" w:rsidRDefault="006016A9" w:rsidP="00C75255">
      <w:pPr>
        <w:jc w:val="center"/>
        <w:rPr>
          <w:b/>
        </w:rPr>
      </w:pPr>
      <w:r w:rsidRPr="00C75255">
        <w:rPr>
          <w:b/>
        </w:rPr>
        <w:lastRenderedPageBreak/>
        <w:t>Contenido</w:t>
      </w:r>
    </w:p>
    <w:p w14:paraId="12D73D8C" w14:textId="3AA81320" w:rsidR="006016A9" w:rsidRPr="00FD7D0B" w:rsidDel="00872DD7" w:rsidRDefault="006016A9" w:rsidP="006016A9">
      <w:pPr>
        <w:pStyle w:val="TDC1"/>
        <w:rPr>
          <w:del w:id="25" w:author="Jhonatan Rico" w:date="2021-10-25T20:25:00Z"/>
        </w:rPr>
      </w:pPr>
      <w:r w:rsidRPr="00FD7D0B">
        <w:rPr>
          <w:rStyle w:val="Hipervnculo"/>
          <w:rFonts w:asciiTheme="majorBidi" w:hAnsiTheme="majorBidi" w:cstheme="majorBidi"/>
          <w:color w:val="auto"/>
          <w:u w:val="none"/>
        </w:rPr>
        <w:t>Pág.</w:t>
      </w:r>
    </w:p>
    <w:commentRangeStart w:id="26"/>
    <w:p w14:paraId="4D2DDD94" w14:textId="77777777" w:rsidR="00C75255" w:rsidRPr="00B92FCC" w:rsidRDefault="006016A9">
      <w:pPr>
        <w:pStyle w:val="TDC1"/>
        <w:rPr>
          <w:rFonts w:cs="Times New Roman"/>
          <w:b w:val="0"/>
          <w:lang w:val="es-CO" w:eastAsia="es-CO"/>
        </w:rPr>
        <w:pPrChange w:id="27" w:author="Jhonatan Rico" w:date="2021-10-25T20:25:00Z">
          <w:pPr>
            <w:pStyle w:val="TDC1"/>
            <w:spacing w:line="360" w:lineRule="auto"/>
          </w:pPr>
        </w:pPrChange>
      </w:pPr>
      <w:r w:rsidRPr="00B92FCC">
        <w:rPr>
          <w:rFonts w:cs="Times New Roman"/>
          <w:b w:val="0"/>
        </w:rPr>
        <w:fldChar w:fldCharType="begin"/>
      </w:r>
      <w:r w:rsidRPr="00B92FCC">
        <w:rPr>
          <w:rFonts w:cs="Times New Roman"/>
          <w:b w:val="0"/>
        </w:rPr>
        <w:instrText xml:space="preserve"> TOC \o "1-1" \h \z \t "Título 2,3,Título 3,5,Subtítulo,1,Títulos preliminares,1,Títulos preliminares 2,1" </w:instrText>
      </w:r>
      <w:r w:rsidRPr="00B92FCC">
        <w:rPr>
          <w:rFonts w:cs="Times New Roman"/>
          <w:b w:val="0"/>
        </w:rPr>
        <w:fldChar w:fldCharType="separate"/>
      </w:r>
    </w:p>
    <w:sdt>
      <w:sdtPr>
        <w:rPr>
          <w:rFonts w:eastAsiaTheme="minorHAnsi" w:cstheme="minorBidi"/>
          <w:b/>
          <w:szCs w:val="22"/>
        </w:rPr>
        <w:id w:val="-1601407606"/>
        <w:docPartObj>
          <w:docPartGallery w:val="Table of Contents"/>
          <w:docPartUnique/>
        </w:docPartObj>
      </w:sdtPr>
      <w:sdtEndPr>
        <w:rPr>
          <w:b w:val="0"/>
          <w:bCs/>
        </w:rPr>
      </w:sdtEndPr>
      <w:sdtContent>
        <w:p w14:paraId="04AB7EDE" w14:textId="6612A2CD" w:rsidR="00AC22B1" w:rsidDel="00872DD7" w:rsidRDefault="00AC22B1" w:rsidP="00AC22B1">
          <w:pPr>
            <w:pStyle w:val="TtuloTDC"/>
            <w:rPr>
              <w:del w:id="28" w:author="Jhonatan Rico" w:date="2021-10-25T20:25:00Z"/>
              <w:rFonts w:ascii="Arial" w:hAnsi="Arial" w:cs="Arial"/>
              <w:lang w:val="es-ES"/>
            </w:rPr>
          </w:pPr>
        </w:p>
        <w:p w14:paraId="422ECACA" w14:textId="73FC8C87" w:rsidR="00AC22B1" w:rsidRPr="00EA4997" w:rsidDel="00872DD7" w:rsidRDefault="00AC22B1">
          <w:pPr>
            <w:pStyle w:val="TtuloTDC"/>
            <w:rPr>
              <w:del w:id="29" w:author="Jhonatan Rico" w:date="2021-10-25T20:25:00Z"/>
              <w:lang w:eastAsia="es-CO"/>
            </w:rPr>
            <w:pPrChange w:id="30" w:author="Jhonatan Rico" w:date="2021-10-25T20:25:00Z">
              <w:pPr/>
            </w:pPrChange>
          </w:pPr>
        </w:p>
        <w:p w14:paraId="18266D72" w14:textId="77777777" w:rsidR="00AC22B1" w:rsidRPr="00B012FB" w:rsidRDefault="00AC22B1" w:rsidP="00AC22B1">
          <w:pPr>
            <w:pStyle w:val="TDC1"/>
            <w:tabs>
              <w:tab w:val="right" w:leader="dot" w:pos="8828"/>
            </w:tabs>
            <w:spacing w:line="276" w:lineRule="auto"/>
            <w:rPr>
              <w:sz w:val="22"/>
              <w:szCs w:val="22"/>
              <w:lang w:val="en-US"/>
            </w:rPr>
          </w:pPr>
          <w:r w:rsidRPr="00B012FB">
            <w:fldChar w:fldCharType="begin"/>
          </w:r>
          <w:r w:rsidRPr="00B012FB">
            <w:instrText xml:space="preserve"> TOC \o "1-3" \h \z \u </w:instrText>
          </w:r>
          <w:r w:rsidRPr="00B012FB">
            <w:fldChar w:fldCharType="separate"/>
          </w:r>
          <w:bookmarkStart w:id="31" w:name="_Hlk79762748"/>
          <w:r>
            <w:fldChar w:fldCharType="begin"/>
          </w:r>
          <w:r>
            <w:instrText xml:space="preserve"> HYPERLINK \l "_Toc72080121" </w:instrText>
          </w:r>
          <w:r>
            <w:fldChar w:fldCharType="separate"/>
          </w:r>
          <w:r w:rsidRPr="00B012FB">
            <w:rPr>
              <w:rStyle w:val="Hipervnculo"/>
            </w:rPr>
            <w:t>TÍTULO DEL TRABAJO DE GRADO</w:t>
          </w:r>
          <w:r w:rsidRPr="00B012FB">
            <w:rPr>
              <w:webHidden/>
            </w:rPr>
            <w:tab/>
          </w:r>
          <w:r w:rsidRPr="00B012FB">
            <w:rPr>
              <w:webHidden/>
            </w:rPr>
            <w:fldChar w:fldCharType="begin"/>
          </w:r>
          <w:r w:rsidRPr="00B012FB">
            <w:rPr>
              <w:webHidden/>
            </w:rPr>
            <w:instrText xml:space="preserve"> PAGEREF _Toc72080121 \h </w:instrText>
          </w:r>
          <w:r w:rsidRPr="00B012FB">
            <w:rPr>
              <w:webHidden/>
            </w:rPr>
          </w:r>
          <w:r w:rsidRPr="00B012FB">
            <w:rPr>
              <w:webHidden/>
            </w:rPr>
            <w:fldChar w:fldCharType="separate"/>
          </w:r>
          <w:r w:rsidRPr="00B012FB">
            <w:rPr>
              <w:webHidden/>
            </w:rPr>
            <w:t>2</w:t>
          </w:r>
          <w:r w:rsidRPr="00B012FB">
            <w:rPr>
              <w:webHidden/>
            </w:rPr>
            <w:fldChar w:fldCharType="end"/>
          </w:r>
          <w:r>
            <w:fldChar w:fldCharType="end"/>
          </w:r>
        </w:p>
        <w:p w14:paraId="15415B86" w14:textId="77777777" w:rsidR="00AC22B1" w:rsidRPr="00B012FB" w:rsidRDefault="00B642B0" w:rsidP="00AC22B1">
          <w:pPr>
            <w:pStyle w:val="TDC1"/>
            <w:tabs>
              <w:tab w:val="right" w:leader="dot" w:pos="8828"/>
            </w:tabs>
            <w:spacing w:line="276" w:lineRule="auto"/>
            <w:rPr>
              <w:sz w:val="22"/>
              <w:szCs w:val="22"/>
              <w:lang w:val="en-US"/>
            </w:rPr>
          </w:pPr>
          <w:hyperlink w:anchor="_Toc72080122" w:history="1">
            <w:r w:rsidR="00AC22B1" w:rsidRPr="00B012FB">
              <w:rPr>
                <w:rStyle w:val="Hipervnculo"/>
              </w:rPr>
              <w:t>RESUMEN</w:t>
            </w:r>
            <w:r w:rsidR="00AC22B1" w:rsidRPr="00B012FB">
              <w:rPr>
                <w:webHidden/>
              </w:rPr>
              <w:tab/>
            </w:r>
            <w:r w:rsidR="00AC22B1" w:rsidRPr="00B012FB">
              <w:rPr>
                <w:webHidden/>
              </w:rPr>
              <w:fldChar w:fldCharType="begin"/>
            </w:r>
            <w:r w:rsidR="00AC22B1" w:rsidRPr="00B012FB">
              <w:rPr>
                <w:webHidden/>
              </w:rPr>
              <w:instrText xml:space="preserve"> PAGEREF _Toc72080122 \h </w:instrText>
            </w:r>
            <w:r w:rsidR="00AC22B1" w:rsidRPr="00B012FB">
              <w:rPr>
                <w:webHidden/>
              </w:rPr>
            </w:r>
            <w:r w:rsidR="00AC22B1" w:rsidRPr="00B012FB">
              <w:rPr>
                <w:webHidden/>
              </w:rPr>
              <w:fldChar w:fldCharType="separate"/>
            </w:r>
            <w:r w:rsidR="00AC22B1" w:rsidRPr="00B012FB">
              <w:rPr>
                <w:webHidden/>
              </w:rPr>
              <w:t>4</w:t>
            </w:r>
            <w:r w:rsidR="00AC22B1" w:rsidRPr="00B012FB">
              <w:rPr>
                <w:webHidden/>
              </w:rPr>
              <w:fldChar w:fldCharType="end"/>
            </w:r>
          </w:hyperlink>
        </w:p>
        <w:p w14:paraId="0760E47F" w14:textId="77777777" w:rsidR="00AC22B1" w:rsidRPr="00B012FB" w:rsidRDefault="00B642B0" w:rsidP="00AC22B1">
          <w:pPr>
            <w:pStyle w:val="TDC1"/>
            <w:tabs>
              <w:tab w:val="right" w:leader="dot" w:pos="8828"/>
            </w:tabs>
            <w:spacing w:line="276" w:lineRule="auto"/>
            <w:rPr>
              <w:sz w:val="22"/>
              <w:szCs w:val="22"/>
              <w:lang w:val="en-US"/>
            </w:rPr>
          </w:pPr>
          <w:hyperlink w:anchor="_Toc72080123" w:history="1">
            <w:r w:rsidR="00AC22B1" w:rsidRPr="00B012FB">
              <w:rPr>
                <w:rStyle w:val="Hipervnculo"/>
              </w:rPr>
              <w:t>INTRODUCCIÓN</w:t>
            </w:r>
            <w:r w:rsidR="00AC22B1" w:rsidRPr="00B012FB">
              <w:rPr>
                <w:webHidden/>
              </w:rPr>
              <w:tab/>
            </w:r>
            <w:r w:rsidR="00AC22B1" w:rsidRPr="00B012FB">
              <w:rPr>
                <w:webHidden/>
              </w:rPr>
              <w:fldChar w:fldCharType="begin"/>
            </w:r>
            <w:r w:rsidR="00AC22B1" w:rsidRPr="00B012FB">
              <w:rPr>
                <w:webHidden/>
              </w:rPr>
              <w:instrText xml:space="preserve"> PAGEREF _Toc72080123 \h </w:instrText>
            </w:r>
            <w:r w:rsidR="00AC22B1" w:rsidRPr="00B012FB">
              <w:rPr>
                <w:webHidden/>
              </w:rPr>
            </w:r>
            <w:r w:rsidR="00AC22B1" w:rsidRPr="00B012FB">
              <w:rPr>
                <w:webHidden/>
              </w:rPr>
              <w:fldChar w:fldCharType="separate"/>
            </w:r>
            <w:r w:rsidR="00AC22B1" w:rsidRPr="00B012FB">
              <w:rPr>
                <w:webHidden/>
              </w:rPr>
              <w:t>5</w:t>
            </w:r>
            <w:r w:rsidR="00AC22B1" w:rsidRPr="00B012FB">
              <w:rPr>
                <w:webHidden/>
              </w:rPr>
              <w:fldChar w:fldCharType="end"/>
            </w:r>
          </w:hyperlink>
        </w:p>
        <w:p w14:paraId="2B2A942F" w14:textId="77777777" w:rsidR="00AC22B1" w:rsidRPr="00B012FB" w:rsidRDefault="00B642B0" w:rsidP="00AC22B1">
          <w:pPr>
            <w:pStyle w:val="TDC1"/>
            <w:tabs>
              <w:tab w:val="left" w:pos="660"/>
              <w:tab w:val="right" w:leader="dot" w:pos="8828"/>
            </w:tabs>
            <w:spacing w:line="276" w:lineRule="auto"/>
            <w:rPr>
              <w:sz w:val="22"/>
              <w:szCs w:val="22"/>
              <w:lang w:val="en-US"/>
            </w:rPr>
          </w:pPr>
          <w:hyperlink w:anchor="_Toc72080124" w:history="1">
            <w:r w:rsidR="00AC22B1" w:rsidRPr="00B012FB">
              <w:rPr>
                <w:rStyle w:val="Hipervnculo"/>
              </w:rPr>
              <w:t>1.</w:t>
            </w:r>
            <w:r w:rsidR="00AC22B1" w:rsidRPr="00B012FB">
              <w:rPr>
                <w:sz w:val="22"/>
                <w:szCs w:val="22"/>
                <w:lang w:val="en-US"/>
              </w:rPr>
              <w:tab/>
            </w:r>
            <w:r w:rsidR="00AC22B1" w:rsidRPr="00B012FB">
              <w:rPr>
                <w:rStyle w:val="Hipervnculo"/>
              </w:rPr>
              <w:t>PLANTEAMIENTO DEL PROBLEMA</w:t>
            </w:r>
            <w:r w:rsidR="00AC22B1" w:rsidRPr="00B012FB">
              <w:rPr>
                <w:webHidden/>
              </w:rPr>
              <w:tab/>
            </w:r>
            <w:r w:rsidR="00AC22B1" w:rsidRPr="00B012FB">
              <w:rPr>
                <w:webHidden/>
              </w:rPr>
              <w:fldChar w:fldCharType="begin"/>
            </w:r>
            <w:r w:rsidR="00AC22B1" w:rsidRPr="00B012FB">
              <w:rPr>
                <w:webHidden/>
              </w:rPr>
              <w:instrText xml:space="preserve"> PAGEREF _Toc72080124 \h </w:instrText>
            </w:r>
            <w:r w:rsidR="00AC22B1" w:rsidRPr="00B012FB">
              <w:rPr>
                <w:webHidden/>
              </w:rPr>
            </w:r>
            <w:r w:rsidR="00AC22B1" w:rsidRPr="00B012FB">
              <w:rPr>
                <w:webHidden/>
              </w:rPr>
              <w:fldChar w:fldCharType="separate"/>
            </w:r>
            <w:r w:rsidR="00AC22B1" w:rsidRPr="00B012FB">
              <w:rPr>
                <w:webHidden/>
              </w:rPr>
              <w:t>8</w:t>
            </w:r>
            <w:r w:rsidR="00AC22B1" w:rsidRPr="00B012FB">
              <w:rPr>
                <w:webHidden/>
              </w:rPr>
              <w:fldChar w:fldCharType="end"/>
            </w:r>
          </w:hyperlink>
        </w:p>
        <w:p w14:paraId="1B83A3D2" w14:textId="77777777" w:rsidR="00AC22B1" w:rsidRPr="00B012FB" w:rsidRDefault="00B642B0" w:rsidP="00AC22B1">
          <w:pPr>
            <w:pStyle w:val="TDC2"/>
            <w:spacing w:line="276" w:lineRule="auto"/>
            <w:rPr>
              <w:rFonts w:ascii="Arial" w:hAnsi="Arial" w:cs="Arial"/>
              <w:noProof/>
              <w:sz w:val="22"/>
              <w:lang w:val="en-US"/>
            </w:rPr>
          </w:pPr>
          <w:hyperlink w:anchor="_Toc72080125" w:history="1">
            <w:r w:rsidR="00AC22B1" w:rsidRPr="00B012FB">
              <w:rPr>
                <w:rStyle w:val="Hipervnculo"/>
                <w:rFonts w:ascii="Arial" w:hAnsi="Arial" w:cs="Arial"/>
                <w:noProof/>
              </w:rPr>
              <w:t>1.1.</w:t>
            </w:r>
            <w:r w:rsidR="00AC22B1" w:rsidRPr="00B012FB">
              <w:rPr>
                <w:rFonts w:ascii="Arial" w:hAnsi="Arial" w:cs="Arial"/>
                <w:noProof/>
                <w:sz w:val="22"/>
                <w:lang w:val="en-US"/>
              </w:rPr>
              <w:tab/>
            </w:r>
            <w:r w:rsidR="00AC22B1" w:rsidRPr="00B012FB">
              <w:rPr>
                <w:rStyle w:val="Hipervnculo"/>
                <w:rFonts w:ascii="Arial" w:hAnsi="Arial" w:cs="Arial"/>
                <w:noProof/>
              </w:rPr>
              <w:t>DESCRIPCIÓN DEL PROBLEMA</w:t>
            </w:r>
            <w:r w:rsidR="00AC22B1" w:rsidRPr="00B012FB">
              <w:rPr>
                <w:rFonts w:ascii="Arial" w:hAnsi="Arial" w:cs="Arial"/>
                <w:noProof/>
                <w:webHidden/>
              </w:rPr>
              <w:tab/>
            </w:r>
            <w:r w:rsidR="00AC22B1" w:rsidRPr="00B012FB">
              <w:rPr>
                <w:rFonts w:ascii="Arial" w:hAnsi="Arial" w:cs="Arial"/>
                <w:noProof/>
                <w:webHidden/>
              </w:rPr>
              <w:fldChar w:fldCharType="begin"/>
            </w:r>
            <w:r w:rsidR="00AC22B1" w:rsidRPr="00B012FB">
              <w:rPr>
                <w:rFonts w:ascii="Arial" w:hAnsi="Arial" w:cs="Arial"/>
                <w:noProof/>
                <w:webHidden/>
              </w:rPr>
              <w:instrText xml:space="preserve"> PAGEREF _Toc72080125 \h </w:instrText>
            </w:r>
            <w:r w:rsidR="00AC22B1" w:rsidRPr="00B012FB">
              <w:rPr>
                <w:rFonts w:ascii="Arial" w:hAnsi="Arial" w:cs="Arial"/>
                <w:noProof/>
                <w:webHidden/>
              </w:rPr>
            </w:r>
            <w:r w:rsidR="00AC22B1" w:rsidRPr="00B012FB">
              <w:rPr>
                <w:rFonts w:ascii="Arial" w:hAnsi="Arial" w:cs="Arial"/>
                <w:noProof/>
                <w:webHidden/>
              </w:rPr>
              <w:fldChar w:fldCharType="separate"/>
            </w:r>
            <w:r w:rsidR="00AC22B1" w:rsidRPr="00B012FB">
              <w:rPr>
                <w:rFonts w:ascii="Arial" w:hAnsi="Arial" w:cs="Arial"/>
                <w:noProof/>
                <w:webHidden/>
              </w:rPr>
              <w:t>8</w:t>
            </w:r>
            <w:r w:rsidR="00AC22B1" w:rsidRPr="00B012FB">
              <w:rPr>
                <w:rFonts w:ascii="Arial" w:hAnsi="Arial" w:cs="Arial"/>
                <w:noProof/>
                <w:webHidden/>
              </w:rPr>
              <w:fldChar w:fldCharType="end"/>
            </w:r>
          </w:hyperlink>
        </w:p>
        <w:p w14:paraId="2430737A" w14:textId="77777777" w:rsidR="00AC22B1" w:rsidRPr="00B012FB" w:rsidRDefault="00B642B0" w:rsidP="00AC22B1">
          <w:pPr>
            <w:pStyle w:val="TDC2"/>
            <w:spacing w:line="276" w:lineRule="auto"/>
            <w:rPr>
              <w:rFonts w:ascii="Arial" w:hAnsi="Arial" w:cs="Arial"/>
              <w:noProof/>
              <w:sz w:val="22"/>
              <w:lang w:val="en-US"/>
            </w:rPr>
          </w:pPr>
          <w:hyperlink w:anchor="_Toc72080127" w:history="1">
            <w:r w:rsidR="00AC22B1" w:rsidRPr="00B012FB">
              <w:rPr>
                <w:rStyle w:val="Hipervnculo"/>
                <w:rFonts w:ascii="Arial" w:hAnsi="Arial" w:cs="Arial"/>
                <w:noProof/>
              </w:rPr>
              <w:t>1.2.</w:t>
            </w:r>
            <w:r w:rsidR="00AC22B1" w:rsidRPr="00B012FB">
              <w:rPr>
                <w:rFonts w:ascii="Arial" w:hAnsi="Arial" w:cs="Arial"/>
                <w:noProof/>
                <w:sz w:val="22"/>
                <w:lang w:val="en-US"/>
              </w:rPr>
              <w:tab/>
            </w:r>
            <w:r w:rsidR="00AC22B1" w:rsidRPr="00B012FB">
              <w:rPr>
                <w:rStyle w:val="Hipervnculo"/>
                <w:rFonts w:ascii="Arial" w:hAnsi="Arial" w:cs="Arial"/>
                <w:noProof/>
              </w:rPr>
              <w:t>FORMULACIÓN DEL PROBLEMA</w:t>
            </w:r>
            <w:r w:rsidR="00AC22B1" w:rsidRPr="00B012FB">
              <w:rPr>
                <w:rFonts w:ascii="Arial" w:hAnsi="Arial" w:cs="Arial"/>
                <w:noProof/>
                <w:webHidden/>
              </w:rPr>
              <w:tab/>
            </w:r>
            <w:r w:rsidR="00AC22B1" w:rsidRPr="00B012FB">
              <w:rPr>
                <w:rFonts w:ascii="Arial" w:hAnsi="Arial" w:cs="Arial"/>
                <w:noProof/>
                <w:webHidden/>
              </w:rPr>
              <w:fldChar w:fldCharType="begin"/>
            </w:r>
            <w:r w:rsidR="00AC22B1" w:rsidRPr="00B012FB">
              <w:rPr>
                <w:rFonts w:ascii="Arial" w:hAnsi="Arial" w:cs="Arial"/>
                <w:noProof/>
                <w:webHidden/>
              </w:rPr>
              <w:instrText xml:space="preserve"> PAGEREF _Toc72080127 \h </w:instrText>
            </w:r>
            <w:r w:rsidR="00AC22B1" w:rsidRPr="00B012FB">
              <w:rPr>
                <w:rFonts w:ascii="Arial" w:hAnsi="Arial" w:cs="Arial"/>
                <w:noProof/>
                <w:webHidden/>
              </w:rPr>
            </w:r>
            <w:r w:rsidR="00AC22B1" w:rsidRPr="00B012FB">
              <w:rPr>
                <w:rFonts w:ascii="Arial" w:hAnsi="Arial" w:cs="Arial"/>
                <w:noProof/>
                <w:webHidden/>
              </w:rPr>
              <w:fldChar w:fldCharType="separate"/>
            </w:r>
            <w:r w:rsidR="00AC22B1" w:rsidRPr="00B012FB">
              <w:rPr>
                <w:rFonts w:ascii="Arial" w:hAnsi="Arial" w:cs="Arial"/>
                <w:noProof/>
                <w:webHidden/>
              </w:rPr>
              <w:t>9</w:t>
            </w:r>
            <w:r w:rsidR="00AC22B1" w:rsidRPr="00B012FB">
              <w:rPr>
                <w:rFonts w:ascii="Arial" w:hAnsi="Arial" w:cs="Arial"/>
                <w:noProof/>
                <w:webHidden/>
              </w:rPr>
              <w:fldChar w:fldCharType="end"/>
            </w:r>
          </w:hyperlink>
        </w:p>
        <w:p w14:paraId="71CACE08" w14:textId="77777777" w:rsidR="00AC22B1" w:rsidRPr="00B012FB" w:rsidRDefault="00B642B0" w:rsidP="00AC22B1">
          <w:pPr>
            <w:pStyle w:val="TDC2"/>
            <w:spacing w:line="276" w:lineRule="auto"/>
            <w:rPr>
              <w:rFonts w:ascii="Arial" w:hAnsi="Arial" w:cs="Arial"/>
              <w:noProof/>
              <w:sz w:val="22"/>
              <w:lang w:val="en-US"/>
            </w:rPr>
          </w:pPr>
          <w:hyperlink w:anchor="_Toc72080128" w:history="1">
            <w:r w:rsidR="00AC22B1" w:rsidRPr="00B012FB">
              <w:rPr>
                <w:rStyle w:val="Hipervnculo"/>
                <w:rFonts w:ascii="Arial" w:hAnsi="Arial" w:cs="Arial"/>
                <w:noProof/>
              </w:rPr>
              <w:t>1.3.</w:t>
            </w:r>
            <w:r w:rsidR="00AC22B1" w:rsidRPr="00B012FB">
              <w:rPr>
                <w:rFonts w:ascii="Arial" w:hAnsi="Arial" w:cs="Arial"/>
                <w:noProof/>
                <w:sz w:val="22"/>
                <w:lang w:val="en-US"/>
              </w:rPr>
              <w:tab/>
            </w:r>
            <w:r w:rsidR="00AC22B1" w:rsidRPr="00B012FB">
              <w:rPr>
                <w:rStyle w:val="Hipervnculo"/>
                <w:rFonts w:ascii="Arial" w:hAnsi="Arial" w:cs="Arial"/>
                <w:noProof/>
              </w:rPr>
              <w:t>JUSTIFICACIÓN</w:t>
            </w:r>
            <w:r w:rsidR="00AC22B1" w:rsidRPr="00B012FB">
              <w:rPr>
                <w:rFonts w:ascii="Arial" w:hAnsi="Arial" w:cs="Arial"/>
                <w:noProof/>
                <w:webHidden/>
              </w:rPr>
              <w:tab/>
            </w:r>
            <w:r w:rsidR="00AC22B1" w:rsidRPr="00B012FB">
              <w:rPr>
                <w:rFonts w:ascii="Arial" w:hAnsi="Arial" w:cs="Arial"/>
                <w:noProof/>
                <w:webHidden/>
              </w:rPr>
              <w:fldChar w:fldCharType="begin"/>
            </w:r>
            <w:r w:rsidR="00AC22B1" w:rsidRPr="00B012FB">
              <w:rPr>
                <w:rFonts w:ascii="Arial" w:hAnsi="Arial" w:cs="Arial"/>
                <w:noProof/>
                <w:webHidden/>
              </w:rPr>
              <w:instrText xml:space="preserve"> PAGEREF _Toc72080128 \h </w:instrText>
            </w:r>
            <w:r w:rsidR="00AC22B1" w:rsidRPr="00B012FB">
              <w:rPr>
                <w:rFonts w:ascii="Arial" w:hAnsi="Arial" w:cs="Arial"/>
                <w:noProof/>
                <w:webHidden/>
              </w:rPr>
            </w:r>
            <w:r w:rsidR="00AC22B1" w:rsidRPr="00B012FB">
              <w:rPr>
                <w:rFonts w:ascii="Arial" w:hAnsi="Arial" w:cs="Arial"/>
                <w:noProof/>
                <w:webHidden/>
              </w:rPr>
              <w:fldChar w:fldCharType="separate"/>
            </w:r>
            <w:r w:rsidR="00AC22B1" w:rsidRPr="00B012FB">
              <w:rPr>
                <w:rFonts w:ascii="Arial" w:hAnsi="Arial" w:cs="Arial"/>
                <w:noProof/>
                <w:webHidden/>
              </w:rPr>
              <w:t>11</w:t>
            </w:r>
            <w:r w:rsidR="00AC22B1" w:rsidRPr="00B012FB">
              <w:rPr>
                <w:rFonts w:ascii="Arial" w:hAnsi="Arial" w:cs="Arial"/>
                <w:noProof/>
                <w:webHidden/>
              </w:rPr>
              <w:fldChar w:fldCharType="end"/>
            </w:r>
          </w:hyperlink>
        </w:p>
        <w:p w14:paraId="0C4F0A63" w14:textId="77777777" w:rsidR="00AC22B1" w:rsidRPr="00B012FB" w:rsidRDefault="00B642B0" w:rsidP="00AC22B1">
          <w:pPr>
            <w:pStyle w:val="TDC2"/>
            <w:spacing w:line="276" w:lineRule="auto"/>
            <w:rPr>
              <w:rFonts w:ascii="Arial" w:hAnsi="Arial" w:cs="Arial"/>
              <w:noProof/>
              <w:sz w:val="22"/>
              <w:lang w:val="en-US"/>
            </w:rPr>
          </w:pPr>
          <w:hyperlink w:anchor="_Toc72080129" w:history="1">
            <w:r w:rsidR="00AC22B1" w:rsidRPr="00B012FB">
              <w:rPr>
                <w:rStyle w:val="Hipervnculo"/>
                <w:rFonts w:ascii="Arial" w:hAnsi="Arial" w:cs="Arial"/>
                <w:noProof/>
              </w:rPr>
              <w:t>1.4.</w:t>
            </w:r>
            <w:r w:rsidR="00AC22B1" w:rsidRPr="00B012FB">
              <w:rPr>
                <w:rFonts w:ascii="Arial" w:hAnsi="Arial" w:cs="Arial"/>
                <w:noProof/>
                <w:sz w:val="22"/>
                <w:lang w:val="en-US"/>
              </w:rPr>
              <w:tab/>
            </w:r>
            <w:r w:rsidR="00AC22B1" w:rsidRPr="00B012FB">
              <w:rPr>
                <w:rStyle w:val="Hipervnculo"/>
                <w:rFonts w:ascii="Arial" w:hAnsi="Arial" w:cs="Arial"/>
                <w:noProof/>
              </w:rPr>
              <w:t>OBJETIVOS</w:t>
            </w:r>
            <w:r w:rsidR="00AC22B1" w:rsidRPr="00B012FB">
              <w:rPr>
                <w:rFonts w:ascii="Arial" w:hAnsi="Arial" w:cs="Arial"/>
                <w:noProof/>
                <w:webHidden/>
              </w:rPr>
              <w:tab/>
            </w:r>
            <w:r w:rsidR="00AC22B1" w:rsidRPr="00B012FB">
              <w:rPr>
                <w:rFonts w:ascii="Arial" w:hAnsi="Arial" w:cs="Arial"/>
                <w:noProof/>
                <w:webHidden/>
              </w:rPr>
              <w:fldChar w:fldCharType="begin"/>
            </w:r>
            <w:r w:rsidR="00AC22B1" w:rsidRPr="00B012FB">
              <w:rPr>
                <w:rFonts w:ascii="Arial" w:hAnsi="Arial" w:cs="Arial"/>
                <w:noProof/>
                <w:webHidden/>
              </w:rPr>
              <w:instrText xml:space="preserve"> PAGEREF _Toc72080129 \h </w:instrText>
            </w:r>
            <w:r w:rsidR="00AC22B1" w:rsidRPr="00B012FB">
              <w:rPr>
                <w:rFonts w:ascii="Arial" w:hAnsi="Arial" w:cs="Arial"/>
                <w:noProof/>
                <w:webHidden/>
              </w:rPr>
            </w:r>
            <w:r w:rsidR="00AC22B1" w:rsidRPr="00B012FB">
              <w:rPr>
                <w:rFonts w:ascii="Arial" w:hAnsi="Arial" w:cs="Arial"/>
                <w:noProof/>
                <w:webHidden/>
              </w:rPr>
              <w:fldChar w:fldCharType="separate"/>
            </w:r>
            <w:r w:rsidR="00AC22B1" w:rsidRPr="00B012FB">
              <w:rPr>
                <w:rFonts w:ascii="Arial" w:hAnsi="Arial" w:cs="Arial"/>
                <w:noProof/>
                <w:webHidden/>
              </w:rPr>
              <w:t>12</w:t>
            </w:r>
            <w:r w:rsidR="00AC22B1" w:rsidRPr="00B012FB">
              <w:rPr>
                <w:rFonts w:ascii="Arial" w:hAnsi="Arial" w:cs="Arial"/>
                <w:noProof/>
                <w:webHidden/>
              </w:rPr>
              <w:fldChar w:fldCharType="end"/>
            </w:r>
          </w:hyperlink>
        </w:p>
        <w:p w14:paraId="4F4E26A5" w14:textId="77777777" w:rsidR="00AC22B1" w:rsidRPr="00B012FB" w:rsidRDefault="00B642B0" w:rsidP="00AC22B1">
          <w:pPr>
            <w:pStyle w:val="TDC3"/>
            <w:spacing w:line="276" w:lineRule="auto"/>
            <w:rPr>
              <w:rFonts w:ascii="Arial" w:hAnsi="Arial" w:cs="Arial"/>
              <w:sz w:val="22"/>
              <w:lang w:val="en-US"/>
            </w:rPr>
          </w:pPr>
          <w:hyperlink w:anchor="_Toc72080130" w:history="1">
            <w:r w:rsidR="00AC22B1" w:rsidRPr="00B012FB">
              <w:rPr>
                <w:rStyle w:val="Hipervnculo"/>
                <w:rFonts w:ascii="Arial" w:hAnsi="Arial" w:cs="Arial"/>
                <w:bCs/>
              </w:rPr>
              <w:t>1.4.1.</w:t>
            </w:r>
            <w:r w:rsidR="00AC22B1" w:rsidRPr="00B012FB">
              <w:rPr>
                <w:rFonts w:ascii="Arial" w:hAnsi="Arial" w:cs="Arial"/>
                <w:sz w:val="22"/>
                <w:lang w:val="en-US"/>
              </w:rPr>
              <w:tab/>
            </w:r>
            <w:r w:rsidR="00AC22B1" w:rsidRPr="00B012FB">
              <w:rPr>
                <w:rStyle w:val="Hipervnculo"/>
                <w:rFonts w:ascii="Arial" w:hAnsi="Arial" w:cs="Arial"/>
              </w:rPr>
              <w:t>Objetivo general</w:t>
            </w:r>
            <w:r w:rsidR="00AC22B1" w:rsidRPr="00B012FB">
              <w:rPr>
                <w:rFonts w:ascii="Arial" w:hAnsi="Arial" w:cs="Arial"/>
                <w:webHidden/>
              </w:rPr>
              <w:tab/>
            </w:r>
            <w:r w:rsidR="00AC22B1" w:rsidRPr="00B012FB">
              <w:rPr>
                <w:rFonts w:ascii="Arial" w:hAnsi="Arial" w:cs="Arial"/>
                <w:webHidden/>
              </w:rPr>
              <w:fldChar w:fldCharType="begin"/>
            </w:r>
            <w:r w:rsidR="00AC22B1" w:rsidRPr="00B012FB">
              <w:rPr>
                <w:rFonts w:ascii="Arial" w:hAnsi="Arial" w:cs="Arial"/>
                <w:webHidden/>
              </w:rPr>
              <w:instrText xml:space="preserve"> PAGEREF _Toc72080130 \h </w:instrText>
            </w:r>
            <w:r w:rsidR="00AC22B1" w:rsidRPr="00B012FB">
              <w:rPr>
                <w:rFonts w:ascii="Arial" w:hAnsi="Arial" w:cs="Arial"/>
                <w:webHidden/>
              </w:rPr>
            </w:r>
            <w:r w:rsidR="00AC22B1" w:rsidRPr="00B012FB">
              <w:rPr>
                <w:rFonts w:ascii="Arial" w:hAnsi="Arial" w:cs="Arial"/>
                <w:webHidden/>
              </w:rPr>
              <w:fldChar w:fldCharType="separate"/>
            </w:r>
            <w:r w:rsidR="00AC22B1" w:rsidRPr="00B012FB">
              <w:rPr>
                <w:rFonts w:ascii="Arial" w:hAnsi="Arial" w:cs="Arial"/>
                <w:webHidden/>
              </w:rPr>
              <w:t>12</w:t>
            </w:r>
            <w:r w:rsidR="00AC22B1" w:rsidRPr="00B012FB">
              <w:rPr>
                <w:rFonts w:ascii="Arial" w:hAnsi="Arial" w:cs="Arial"/>
                <w:webHidden/>
              </w:rPr>
              <w:fldChar w:fldCharType="end"/>
            </w:r>
          </w:hyperlink>
        </w:p>
        <w:p w14:paraId="042D6801" w14:textId="77777777" w:rsidR="00AC22B1" w:rsidRPr="00B012FB" w:rsidRDefault="00B642B0" w:rsidP="00AC22B1">
          <w:pPr>
            <w:pStyle w:val="TDC3"/>
            <w:spacing w:line="276" w:lineRule="auto"/>
            <w:rPr>
              <w:rFonts w:ascii="Arial" w:hAnsi="Arial" w:cs="Arial"/>
              <w:sz w:val="22"/>
              <w:lang w:val="en-US"/>
            </w:rPr>
          </w:pPr>
          <w:hyperlink w:anchor="_Toc72080131" w:history="1">
            <w:r w:rsidR="00AC22B1" w:rsidRPr="00B012FB">
              <w:rPr>
                <w:rStyle w:val="Hipervnculo"/>
                <w:rFonts w:ascii="Arial" w:hAnsi="Arial" w:cs="Arial"/>
                <w:bCs/>
              </w:rPr>
              <w:t>1.4.2.</w:t>
            </w:r>
            <w:r w:rsidR="00AC22B1" w:rsidRPr="00B012FB">
              <w:rPr>
                <w:rFonts w:ascii="Arial" w:hAnsi="Arial" w:cs="Arial"/>
                <w:sz w:val="22"/>
                <w:lang w:val="en-US"/>
              </w:rPr>
              <w:tab/>
            </w:r>
            <w:r w:rsidR="00AC22B1" w:rsidRPr="00B012FB">
              <w:rPr>
                <w:rStyle w:val="Hipervnculo"/>
                <w:rFonts w:ascii="Arial" w:hAnsi="Arial" w:cs="Arial"/>
              </w:rPr>
              <w:t>Objetivos específicos</w:t>
            </w:r>
            <w:r w:rsidR="00AC22B1" w:rsidRPr="00B012FB">
              <w:rPr>
                <w:rFonts w:ascii="Arial" w:hAnsi="Arial" w:cs="Arial"/>
                <w:webHidden/>
              </w:rPr>
              <w:tab/>
            </w:r>
            <w:r w:rsidR="00AC22B1" w:rsidRPr="00B012FB">
              <w:rPr>
                <w:rFonts w:ascii="Arial" w:hAnsi="Arial" w:cs="Arial"/>
                <w:webHidden/>
              </w:rPr>
              <w:fldChar w:fldCharType="begin"/>
            </w:r>
            <w:r w:rsidR="00AC22B1" w:rsidRPr="00B012FB">
              <w:rPr>
                <w:rFonts w:ascii="Arial" w:hAnsi="Arial" w:cs="Arial"/>
                <w:webHidden/>
              </w:rPr>
              <w:instrText xml:space="preserve"> PAGEREF _Toc72080131 \h </w:instrText>
            </w:r>
            <w:r w:rsidR="00AC22B1" w:rsidRPr="00B012FB">
              <w:rPr>
                <w:rFonts w:ascii="Arial" w:hAnsi="Arial" w:cs="Arial"/>
                <w:webHidden/>
              </w:rPr>
            </w:r>
            <w:r w:rsidR="00AC22B1" w:rsidRPr="00B012FB">
              <w:rPr>
                <w:rFonts w:ascii="Arial" w:hAnsi="Arial" w:cs="Arial"/>
                <w:webHidden/>
              </w:rPr>
              <w:fldChar w:fldCharType="separate"/>
            </w:r>
            <w:r w:rsidR="00AC22B1" w:rsidRPr="00B012FB">
              <w:rPr>
                <w:rFonts w:ascii="Arial" w:hAnsi="Arial" w:cs="Arial"/>
                <w:webHidden/>
              </w:rPr>
              <w:t>12</w:t>
            </w:r>
            <w:r w:rsidR="00AC22B1" w:rsidRPr="00B012FB">
              <w:rPr>
                <w:rFonts w:ascii="Arial" w:hAnsi="Arial" w:cs="Arial"/>
                <w:webHidden/>
              </w:rPr>
              <w:fldChar w:fldCharType="end"/>
            </w:r>
          </w:hyperlink>
        </w:p>
        <w:p w14:paraId="5CFB9C98" w14:textId="77777777" w:rsidR="00AC22B1" w:rsidRPr="00B012FB" w:rsidRDefault="00B642B0" w:rsidP="00AC22B1">
          <w:pPr>
            <w:pStyle w:val="TDC2"/>
            <w:spacing w:line="276" w:lineRule="auto"/>
            <w:rPr>
              <w:rFonts w:ascii="Arial" w:hAnsi="Arial" w:cs="Arial"/>
              <w:noProof/>
              <w:sz w:val="22"/>
              <w:lang w:val="en-US"/>
            </w:rPr>
          </w:pPr>
          <w:hyperlink w:anchor="_Toc72080132" w:history="1">
            <w:r w:rsidR="00AC22B1" w:rsidRPr="00B012FB">
              <w:rPr>
                <w:rStyle w:val="Hipervnculo"/>
                <w:rFonts w:ascii="Arial" w:hAnsi="Arial" w:cs="Arial"/>
                <w:noProof/>
              </w:rPr>
              <w:t>1.5.</w:t>
            </w:r>
            <w:r w:rsidR="00AC22B1" w:rsidRPr="00B012FB">
              <w:rPr>
                <w:rFonts w:ascii="Arial" w:hAnsi="Arial" w:cs="Arial"/>
                <w:noProof/>
                <w:sz w:val="22"/>
                <w:lang w:val="en-US"/>
              </w:rPr>
              <w:tab/>
            </w:r>
            <w:r w:rsidR="00AC22B1" w:rsidRPr="00B012FB">
              <w:rPr>
                <w:rStyle w:val="Hipervnculo"/>
                <w:rFonts w:ascii="Arial" w:hAnsi="Arial" w:cs="Arial"/>
                <w:noProof/>
              </w:rPr>
              <w:t>ALCANCE Y LIMITACIONES DEL PROYECTO</w:t>
            </w:r>
            <w:r w:rsidR="00AC22B1" w:rsidRPr="00B012FB">
              <w:rPr>
                <w:rFonts w:ascii="Arial" w:hAnsi="Arial" w:cs="Arial"/>
                <w:noProof/>
                <w:webHidden/>
              </w:rPr>
              <w:tab/>
            </w:r>
            <w:r w:rsidR="00AC22B1" w:rsidRPr="00B012FB">
              <w:rPr>
                <w:rFonts w:ascii="Arial" w:hAnsi="Arial" w:cs="Arial"/>
                <w:noProof/>
                <w:webHidden/>
              </w:rPr>
              <w:fldChar w:fldCharType="begin"/>
            </w:r>
            <w:r w:rsidR="00AC22B1" w:rsidRPr="00B012FB">
              <w:rPr>
                <w:rFonts w:ascii="Arial" w:hAnsi="Arial" w:cs="Arial"/>
                <w:noProof/>
                <w:webHidden/>
              </w:rPr>
              <w:instrText xml:space="preserve"> PAGEREF _Toc72080132 \h </w:instrText>
            </w:r>
            <w:r w:rsidR="00AC22B1" w:rsidRPr="00B012FB">
              <w:rPr>
                <w:rFonts w:ascii="Arial" w:hAnsi="Arial" w:cs="Arial"/>
                <w:noProof/>
                <w:webHidden/>
              </w:rPr>
            </w:r>
            <w:r w:rsidR="00AC22B1" w:rsidRPr="00B012FB">
              <w:rPr>
                <w:rFonts w:ascii="Arial" w:hAnsi="Arial" w:cs="Arial"/>
                <w:noProof/>
                <w:webHidden/>
              </w:rPr>
              <w:fldChar w:fldCharType="separate"/>
            </w:r>
            <w:r w:rsidR="00AC22B1" w:rsidRPr="00B012FB">
              <w:rPr>
                <w:rFonts w:ascii="Arial" w:hAnsi="Arial" w:cs="Arial"/>
                <w:noProof/>
                <w:webHidden/>
              </w:rPr>
              <w:t>13</w:t>
            </w:r>
            <w:r w:rsidR="00AC22B1" w:rsidRPr="00B012FB">
              <w:rPr>
                <w:rFonts w:ascii="Arial" w:hAnsi="Arial" w:cs="Arial"/>
                <w:noProof/>
                <w:webHidden/>
              </w:rPr>
              <w:fldChar w:fldCharType="end"/>
            </w:r>
          </w:hyperlink>
        </w:p>
        <w:p w14:paraId="3BB34FD5" w14:textId="77777777" w:rsidR="00AC22B1" w:rsidRPr="00B012FB" w:rsidRDefault="00B642B0" w:rsidP="00AC22B1">
          <w:pPr>
            <w:pStyle w:val="TDC3"/>
            <w:spacing w:line="276" w:lineRule="auto"/>
            <w:rPr>
              <w:rFonts w:ascii="Arial" w:hAnsi="Arial" w:cs="Arial"/>
              <w:sz w:val="22"/>
              <w:lang w:val="en-US"/>
            </w:rPr>
          </w:pPr>
          <w:hyperlink w:anchor="_Toc72080133" w:history="1">
            <w:r w:rsidR="00AC22B1" w:rsidRPr="00B012FB">
              <w:rPr>
                <w:rStyle w:val="Hipervnculo"/>
                <w:rFonts w:ascii="Arial" w:hAnsi="Arial" w:cs="Arial"/>
                <w:bCs/>
              </w:rPr>
              <w:t>1.5.1.</w:t>
            </w:r>
            <w:r w:rsidR="00AC22B1" w:rsidRPr="00B012FB">
              <w:rPr>
                <w:rFonts w:ascii="Arial" w:hAnsi="Arial" w:cs="Arial"/>
                <w:sz w:val="22"/>
                <w:lang w:val="en-US"/>
              </w:rPr>
              <w:tab/>
            </w:r>
            <w:r w:rsidR="00AC22B1" w:rsidRPr="00B012FB">
              <w:rPr>
                <w:rStyle w:val="Hipervnculo"/>
                <w:rFonts w:ascii="Arial" w:hAnsi="Arial" w:cs="Arial"/>
              </w:rPr>
              <w:t>Alcance</w:t>
            </w:r>
            <w:r w:rsidR="00AC22B1" w:rsidRPr="00B012FB">
              <w:rPr>
                <w:rFonts w:ascii="Arial" w:hAnsi="Arial" w:cs="Arial"/>
                <w:webHidden/>
              </w:rPr>
              <w:tab/>
            </w:r>
            <w:r w:rsidR="00AC22B1" w:rsidRPr="00B012FB">
              <w:rPr>
                <w:rFonts w:ascii="Arial" w:hAnsi="Arial" w:cs="Arial"/>
                <w:webHidden/>
              </w:rPr>
              <w:fldChar w:fldCharType="begin"/>
            </w:r>
            <w:r w:rsidR="00AC22B1" w:rsidRPr="00B012FB">
              <w:rPr>
                <w:rFonts w:ascii="Arial" w:hAnsi="Arial" w:cs="Arial"/>
                <w:webHidden/>
              </w:rPr>
              <w:instrText xml:space="preserve"> PAGEREF _Toc72080133 \h </w:instrText>
            </w:r>
            <w:r w:rsidR="00AC22B1" w:rsidRPr="00B012FB">
              <w:rPr>
                <w:rFonts w:ascii="Arial" w:hAnsi="Arial" w:cs="Arial"/>
                <w:webHidden/>
              </w:rPr>
            </w:r>
            <w:r w:rsidR="00AC22B1" w:rsidRPr="00B012FB">
              <w:rPr>
                <w:rFonts w:ascii="Arial" w:hAnsi="Arial" w:cs="Arial"/>
                <w:webHidden/>
              </w:rPr>
              <w:fldChar w:fldCharType="separate"/>
            </w:r>
            <w:r w:rsidR="00AC22B1" w:rsidRPr="00B012FB">
              <w:rPr>
                <w:rFonts w:ascii="Arial" w:hAnsi="Arial" w:cs="Arial"/>
                <w:webHidden/>
              </w:rPr>
              <w:t>13</w:t>
            </w:r>
            <w:r w:rsidR="00AC22B1" w:rsidRPr="00B012FB">
              <w:rPr>
                <w:rFonts w:ascii="Arial" w:hAnsi="Arial" w:cs="Arial"/>
                <w:webHidden/>
              </w:rPr>
              <w:fldChar w:fldCharType="end"/>
            </w:r>
          </w:hyperlink>
        </w:p>
        <w:p w14:paraId="690A6555" w14:textId="77777777" w:rsidR="00AC22B1" w:rsidRPr="00B012FB" w:rsidRDefault="00B642B0" w:rsidP="00AC22B1">
          <w:pPr>
            <w:pStyle w:val="TDC3"/>
            <w:spacing w:line="276" w:lineRule="auto"/>
            <w:rPr>
              <w:rFonts w:ascii="Arial" w:hAnsi="Arial" w:cs="Arial"/>
              <w:sz w:val="22"/>
              <w:lang w:val="en-US"/>
            </w:rPr>
          </w:pPr>
          <w:hyperlink w:anchor="_Toc72080134" w:history="1">
            <w:r w:rsidR="00AC22B1" w:rsidRPr="00B012FB">
              <w:rPr>
                <w:rStyle w:val="Hipervnculo"/>
                <w:rFonts w:ascii="Arial" w:hAnsi="Arial" w:cs="Arial"/>
                <w:bCs/>
              </w:rPr>
              <w:t>1.5.2.</w:t>
            </w:r>
            <w:r w:rsidR="00AC22B1" w:rsidRPr="00B012FB">
              <w:rPr>
                <w:rFonts w:ascii="Arial" w:hAnsi="Arial" w:cs="Arial"/>
                <w:sz w:val="22"/>
                <w:lang w:val="en-US"/>
              </w:rPr>
              <w:tab/>
            </w:r>
            <w:r w:rsidR="00AC22B1" w:rsidRPr="00B012FB">
              <w:rPr>
                <w:rStyle w:val="Hipervnculo"/>
                <w:rFonts w:ascii="Arial" w:hAnsi="Arial" w:cs="Arial"/>
              </w:rPr>
              <w:t>Limitaciones</w:t>
            </w:r>
            <w:r w:rsidR="00AC22B1" w:rsidRPr="00B012FB">
              <w:rPr>
                <w:rFonts w:ascii="Arial" w:hAnsi="Arial" w:cs="Arial"/>
                <w:webHidden/>
              </w:rPr>
              <w:tab/>
            </w:r>
            <w:r w:rsidR="00AC22B1" w:rsidRPr="00B012FB">
              <w:rPr>
                <w:rFonts w:ascii="Arial" w:hAnsi="Arial" w:cs="Arial"/>
                <w:webHidden/>
              </w:rPr>
              <w:fldChar w:fldCharType="begin"/>
            </w:r>
            <w:r w:rsidR="00AC22B1" w:rsidRPr="00B012FB">
              <w:rPr>
                <w:rFonts w:ascii="Arial" w:hAnsi="Arial" w:cs="Arial"/>
                <w:webHidden/>
              </w:rPr>
              <w:instrText xml:space="preserve"> PAGEREF _Toc72080134 \h </w:instrText>
            </w:r>
            <w:r w:rsidR="00AC22B1" w:rsidRPr="00B012FB">
              <w:rPr>
                <w:rFonts w:ascii="Arial" w:hAnsi="Arial" w:cs="Arial"/>
                <w:webHidden/>
              </w:rPr>
            </w:r>
            <w:r w:rsidR="00AC22B1" w:rsidRPr="00B012FB">
              <w:rPr>
                <w:rFonts w:ascii="Arial" w:hAnsi="Arial" w:cs="Arial"/>
                <w:webHidden/>
              </w:rPr>
              <w:fldChar w:fldCharType="separate"/>
            </w:r>
            <w:r w:rsidR="00AC22B1" w:rsidRPr="00B012FB">
              <w:rPr>
                <w:rFonts w:ascii="Arial" w:hAnsi="Arial" w:cs="Arial"/>
                <w:webHidden/>
              </w:rPr>
              <w:t>14</w:t>
            </w:r>
            <w:r w:rsidR="00AC22B1" w:rsidRPr="00B012FB">
              <w:rPr>
                <w:rFonts w:ascii="Arial" w:hAnsi="Arial" w:cs="Arial"/>
                <w:webHidden/>
              </w:rPr>
              <w:fldChar w:fldCharType="end"/>
            </w:r>
          </w:hyperlink>
        </w:p>
        <w:p w14:paraId="4EDE6E9B" w14:textId="77777777" w:rsidR="00AC22B1" w:rsidRPr="00B012FB" w:rsidRDefault="00B642B0" w:rsidP="00AC22B1">
          <w:pPr>
            <w:pStyle w:val="TDC1"/>
            <w:tabs>
              <w:tab w:val="left" w:pos="660"/>
              <w:tab w:val="right" w:leader="dot" w:pos="8828"/>
            </w:tabs>
            <w:spacing w:line="276" w:lineRule="auto"/>
            <w:rPr>
              <w:sz w:val="22"/>
              <w:szCs w:val="22"/>
              <w:lang w:val="en-US"/>
            </w:rPr>
          </w:pPr>
          <w:hyperlink w:anchor="_Toc72080135" w:history="1">
            <w:r w:rsidR="00AC22B1" w:rsidRPr="00B012FB">
              <w:rPr>
                <w:rStyle w:val="Hipervnculo"/>
              </w:rPr>
              <w:t>2.</w:t>
            </w:r>
            <w:r w:rsidR="00AC22B1" w:rsidRPr="00B012FB">
              <w:rPr>
                <w:sz w:val="22"/>
                <w:szCs w:val="22"/>
                <w:lang w:val="en-US"/>
              </w:rPr>
              <w:tab/>
            </w:r>
            <w:r w:rsidR="00AC22B1" w:rsidRPr="00B012FB">
              <w:rPr>
                <w:rStyle w:val="Hipervnculo"/>
              </w:rPr>
              <w:t>MARCO DE REFERENCIA</w:t>
            </w:r>
            <w:r w:rsidR="00AC22B1" w:rsidRPr="00B012FB">
              <w:rPr>
                <w:webHidden/>
              </w:rPr>
              <w:tab/>
            </w:r>
            <w:r w:rsidR="00AC22B1" w:rsidRPr="00B012FB">
              <w:rPr>
                <w:webHidden/>
              </w:rPr>
              <w:fldChar w:fldCharType="begin"/>
            </w:r>
            <w:r w:rsidR="00AC22B1" w:rsidRPr="00B012FB">
              <w:rPr>
                <w:webHidden/>
              </w:rPr>
              <w:instrText xml:space="preserve"> PAGEREF _Toc72080135 \h </w:instrText>
            </w:r>
            <w:r w:rsidR="00AC22B1" w:rsidRPr="00B012FB">
              <w:rPr>
                <w:webHidden/>
              </w:rPr>
            </w:r>
            <w:r w:rsidR="00AC22B1" w:rsidRPr="00B012FB">
              <w:rPr>
                <w:webHidden/>
              </w:rPr>
              <w:fldChar w:fldCharType="separate"/>
            </w:r>
            <w:r w:rsidR="00AC22B1" w:rsidRPr="00B012FB">
              <w:rPr>
                <w:webHidden/>
              </w:rPr>
              <w:t>16</w:t>
            </w:r>
            <w:r w:rsidR="00AC22B1" w:rsidRPr="00B012FB">
              <w:rPr>
                <w:webHidden/>
              </w:rPr>
              <w:fldChar w:fldCharType="end"/>
            </w:r>
          </w:hyperlink>
        </w:p>
        <w:p w14:paraId="46460C65" w14:textId="77777777" w:rsidR="00AC22B1" w:rsidRPr="00B012FB" w:rsidRDefault="00B642B0" w:rsidP="00AC22B1">
          <w:pPr>
            <w:pStyle w:val="TDC2"/>
            <w:spacing w:line="276" w:lineRule="auto"/>
            <w:rPr>
              <w:rFonts w:ascii="Arial" w:hAnsi="Arial" w:cs="Arial"/>
              <w:noProof/>
              <w:sz w:val="22"/>
              <w:lang w:val="en-US"/>
            </w:rPr>
          </w:pPr>
          <w:hyperlink w:anchor="_Toc72080136" w:history="1">
            <w:r w:rsidR="00AC22B1" w:rsidRPr="00B012FB">
              <w:rPr>
                <w:rStyle w:val="Hipervnculo"/>
                <w:rFonts w:ascii="Arial" w:hAnsi="Arial" w:cs="Arial"/>
                <w:noProof/>
              </w:rPr>
              <w:t>2.1.</w:t>
            </w:r>
            <w:r w:rsidR="00AC22B1" w:rsidRPr="00B012FB">
              <w:rPr>
                <w:rFonts w:ascii="Arial" w:hAnsi="Arial" w:cs="Arial"/>
                <w:noProof/>
                <w:sz w:val="22"/>
                <w:lang w:val="en-US"/>
              </w:rPr>
              <w:tab/>
            </w:r>
            <w:r w:rsidR="00AC22B1" w:rsidRPr="00B012FB">
              <w:rPr>
                <w:rStyle w:val="Hipervnculo"/>
                <w:rFonts w:ascii="Arial" w:hAnsi="Arial" w:cs="Arial"/>
                <w:noProof/>
              </w:rPr>
              <w:t>MARCO TEÓRICO</w:t>
            </w:r>
            <w:r w:rsidR="00AC22B1" w:rsidRPr="00B012FB">
              <w:rPr>
                <w:rFonts w:ascii="Arial" w:hAnsi="Arial" w:cs="Arial"/>
                <w:noProof/>
                <w:webHidden/>
              </w:rPr>
              <w:tab/>
            </w:r>
            <w:r w:rsidR="00AC22B1" w:rsidRPr="00B012FB">
              <w:rPr>
                <w:rFonts w:ascii="Arial" w:hAnsi="Arial" w:cs="Arial"/>
                <w:noProof/>
                <w:webHidden/>
              </w:rPr>
              <w:fldChar w:fldCharType="begin"/>
            </w:r>
            <w:r w:rsidR="00AC22B1" w:rsidRPr="00B012FB">
              <w:rPr>
                <w:rFonts w:ascii="Arial" w:hAnsi="Arial" w:cs="Arial"/>
                <w:noProof/>
                <w:webHidden/>
              </w:rPr>
              <w:instrText xml:space="preserve"> PAGEREF _Toc72080136 \h </w:instrText>
            </w:r>
            <w:r w:rsidR="00AC22B1" w:rsidRPr="00B012FB">
              <w:rPr>
                <w:rFonts w:ascii="Arial" w:hAnsi="Arial" w:cs="Arial"/>
                <w:noProof/>
                <w:webHidden/>
              </w:rPr>
            </w:r>
            <w:r w:rsidR="00AC22B1" w:rsidRPr="00B012FB">
              <w:rPr>
                <w:rFonts w:ascii="Arial" w:hAnsi="Arial" w:cs="Arial"/>
                <w:noProof/>
                <w:webHidden/>
              </w:rPr>
              <w:fldChar w:fldCharType="separate"/>
            </w:r>
            <w:r w:rsidR="00AC22B1" w:rsidRPr="00B012FB">
              <w:rPr>
                <w:rFonts w:ascii="Arial" w:hAnsi="Arial" w:cs="Arial"/>
                <w:noProof/>
                <w:webHidden/>
              </w:rPr>
              <w:t>16</w:t>
            </w:r>
            <w:r w:rsidR="00AC22B1" w:rsidRPr="00B012FB">
              <w:rPr>
                <w:rFonts w:ascii="Arial" w:hAnsi="Arial" w:cs="Arial"/>
                <w:noProof/>
                <w:webHidden/>
              </w:rPr>
              <w:fldChar w:fldCharType="end"/>
            </w:r>
          </w:hyperlink>
        </w:p>
        <w:p w14:paraId="0856619A" w14:textId="77777777" w:rsidR="00AC22B1" w:rsidRPr="00B012FB" w:rsidRDefault="00B642B0" w:rsidP="00AC22B1">
          <w:pPr>
            <w:pStyle w:val="TDC2"/>
            <w:spacing w:line="276" w:lineRule="auto"/>
            <w:rPr>
              <w:rFonts w:ascii="Arial" w:hAnsi="Arial" w:cs="Arial"/>
              <w:noProof/>
              <w:sz w:val="22"/>
              <w:lang w:val="en-US"/>
            </w:rPr>
          </w:pPr>
          <w:hyperlink w:anchor="_Toc72080137" w:history="1">
            <w:r w:rsidR="00AC22B1" w:rsidRPr="00B012FB">
              <w:rPr>
                <w:rStyle w:val="Hipervnculo"/>
                <w:rFonts w:ascii="Arial" w:hAnsi="Arial" w:cs="Arial"/>
                <w:noProof/>
              </w:rPr>
              <w:t>2.2.</w:t>
            </w:r>
            <w:r w:rsidR="00AC22B1" w:rsidRPr="00B012FB">
              <w:rPr>
                <w:rFonts w:ascii="Arial" w:hAnsi="Arial" w:cs="Arial"/>
                <w:noProof/>
                <w:sz w:val="22"/>
                <w:lang w:val="en-US"/>
              </w:rPr>
              <w:tab/>
            </w:r>
            <w:r w:rsidR="00AC22B1" w:rsidRPr="00B012FB">
              <w:rPr>
                <w:rStyle w:val="Hipervnculo"/>
                <w:rFonts w:ascii="Arial" w:hAnsi="Arial" w:cs="Arial"/>
                <w:noProof/>
              </w:rPr>
              <w:t>ANTECEDENTES</w:t>
            </w:r>
            <w:r w:rsidR="00AC22B1" w:rsidRPr="00B012FB">
              <w:rPr>
                <w:rFonts w:ascii="Arial" w:hAnsi="Arial" w:cs="Arial"/>
                <w:noProof/>
                <w:webHidden/>
              </w:rPr>
              <w:tab/>
            </w:r>
            <w:r w:rsidR="00AC22B1" w:rsidRPr="00B012FB">
              <w:rPr>
                <w:rFonts w:ascii="Arial" w:hAnsi="Arial" w:cs="Arial"/>
                <w:noProof/>
                <w:webHidden/>
              </w:rPr>
              <w:fldChar w:fldCharType="begin"/>
            </w:r>
            <w:r w:rsidR="00AC22B1" w:rsidRPr="00B012FB">
              <w:rPr>
                <w:rFonts w:ascii="Arial" w:hAnsi="Arial" w:cs="Arial"/>
                <w:noProof/>
                <w:webHidden/>
              </w:rPr>
              <w:instrText xml:space="preserve"> PAGEREF _Toc72080137 \h </w:instrText>
            </w:r>
            <w:r w:rsidR="00AC22B1" w:rsidRPr="00B012FB">
              <w:rPr>
                <w:rFonts w:ascii="Arial" w:hAnsi="Arial" w:cs="Arial"/>
                <w:noProof/>
                <w:webHidden/>
              </w:rPr>
            </w:r>
            <w:r w:rsidR="00AC22B1" w:rsidRPr="00B012FB">
              <w:rPr>
                <w:rFonts w:ascii="Arial" w:hAnsi="Arial" w:cs="Arial"/>
                <w:noProof/>
                <w:webHidden/>
              </w:rPr>
              <w:fldChar w:fldCharType="separate"/>
            </w:r>
            <w:r w:rsidR="00AC22B1" w:rsidRPr="00B012FB">
              <w:rPr>
                <w:rFonts w:ascii="Arial" w:hAnsi="Arial" w:cs="Arial"/>
                <w:noProof/>
                <w:webHidden/>
              </w:rPr>
              <w:t>20</w:t>
            </w:r>
            <w:r w:rsidR="00AC22B1" w:rsidRPr="00B012FB">
              <w:rPr>
                <w:rFonts w:ascii="Arial" w:hAnsi="Arial" w:cs="Arial"/>
                <w:noProof/>
                <w:webHidden/>
              </w:rPr>
              <w:fldChar w:fldCharType="end"/>
            </w:r>
          </w:hyperlink>
        </w:p>
        <w:p w14:paraId="74EAFB6D" w14:textId="77777777" w:rsidR="00AC22B1" w:rsidRPr="00B012FB" w:rsidRDefault="00B642B0" w:rsidP="00AC22B1">
          <w:pPr>
            <w:pStyle w:val="TDC2"/>
            <w:spacing w:line="276" w:lineRule="auto"/>
            <w:rPr>
              <w:rFonts w:ascii="Arial" w:hAnsi="Arial" w:cs="Arial"/>
              <w:noProof/>
              <w:sz w:val="22"/>
              <w:lang w:val="en-US"/>
            </w:rPr>
          </w:pPr>
          <w:hyperlink w:anchor="_Toc72080138" w:history="1">
            <w:r w:rsidR="00AC22B1" w:rsidRPr="00B012FB">
              <w:rPr>
                <w:rStyle w:val="Hipervnculo"/>
                <w:rFonts w:ascii="Arial" w:hAnsi="Arial" w:cs="Arial"/>
                <w:noProof/>
              </w:rPr>
              <w:t>2.3.</w:t>
            </w:r>
            <w:r w:rsidR="00AC22B1" w:rsidRPr="00B012FB">
              <w:rPr>
                <w:rFonts w:ascii="Arial" w:hAnsi="Arial" w:cs="Arial"/>
                <w:noProof/>
                <w:sz w:val="22"/>
                <w:lang w:val="en-US"/>
              </w:rPr>
              <w:tab/>
            </w:r>
            <w:r w:rsidR="00AC22B1" w:rsidRPr="00B012FB">
              <w:rPr>
                <w:rStyle w:val="Hipervnculo"/>
                <w:rFonts w:ascii="Arial" w:hAnsi="Arial" w:cs="Arial"/>
                <w:noProof/>
              </w:rPr>
              <w:t>MARCO LEGAL</w:t>
            </w:r>
            <w:r w:rsidR="00AC22B1" w:rsidRPr="00B012FB">
              <w:rPr>
                <w:rFonts w:ascii="Arial" w:hAnsi="Arial" w:cs="Arial"/>
                <w:noProof/>
                <w:webHidden/>
              </w:rPr>
              <w:tab/>
            </w:r>
            <w:r w:rsidR="00AC22B1" w:rsidRPr="00B012FB">
              <w:rPr>
                <w:rFonts w:ascii="Arial" w:hAnsi="Arial" w:cs="Arial"/>
                <w:noProof/>
                <w:webHidden/>
              </w:rPr>
              <w:fldChar w:fldCharType="begin"/>
            </w:r>
            <w:r w:rsidR="00AC22B1" w:rsidRPr="00B012FB">
              <w:rPr>
                <w:rFonts w:ascii="Arial" w:hAnsi="Arial" w:cs="Arial"/>
                <w:noProof/>
                <w:webHidden/>
              </w:rPr>
              <w:instrText xml:space="preserve"> PAGEREF _Toc72080138 \h </w:instrText>
            </w:r>
            <w:r w:rsidR="00AC22B1" w:rsidRPr="00B012FB">
              <w:rPr>
                <w:rFonts w:ascii="Arial" w:hAnsi="Arial" w:cs="Arial"/>
                <w:noProof/>
                <w:webHidden/>
              </w:rPr>
            </w:r>
            <w:r w:rsidR="00AC22B1" w:rsidRPr="00B012FB">
              <w:rPr>
                <w:rFonts w:ascii="Arial" w:hAnsi="Arial" w:cs="Arial"/>
                <w:noProof/>
                <w:webHidden/>
              </w:rPr>
              <w:fldChar w:fldCharType="separate"/>
            </w:r>
            <w:r w:rsidR="00AC22B1" w:rsidRPr="00B012FB">
              <w:rPr>
                <w:rFonts w:ascii="Arial" w:hAnsi="Arial" w:cs="Arial"/>
                <w:noProof/>
                <w:webHidden/>
              </w:rPr>
              <w:t>22</w:t>
            </w:r>
            <w:r w:rsidR="00AC22B1" w:rsidRPr="00B012FB">
              <w:rPr>
                <w:rFonts w:ascii="Arial" w:hAnsi="Arial" w:cs="Arial"/>
                <w:noProof/>
                <w:webHidden/>
              </w:rPr>
              <w:fldChar w:fldCharType="end"/>
            </w:r>
          </w:hyperlink>
        </w:p>
        <w:p w14:paraId="75BC846C" w14:textId="77777777" w:rsidR="00AC22B1" w:rsidRPr="00B012FB" w:rsidRDefault="00B642B0" w:rsidP="00AC22B1">
          <w:pPr>
            <w:pStyle w:val="TDC1"/>
            <w:tabs>
              <w:tab w:val="left" w:pos="660"/>
              <w:tab w:val="right" w:leader="dot" w:pos="8828"/>
            </w:tabs>
            <w:spacing w:line="276" w:lineRule="auto"/>
            <w:rPr>
              <w:sz w:val="22"/>
              <w:szCs w:val="22"/>
              <w:lang w:val="en-US"/>
            </w:rPr>
          </w:pPr>
          <w:hyperlink w:anchor="_Toc72080139" w:history="1">
            <w:r w:rsidR="00AC22B1" w:rsidRPr="00B012FB">
              <w:rPr>
                <w:rStyle w:val="Hipervnculo"/>
              </w:rPr>
              <w:t>3.</w:t>
            </w:r>
            <w:r w:rsidR="00AC22B1" w:rsidRPr="00B012FB">
              <w:rPr>
                <w:sz w:val="22"/>
                <w:szCs w:val="22"/>
                <w:lang w:val="en-US"/>
              </w:rPr>
              <w:tab/>
            </w:r>
            <w:r w:rsidR="00AC22B1" w:rsidRPr="00B012FB">
              <w:rPr>
                <w:rStyle w:val="Hipervnculo"/>
              </w:rPr>
              <w:t>ASPECTOS METODOLÓGICOS</w:t>
            </w:r>
            <w:r w:rsidR="00AC22B1" w:rsidRPr="00B012FB">
              <w:rPr>
                <w:webHidden/>
              </w:rPr>
              <w:tab/>
            </w:r>
            <w:r w:rsidR="00AC22B1" w:rsidRPr="00B012FB">
              <w:rPr>
                <w:webHidden/>
              </w:rPr>
              <w:fldChar w:fldCharType="begin"/>
            </w:r>
            <w:r w:rsidR="00AC22B1" w:rsidRPr="00B012FB">
              <w:rPr>
                <w:webHidden/>
              </w:rPr>
              <w:instrText xml:space="preserve"> PAGEREF _Toc72080139 \h </w:instrText>
            </w:r>
            <w:r w:rsidR="00AC22B1" w:rsidRPr="00B012FB">
              <w:rPr>
                <w:webHidden/>
              </w:rPr>
            </w:r>
            <w:r w:rsidR="00AC22B1" w:rsidRPr="00B012FB">
              <w:rPr>
                <w:webHidden/>
              </w:rPr>
              <w:fldChar w:fldCharType="separate"/>
            </w:r>
            <w:r w:rsidR="00AC22B1" w:rsidRPr="00B012FB">
              <w:rPr>
                <w:webHidden/>
              </w:rPr>
              <w:t>26</w:t>
            </w:r>
            <w:r w:rsidR="00AC22B1" w:rsidRPr="00B012FB">
              <w:rPr>
                <w:webHidden/>
              </w:rPr>
              <w:fldChar w:fldCharType="end"/>
            </w:r>
          </w:hyperlink>
        </w:p>
        <w:p w14:paraId="5C311EF1" w14:textId="77777777" w:rsidR="00AC22B1" w:rsidRPr="00B012FB" w:rsidRDefault="00B642B0" w:rsidP="00AC22B1">
          <w:pPr>
            <w:pStyle w:val="TDC1"/>
            <w:tabs>
              <w:tab w:val="left" w:pos="660"/>
              <w:tab w:val="right" w:leader="dot" w:pos="8828"/>
            </w:tabs>
            <w:spacing w:line="276" w:lineRule="auto"/>
            <w:rPr>
              <w:sz w:val="22"/>
              <w:szCs w:val="22"/>
              <w:lang w:val="en-US"/>
            </w:rPr>
          </w:pPr>
          <w:hyperlink w:anchor="_Toc72080140" w:history="1">
            <w:r w:rsidR="00AC22B1" w:rsidRPr="00B012FB">
              <w:rPr>
                <w:rStyle w:val="Hipervnculo"/>
              </w:rPr>
              <w:t>4.</w:t>
            </w:r>
            <w:r w:rsidR="00AC22B1" w:rsidRPr="00B012FB">
              <w:rPr>
                <w:sz w:val="22"/>
                <w:szCs w:val="22"/>
                <w:lang w:val="en-US"/>
              </w:rPr>
              <w:tab/>
            </w:r>
            <w:r w:rsidR="00AC22B1" w:rsidRPr="00B012FB">
              <w:rPr>
                <w:rStyle w:val="Hipervnculo"/>
              </w:rPr>
              <w:t>CRONOGRAMA</w:t>
            </w:r>
            <w:r w:rsidR="00AC22B1" w:rsidRPr="00B012FB">
              <w:rPr>
                <w:webHidden/>
              </w:rPr>
              <w:tab/>
            </w:r>
            <w:r w:rsidR="00AC22B1" w:rsidRPr="00B012FB">
              <w:rPr>
                <w:webHidden/>
              </w:rPr>
              <w:fldChar w:fldCharType="begin"/>
            </w:r>
            <w:r w:rsidR="00AC22B1" w:rsidRPr="00B012FB">
              <w:rPr>
                <w:webHidden/>
              </w:rPr>
              <w:instrText xml:space="preserve"> PAGEREF _Toc72080140 \h </w:instrText>
            </w:r>
            <w:r w:rsidR="00AC22B1" w:rsidRPr="00B012FB">
              <w:rPr>
                <w:webHidden/>
              </w:rPr>
            </w:r>
            <w:r w:rsidR="00AC22B1" w:rsidRPr="00B012FB">
              <w:rPr>
                <w:webHidden/>
              </w:rPr>
              <w:fldChar w:fldCharType="separate"/>
            </w:r>
            <w:r w:rsidR="00AC22B1" w:rsidRPr="00B012FB">
              <w:rPr>
                <w:webHidden/>
              </w:rPr>
              <w:t>34</w:t>
            </w:r>
            <w:r w:rsidR="00AC22B1" w:rsidRPr="00B012FB">
              <w:rPr>
                <w:webHidden/>
              </w:rPr>
              <w:fldChar w:fldCharType="end"/>
            </w:r>
          </w:hyperlink>
        </w:p>
        <w:p w14:paraId="637CD931" w14:textId="77777777" w:rsidR="00AC22B1" w:rsidRPr="00B012FB" w:rsidRDefault="00B642B0" w:rsidP="00AC22B1">
          <w:pPr>
            <w:pStyle w:val="TDC1"/>
            <w:tabs>
              <w:tab w:val="left" w:pos="660"/>
              <w:tab w:val="right" w:leader="dot" w:pos="8828"/>
            </w:tabs>
            <w:spacing w:line="276" w:lineRule="auto"/>
            <w:rPr>
              <w:sz w:val="22"/>
              <w:szCs w:val="22"/>
              <w:lang w:val="en-US"/>
            </w:rPr>
          </w:pPr>
          <w:hyperlink w:anchor="_Toc72080141" w:history="1">
            <w:r w:rsidR="00AC22B1" w:rsidRPr="00B012FB">
              <w:rPr>
                <w:rStyle w:val="Hipervnculo"/>
              </w:rPr>
              <w:t>5.</w:t>
            </w:r>
            <w:r w:rsidR="00AC22B1" w:rsidRPr="00B012FB">
              <w:rPr>
                <w:sz w:val="22"/>
                <w:szCs w:val="22"/>
                <w:lang w:val="en-US"/>
              </w:rPr>
              <w:tab/>
            </w:r>
            <w:r w:rsidR="00AC22B1" w:rsidRPr="00B012FB">
              <w:rPr>
                <w:rStyle w:val="Hipervnculo"/>
              </w:rPr>
              <w:t>PRESUPUESTO</w:t>
            </w:r>
            <w:r w:rsidR="00AC22B1" w:rsidRPr="00B012FB">
              <w:rPr>
                <w:webHidden/>
              </w:rPr>
              <w:tab/>
            </w:r>
            <w:r w:rsidR="00AC22B1" w:rsidRPr="00B012FB">
              <w:rPr>
                <w:webHidden/>
              </w:rPr>
              <w:fldChar w:fldCharType="begin"/>
            </w:r>
            <w:r w:rsidR="00AC22B1" w:rsidRPr="00B012FB">
              <w:rPr>
                <w:webHidden/>
              </w:rPr>
              <w:instrText xml:space="preserve"> PAGEREF _Toc72080141 \h </w:instrText>
            </w:r>
            <w:r w:rsidR="00AC22B1" w:rsidRPr="00B012FB">
              <w:rPr>
                <w:webHidden/>
              </w:rPr>
            </w:r>
            <w:r w:rsidR="00AC22B1" w:rsidRPr="00B012FB">
              <w:rPr>
                <w:webHidden/>
              </w:rPr>
              <w:fldChar w:fldCharType="separate"/>
            </w:r>
            <w:r w:rsidR="00AC22B1" w:rsidRPr="00B012FB">
              <w:rPr>
                <w:webHidden/>
              </w:rPr>
              <w:t>35</w:t>
            </w:r>
            <w:r w:rsidR="00AC22B1" w:rsidRPr="00B012FB">
              <w:rPr>
                <w:webHidden/>
              </w:rPr>
              <w:fldChar w:fldCharType="end"/>
            </w:r>
          </w:hyperlink>
        </w:p>
        <w:p w14:paraId="47A51E3E" w14:textId="77777777" w:rsidR="00AC22B1" w:rsidRPr="00B012FB" w:rsidRDefault="00B642B0" w:rsidP="00AC22B1">
          <w:pPr>
            <w:pStyle w:val="TDC1"/>
            <w:tabs>
              <w:tab w:val="left" w:pos="660"/>
              <w:tab w:val="right" w:leader="dot" w:pos="8828"/>
            </w:tabs>
            <w:spacing w:line="276" w:lineRule="auto"/>
            <w:rPr>
              <w:sz w:val="22"/>
              <w:szCs w:val="22"/>
              <w:lang w:val="en-US"/>
            </w:rPr>
          </w:pPr>
          <w:hyperlink w:anchor="_Toc72080142" w:history="1">
            <w:r w:rsidR="00AC22B1" w:rsidRPr="00B012FB">
              <w:rPr>
                <w:rStyle w:val="Hipervnculo"/>
              </w:rPr>
              <w:t>6.</w:t>
            </w:r>
            <w:r w:rsidR="00AC22B1" w:rsidRPr="00B012FB">
              <w:rPr>
                <w:sz w:val="22"/>
                <w:szCs w:val="22"/>
                <w:lang w:val="en-US"/>
              </w:rPr>
              <w:tab/>
            </w:r>
            <w:r w:rsidR="00AC22B1" w:rsidRPr="00B012FB">
              <w:rPr>
                <w:rStyle w:val="Hipervnculo"/>
              </w:rPr>
              <w:t>REFERENCIAS BIBLIOGRÁFICAS</w:t>
            </w:r>
            <w:r w:rsidR="00AC22B1" w:rsidRPr="00B012FB">
              <w:rPr>
                <w:webHidden/>
              </w:rPr>
              <w:tab/>
            </w:r>
            <w:r w:rsidR="00AC22B1" w:rsidRPr="00B012FB">
              <w:rPr>
                <w:webHidden/>
              </w:rPr>
              <w:fldChar w:fldCharType="begin"/>
            </w:r>
            <w:r w:rsidR="00AC22B1" w:rsidRPr="00B012FB">
              <w:rPr>
                <w:webHidden/>
              </w:rPr>
              <w:instrText xml:space="preserve"> PAGEREF _Toc72080142 \h </w:instrText>
            </w:r>
            <w:r w:rsidR="00AC22B1" w:rsidRPr="00B012FB">
              <w:rPr>
                <w:webHidden/>
              </w:rPr>
            </w:r>
            <w:r w:rsidR="00AC22B1" w:rsidRPr="00B012FB">
              <w:rPr>
                <w:webHidden/>
              </w:rPr>
              <w:fldChar w:fldCharType="separate"/>
            </w:r>
            <w:r w:rsidR="00AC22B1" w:rsidRPr="00B012FB">
              <w:rPr>
                <w:webHidden/>
              </w:rPr>
              <w:t>36</w:t>
            </w:r>
            <w:r w:rsidR="00AC22B1" w:rsidRPr="00B012FB">
              <w:rPr>
                <w:webHidden/>
              </w:rPr>
              <w:fldChar w:fldCharType="end"/>
            </w:r>
          </w:hyperlink>
          <w:bookmarkEnd w:id="31"/>
        </w:p>
        <w:p w14:paraId="24860A84" w14:textId="77777777" w:rsidR="00AC22B1" w:rsidRDefault="00AC22B1" w:rsidP="00AC22B1">
          <w:pPr>
            <w:rPr>
              <w:b/>
              <w:bCs/>
            </w:rPr>
          </w:pPr>
          <w:r w:rsidRPr="00B012FB">
            <w:rPr>
              <w:rFonts w:ascii="Arial" w:hAnsi="Arial" w:cs="Arial"/>
              <w:b/>
              <w:bCs/>
            </w:rPr>
            <w:fldChar w:fldCharType="end"/>
          </w:r>
        </w:p>
        <w:p w14:paraId="454E2333" w14:textId="77777777" w:rsidR="00AC22B1" w:rsidRDefault="00AC22B1" w:rsidP="00AC22B1">
          <w:pPr>
            <w:rPr>
              <w:b/>
              <w:bCs/>
            </w:rPr>
          </w:pPr>
        </w:p>
        <w:p w14:paraId="56231B8F" w14:textId="61A92CAC" w:rsidR="00AC5366" w:rsidRDefault="00AC5366" w:rsidP="00AC5366">
          <w:pPr>
            <w:pStyle w:val="TDC1"/>
          </w:pPr>
        </w:p>
        <w:p w14:paraId="1406B3C5" w14:textId="40E00F8E" w:rsidR="00C75255" w:rsidRPr="00B92FCC" w:rsidRDefault="00B642B0"/>
      </w:sdtContent>
    </w:sdt>
    <w:p w14:paraId="53071C91" w14:textId="656ACC56" w:rsidR="006016A9" w:rsidRPr="00B92FCC" w:rsidRDefault="006016A9" w:rsidP="00C75255">
      <w:pPr>
        <w:pStyle w:val="TDC1"/>
        <w:spacing w:line="360" w:lineRule="auto"/>
        <w:rPr>
          <w:rFonts w:cs="Times New Roman"/>
          <w:b w:val="0"/>
          <w:lang w:val="es-CO" w:eastAsia="es-CO"/>
        </w:rPr>
      </w:pPr>
    </w:p>
    <w:p w14:paraId="52DFC276" w14:textId="6B0BFB22" w:rsidR="00D72DAA" w:rsidRDefault="006016A9" w:rsidP="006016A9">
      <w:pPr>
        <w:pStyle w:val="TtuloTDC"/>
        <w:spacing w:line="360" w:lineRule="auto"/>
        <w:rPr>
          <w:rFonts w:eastAsiaTheme="minorEastAsia" w:cs="Times New Roman"/>
          <w:noProof/>
          <w:szCs w:val="24"/>
          <w:lang w:val="es-ES"/>
        </w:rPr>
      </w:pPr>
      <w:r w:rsidRPr="00B92FCC">
        <w:rPr>
          <w:rFonts w:eastAsiaTheme="minorEastAsia" w:cs="Times New Roman"/>
          <w:noProof/>
          <w:szCs w:val="24"/>
          <w:lang w:val="es-ES"/>
        </w:rPr>
        <w:fldChar w:fldCharType="end"/>
      </w:r>
      <w:commentRangeEnd w:id="26"/>
      <w:r w:rsidR="00872DD7">
        <w:rPr>
          <w:rStyle w:val="Refdecomentario"/>
          <w:rFonts w:eastAsiaTheme="minorHAnsi" w:cstheme="minorBidi"/>
        </w:rPr>
        <w:commentReference w:id="26"/>
      </w:r>
    </w:p>
    <w:p w14:paraId="122CA0C0" w14:textId="77777777" w:rsidR="00D72DAA" w:rsidRPr="00D72DAA" w:rsidRDefault="00D72DAA" w:rsidP="00D72DAA">
      <w:pPr>
        <w:rPr>
          <w:lang w:val="es-ES"/>
        </w:rPr>
      </w:pPr>
    </w:p>
    <w:p w14:paraId="34CF695E" w14:textId="273E13AE" w:rsidR="006016A9" w:rsidRPr="00D72DAA" w:rsidRDefault="006016A9" w:rsidP="00D72DAA">
      <w:pPr>
        <w:tabs>
          <w:tab w:val="left" w:pos="2404"/>
        </w:tabs>
        <w:rPr>
          <w:lang w:val="es-ES"/>
        </w:rPr>
        <w:sectPr w:rsidR="006016A9" w:rsidRPr="00D72DAA" w:rsidSect="006016A9">
          <w:headerReference w:type="even" r:id="rId16"/>
          <w:headerReference w:type="first" r:id="rId17"/>
          <w:type w:val="oddPage"/>
          <w:pgSz w:w="12240" w:h="15840" w:code="1"/>
          <w:pgMar w:top="1440" w:right="1440" w:bottom="1440" w:left="2041" w:header="709" w:footer="709" w:gutter="0"/>
          <w:pgNumType w:start="8"/>
          <w:cols w:space="708"/>
          <w:titlePg/>
          <w:docGrid w:linePitch="360"/>
        </w:sectPr>
      </w:pPr>
    </w:p>
    <w:p w14:paraId="707CCF9E" w14:textId="77777777" w:rsidR="00B22B0C" w:rsidRPr="00D033F3" w:rsidRDefault="00B22B0C" w:rsidP="00AC22B1">
      <w:pPr>
        <w:spacing w:after="0" w:line="480" w:lineRule="auto"/>
        <w:rPr>
          <w:rFonts w:asciiTheme="majorBidi" w:hAnsiTheme="majorBidi" w:cstheme="majorBidi"/>
          <w:b/>
          <w:bCs/>
          <w:szCs w:val="24"/>
        </w:rPr>
      </w:pPr>
      <w:commentRangeStart w:id="32"/>
      <w:r w:rsidRPr="00D033F3">
        <w:rPr>
          <w:rFonts w:asciiTheme="majorBidi" w:hAnsiTheme="majorBidi" w:cstheme="majorBidi"/>
          <w:b/>
          <w:bCs/>
          <w:szCs w:val="24"/>
        </w:rPr>
        <w:lastRenderedPageBreak/>
        <w:t>Lista de Figuras</w:t>
      </w:r>
      <w:commentRangeEnd w:id="32"/>
      <w:r w:rsidR="00872DD7">
        <w:rPr>
          <w:rStyle w:val="Refdecomentario"/>
        </w:rPr>
        <w:commentReference w:id="32"/>
      </w:r>
    </w:p>
    <w:p w14:paraId="7F35D967" w14:textId="77777777" w:rsidR="00B22B0C" w:rsidRPr="00FD7D0B" w:rsidRDefault="00B22B0C" w:rsidP="00B22B0C">
      <w:pPr>
        <w:pStyle w:val="TDC1"/>
      </w:pPr>
      <w:r w:rsidRPr="00FD7D0B">
        <w:rPr>
          <w:rStyle w:val="Hipervnculo"/>
          <w:rFonts w:asciiTheme="majorBidi" w:hAnsiTheme="majorBidi" w:cstheme="majorBidi"/>
          <w:color w:val="auto"/>
          <w:u w:val="none"/>
        </w:rPr>
        <w:t>Pág.</w:t>
      </w:r>
    </w:p>
    <w:p w14:paraId="4FE2521B" w14:textId="77777777" w:rsidR="00B22B0C" w:rsidRPr="00FD7D0B" w:rsidRDefault="00B22B0C" w:rsidP="00B22B0C">
      <w:pPr>
        <w:pStyle w:val="Tabladeilustraciones"/>
        <w:tabs>
          <w:tab w:val="left" w:pos="1540"/>
          <w:tab w:val="right" w:leader="dot" w:pos="8749"/>
        </w:tabs>
        <w:spacing w:line="480" w:lineRule="auto"/>
        <w:rPr>
          <w:rFonts w:asciiTheme="majorBidi" w:eastAsiaTheme="minorEastAsia" w:hAnsiTheme="majorBidi" w:cstheme="majorBidi"/>
          <w:noProof/>
          <w:szCs w:val="24"/>
          <w:lang w:eastAsia="es-CO"/>
        </w:rPr>
      </w:pPr>
      <w:r w:rsidRPr="00FD7D0B">
        <w:rPr>
          <w:rFonts w:asciiTheme="majorBidi" w:hAnsiTheme="majorBidi" w:cstheme="majorBidi"/>
          <w:szCs w:val="24"/>
        </w:rPr>
        <w:fldChar w:fldCharType="begin"/>
      </w:r>
      <w:r w:rsidRPr="00FD7D0B">
        <w:rPr>
          <w:rFonts w:asciiTheme="majorBidi" w:hAnsiTheme="majorBidi" w:cstheme="majorBidi"/>
          <w:szCs w:val="24"/>
        </w:rPr>
        <w:instrText xml:space="preserve"> TOC \h \z \c "Ilustración" </w:instrText>
      </w:r>
      <w:r w:rsidRPr="00FD7D0B">
        <w:rPr>
          <w:rFonts w:asciiTheme="majorBidi" w:hAnsiTheme="majorBidi" w:cstheme="majorBidi"/>
          <w:szCs w:val="24"/>
        </w:rPr>
        <w:fldChar w:fldCharType="separate"/>
      </w:r>
      <w:hyperlink w:anchor="_Toc283050412" w:history="1">
        <w:r w:rsidRPr="00FD7D0B">
          <w:rPr>
            <w:rStyle w:val="Hipervnculo"/>
            <w:rFonts w:asciiTheme="majorBidi" w:hAnsiTheme="majorBidi" w:cstheme="majorBidi"/>
            <w:b/>
            <w:noProof/>
            <w:szCs w:val="24"/>
          </w:rPr>
          <w:t>Figura 2</w:t>
        </w:r>
        <w:r w:rsidRPr="00FD7D0B">
          <w:rPr>
            <w:rStyle w:val="Hipervnculo"/>
            <w:rFonts w:asciiTheme="majorBidi" w:hAnsiTheme="majorBidi" w:cstheme="majorBidi"/>
            <w:b/>
            <w:noProof/>
            <w:szCs w:val="24"/>
          </w:rPr>
          <w:noBreakHyphen/>
          <w:t>1:</w:t>
        </w:r>
        <w:r w:rsidRPr="00FD7D0B">
          <w:rPr>
            <w:rFonts w:asciiTheme="majorBidi" w:eastAsiaTheme="minorEastAsia" w:hAnsiTheme="majorBidi" w:cstheme="majorBidi"/>
            <w:noProof/>
            <w:szCs w:val="24"/>
            <w:lang w:eastAsia="es-CO"/>
          </w:rPr>
          <w:tab/>
        </w:r>
        <w:r w:rsidRPr="00FD7D0B">
          <w:rPr>
            <w:rStyle w:val="Hipervnculo"/>
            <w:rFonts w:asciiTheme="majorBidi" w:hAnsiTheme="majorBidi" w:cstheme="majorBidi"/>
            <w:noProof/>
            <w:szCs w:val="24"/>
          </w:rPr>
          <w:t>Tipos y parte del fruto de palma de aceite [10, 7].</w:t>
        </w:r>
        <w:r w:rsidRPr="00FD7D0B">
          <w:rPr>
            <w:rFonts w:asciiTheme="majorBidi" w:hAnsiTheme="majorBidi" w:cstheme="majorBidi"/>
            <w:noProof/>
            <w:webHidden/>
            <w:szCs w:val="24"/>
          </w:rPr>
          <w:tab/>
        </w:r>
        <w:r w:rsidRPr="00FD7D0B">
          <w:rPr>
            <w:rFonts w:asciiTheme="majorBidi" w:hAnsiTheme="majorBidi" w:cstheme="majorBidi"/>
            <w:noProof/>
            <w:webHidden/>
            <w:szCs w:val="24"/>
          </w:rPr>
          <w:fldChar w:fldCharType="begin"/>
        </w:r>
        <w:r w:rsidRPr="00FD7D0B">
          <w:rPr>
            <w:rFonts w:asciiTheme="majorBidi" w:hAnsiTheme="majorBidi" w:cstheme="majorBidi"/>
            <w:noProof/>
            <w:webHidden/>
            <w:szCs w:val="24"/>
          </w:rPr>
          <w:instrText xml:space="preserve"> PAGEREF _Toc283050412 \h </w:instrText>
        </w:r>
        <w:r w:rsidRPr="00FD7D0B">
          <w:rPr>
            <w:rFonts w:asciiTheme="majorBidi" w:hAnsiTheme="majorBidi" w:cstheme="majorBidi"/>
            <w:noProof/>
            <w:webHidden/>
            <w:szCs w:val="24"/>
          </w:rPr>
        </w:r>
        <w:r w:rsidRPr="00FD7D0B">
          <w:rPr>
            <w:rFonts w:asciiTheme="majorBidi" w:hAnsiTheme="majorBidi" w:cstheme="majorBidi"/>
            <w:noProof/>
            <w:webHidden/>
            <w:szCs w:val="24"/>
          </w:rPr>
          <w:fldChar w:fldCharType="separate"/>
        </w:r>
        <w:r w:rsidRPr="00FD7D0B">
          <w:rPr>
            <w:rFonts w:asciiTheme="majorBidi" w:hAnsiTheme="majorBidi" w:cstheme="majorBidi"/>
            <w:noProof/>
            <w:webHidden/>
            <w:szCs w:val="24"/>
          </w:rPr>
          <w:t>6</w:t>
        </w:r>
        <w:r w:rsidRPr="00FD7D0B">
          <w:rPr>
            <w:rFonts w:asciiTheme="majorBidi" w:hAnsiTheme="majorBidi" w:cstheme="majorBidi"/>
            <w:noProof/>
            <w:webHidden/>
            <w:szCs w:val="24"/>
          </w:rPr>
          <w:fldChar w:fldCharType="end"/>
        </w:r>
      </w:hyperlink>
    </w:p>
    <w:p w14:paraId="724C24E7" w14:textId="199EBB18" w:rsidR="00B22B0C" w:rsidRPr="00D033F3" w:rsidRDefault="00B22B0C" w:rsidP="006E781D">
      <w:pPr>
        <w:pStyle w:val="Prrafodelista"/>
        <w:spacing w:line="480" w:lineRule="auto"/>
        <w:ind w:firstLine="708"/>
        <w:rPr>
          <w:rFonts w:eastAsiaTheme="minorHAnsi"/>
          <w:noProof/>
          <w:color w:val="4F81BD" w:themeColor="accent1"/>
          <w:szCs w:val="22"/>
          <w:lang w:val="es-CO" w:eastAsia="en-US"/>
        </w:rPr>
      </w:pPr>
      <w:r w:rsidRPr="00FD7D0B">
        <w:rPr>
          <w:rFonts w:asciiTheme="majorBidi" w:hAnsiTheme="majorBidi" w:cstheme="majorBidi"/>
        </w:rPr>
        <w:fldChar w:fldCharType="end"/>
      </w:r>
      <w:r w:rsidRPr="00D033F3">
        <w:rPr>
          <w:rFonts w:eastAsiaTheme="minorHAnsi"/>
          <w:noProof/>
          <w:color w:val="4F81BD" w:themeColor="accent1"/>
          <w:szCs w:val="22"/>
          <w:lang w:val="es-CO" w:eastAsia="en-US"/>
        </w:rPr>
        <w:t>Nota: Si es requerido, se pueden incluir lista de ilustraciones, graficas, diagramas, dibujos o fotografías. Tenga presente que estas lista deben ser generadas de forma automatizada utilizando las opciones que proporciona el software de procesamiento de texto.</w:t>
      </w:r>
    </w:p>
    <w:p w14:paraId="162B16EB" w14:textId="77777777" w:rsidR="0043430E" w:rsidRPr="006E781D" w:rsidRDefault="0043430E" w:rsidP="0043430E">
      <w:pPr>
        <w:rPr>
          <w:b/>
        </w:rPr>
      </w:pPr>
      <w:bookmarkStart w:id="33" w:name="_Toc46477024"/>
      <w:r w:rsidRPr="006E781D">
        <w:rPr>
          <w:b/>
        </w:rPr>
        <w:t>Formato de figuras</w:t>
      </w:r>
      <w:bookmarkEnd w:id="33"/>
    </w:p>
    <w:p w14:paraId="0E1AFA75" w14:textId="77777777" w:rsidR="0043430E" w:rsidRPr="00B40739" w:rsidRDefault="0043430E" w:rsidP="0043430E">
      <w:pPr>
        <w:spacing w:line="480" w:lineRule="auto"/>
        <w:ind w:firstLine="708"/>
        <w:jc w:val="both"/>
        <w:rPr>
          <w:rFonts w:cs="Times New Roman"/>
          <w:bCs/>
          <w:noProof/>
          <w:color w:val="4F81BD" w:themeColor="accent1"/>
          <w:szCs w:val="24"/>
        </w:rPr>
      </w:pPr>
      <w:r w:rsidRPr="00B40739">
        <w:rPr>
          <w:rFonts w:cs="Times New Roman"/>
          <w:bCs/>
          <w:noProof/>
          <w:color w:val="4F81BD" w:themeColor="accent1"/>
          <w:szCs w:val="24"/>
        </w:rPr>
        <w:t>Las figuras son todos aquellos tipos de gráficos que no se consideren tablas. Una figura puede ser un cuadro, fotografía, dibujo, imagen clínica o cualquier ilustración o representación no textual. Como su componente visual tiene un gran peso en la comunicación, se debe cuidar la calidad de la imagen, su organización y color. Ejemplo: (Figura 1).</w:t>
      </w:r>
    </w:p>
    <w:p w14:paraId="32810A97" w14:textId="77777777" w:rsidR="006E781D" w:rsidRDefault="006E781D" w:rsidP="006E781D">
      <w:pPr>
        <w:spacing w:after="0" w:line="360" w:lineRule="auto"/>
        <w:rPr>
          <w:rFonts w:asciiTheme="majorBidi" w:hAnsiTheme="majorBidi" w:cstheme="majorBidi"/>
          <w:b/>
          <w:bCs/>
          <w:szCs w:val="24"/>
        </w:rPr>
      </w:pPr>
    </w:p>
    <w:p w14:paraId="1A83C53D" w14:textId="77777777" w:rsidR="006E781D" w:rsidRDefault="006E781D" w:rsidP="006E781D">
      <w:pPr>
        <w:spacing w:after="0" w:line="360" w:lineRule="auto"/>
        <w:rPr>
          <w:rFonts w:asciiTheme="majorBidi" w:hAnsiTheme="majorBidi" w:cstheme="majorBidi"/>
          <w:b/>
          <w:bCs/>
          <w:szCs w:val="24"/>
        </w:rPr>
      </w:pPr>
    </w:p>
    <w:p w14:paraId="46CDB0E7" w14:textId="77777777" w:rsidR="006E781D" w:rsidRDefault="006E781D" w:rsidP="006E781D">
      <w:pPr>
        <w:spacing w:after="0" w:line="360" w:lineRule="auto"/>
        <w:rPr>
          <w:rFonts w:asciiTheme="majorBidi" w:hAnsiTheme="majorBidi" w:cstheme="majorBidi"/>
          <w:b/>
          <w:bCs/>
          <w:szCs w:val="24"/>
        </w:rPr>
      </w:pPr>
    </w:p>
    <w:p w14:paraId="47EEE141" w14:textId="77777777" w:rsidR="006E781D" w:rsidRDefault="006E781D" w:rsidP="006E781D">
      <w:pPr>
        <w:spacing w:after="0" w:line="360" w:lineRule="auto"/>
        <w:rPr>
          <w:rFonts w:asciiTheme="majorBidi" w:hAnsiTheme="majorBidi" w:cstheme="majorBidi"/>
          <w:b/>
          <w:bCs/>
          <w:szCs w:val="24"/>
        </w:rPr>
      </w:pPr>
    </w:p>
    <w:p w14:paraId="0290F602" w14:textId="77777777" w:rsidR="006E781D" w:rsidRDefault="006E781D" w:rsidP="006E781D">
      <w:pPr>
        <w:spacing w:after="0" w:line="360" w:lineRule="auto"/>
        <w:rPr>
          <w:rFonts w:asciiTheme="majorBidi" w:hAnsiTheme="majorBidi" w:cstheme="majorBidi"/>
          <w:b/>
          <w:bCs/>
          <w:szCs w:val="24"/>
        </w:rPr>
      </w:pPr>
    </w:p>
    <w:p w14:paraId="6D45E4B4" w14:textId="77777777" w:rsidR="006E781D" w:rsidRDefault="006E781D" w:rsidP="006E781D">
      <w:pPr>
        <w:spacing w:after="0" w:line="360" w:lineRule="auto"/>
        <w:rPr>
          <w:rFonts w:asciiTheme="majorBidi" w:hAnsiTheme="majorBidi" w:cstheme="majorBidi"/>
          <w:b/>
          <w:bCs/>
          <w:szCs w:val="24"/>
        </w:rPr>
      </w:pPr>
    </w:p>
    <w:p w14:paraId="68857561" w14:textId="77777777" w:rsidR="006E781D" w:rsidRDefault="006E781D" w:rsidP="006E781D">
      <w:pPr>
        <w:spacing w:after="0" w:line="360" w:lineRule="auto"/>
        <w:rPr>
          <w:rFonts w:asciiTheme="majorBidi" w:hAnsiTheme="majorBidi" w:cstheme="majorBidi"/>
          <w:b/>
          <w:bCs/>
          <w:szCs w:val="24"/>
        </w:rPr>
      </w:pPr>
    </w:p>
    <w:p w14:paraId="6CFA8A17" w14:textId="77777777" w:rsidR="006E781D" w:rsidRDefault="006E781D" w:rsidP="006E781D">
      <w:pPr>
        <w:spacing w:after="0" w:line="360" w:lineRule="auto"/>
        <w:rPr>
          <w:rFonts w:asciiTheme="majorBidi" w:hAnsiTheme="majorBidi" w:cstheme="majorBidi"/>
          <w:b/>
          <w:bCs/>
          <w:szCs w:val="24"/>
        </w:rPr>
      </w:pPr>
    </w:p>
    <w:p w14:paraId="6043DC3F" w14:textId="77777777" w:rsidR="006E781D" w:rsidRDefault="006E781D" w:rsidP="006E781D">
      <w:pPr>
        <w:spacing w:after="0" w:line="360" w:lineRule="auto"/>
        <w:rPr>
          <w:rFonts w:asciiTheme="majorBidi" w:hAnsiTheme="majorBidi" w:cstheme="majorBidi"/>
          <w:b/>
          <w:bCs/>
          <w:szCs w:val="24"/>
        </w:rPr>
      </w:pPr>
    </w:p>
    <w:p w14:paraId="18EAB5F4" w14:textId="77777777" w:rsidR="006E781D" w:rsidRDefault="006E781D" w:rsidP="006E781D">
      <w:pPr>
        <w:spacing w:after="0" w:line="360" w:lineRule="auto"/>
        <w:rPr>
          <w:rFonts w:asciiTheme="majorBidi" w:hAnsiTheme="majorBidi" w:cstheme="majorBidi"/>
          <w:b/>
          <w:bCs/>
          <w:szCs w:val="24"/>
        </w:rPr>
      </w:pPr>
    </w:p>
    <w:p w14:paraId="3145670F" w14:textId="77777777" w:rsidR="006E781D" w:rsidRDefault="006E781D" w:rsidP="006E781D">
      <w:pPr>
        <w:spacing w:after="0" w:line="360" w:lineRule="auto"/>
        <w:rPr>
          <w:rFonts w:asciiTheme="majorBidi" w:hAnsiTheme="majorBidi" w:cstheme="majorBidi"/>
          <w:b/>
          <w:bCs/>
          <w:szCs w:val="24"/>
        </w:rPr>
      </w:pPr>
    </w:p>
    <w:p w14:paraId="72A4DE9F" w14:textId="77777777" w:rsidR="006E781D" w:rsidRDefault="006E781D" w:rsidP="006E781D">
      <w:pPr>
        <w:spacing w:after="0" w:line="360" w:lineRule="auto"/>
        <w:rPr>
          <w:rFonts w:asciiTheme="majorBidi" w:hAnsiTheme="majorBidi" w:cstheme="majorBidi"/>
          <w:b/>
          <w:bCs/>
          <w:szCs w:val="24"/>
        </w:rPr>
      </w:pPr>
    </w:p>
    <w:p w14:paraId="4A8D9DE0" w14:textId="77777777" w:rsidR="006E781D" w:rsidRDefault="006E781D" w:rsidP="006E781D">
      <w:pPr>
        <w:spacing w:after="0" w:line="360" w:lineRule="auto"/>
        <w:rPr>
          <w:rFonts w:asciiTheme="majorBidi" w:hAnsiTheme="majorBidi" w:cstheme="majorBidi"/>
          <w:b/>
          <w:bCs/>
          <w:szCs w:val="24"/>
        </w:rPr>
      </w:pPr>
    </w:p>
    <w:p w14:paraId="198E00E7" w14:textId="77777777" w:rsidR="006E781D" w:rsidRDefault="006E781D" w:rsidP="006E781D">
      <w:pPr>
        <w:spacing w:after="0" w:line="360" w:lineRule="auto"/>
        <w:rPr>
          <w:rFonts w:asciiTheme="majorBidi" w:hAnsiTheme="majorBidi" w:cstheme="majorBidi"/>
          <w:b/>
          <w:bCs/>
          <w:szCs w:val="24"/>
        </w:rPr>
      </w:pPr>
    </w:p>
    <w:p w14:paraId="6712FD8C" w14:textId="35EE7F14" w:rsidR="00C75255" w:rsidRPr="006F4A0E" w:rsidRDefault="00C75255" w:rsidP="006E781D">
      <w:pPr>
        <w:spacing w:after="0" w:line="360" w:lineRule="auto"/>
        <w:rPr>
          <w:rFonts w:asciiTheme="majorBidi" w:hAnsiTheme="majorBidi" w:cstheme="majorBidi"/>
          <w:b/>
          <w:bCs/>
          <w:szCs w:val="24"/>
        </w:rPr>
      </w:pPr>
      <w:r w:rsidRPr="006F4A0E">
        <w:rPr>
          <w:rFonts w:asciiTheme="majorBidi" w:hAnsiTheme="majorBidi" w:cstheme="majorBidi"/>
          <w:b/>
          <w:bCs/>
          <w:szCs w:val="24"/>
        </w:rPr>
        <w:lastRenderedPageBreak/>
        <w:t>Figura 1</w:t>
      </w:r>
    </w:p>
    <w:p w14:paraId="5E95CC62" w14:textId="77777777" w:rsidR="00C75255" w:rsidRPr="006F4A0E" w:rsidRDefault="00C75255" w:rsidP="006E781D">
      <w:pPr>
        <w:spacing w:after="0" w:line="360" w:lineRule="auto"/>
        <w:rPr>
          <w:rFonts w:asciiTheme="majorBidi" w:hAnsiTheme="majorBidi" w:cstheme="majorBidi"/>
          <w:i/>
          <w:iCs/>
          <w:szCs w:val="24"/>
        </w:rPr>
      </w:pPr>
      <w:r w:rsidRPr="006F4A0E">
        <w:rPr>
          <w:rFonts w:asciiTheme="majorBidi" w:hAnsiTheme="majorBidi" w:cstheme="majorBidi"/>
          <w:i/>
          <w:iCs/>
          <w:szCs w:val="24"/>
        </w:rPr>
        <w:t xml:space="preserve">Título descriptivo breve </w:t>
      </w:r>
    </w:p>
    <w:p w14:paraId="33CEB45A" w14:textId="77777777" w:rsidR="00C75255" w:rsidRDefault="00C75255" w:rsidP="00C75255">
      <w:pPr>
        <w:jc w:val="center"/>
      </w:pPr>
      <w:r>
        <w:rPr>
          <w:noProof/>
          <w:sz w:val="23"/>
          <w:szCs w:val="23"/>
          <w:lang w:val="en-US"/>
        </w:rPr>
        <w:drawing>
          <wp:inline distT="0" distB="0" distL="0" distR="0" wp14:anchorId="36414175" wp14:editId="2D825A33">
            <wp:extent cx="3756259" cy="349062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93129" cy="3524886"/>
                    </a:xfrm>
                    <a:prstGeom prst="rect">
                      <a:avLst/>
                    </a:prstGeom>
                  </pic:spPr>
                </pic:pic>
              </a:graphicData>
            </a:graphic>
          </wp:inline>
        </w:drawing>
      </w:r>
    </w:p>
    <w:p w14:paraId="1BE9B7FD" w14:textId="77777777" w:rsidR="00C75255" w:rsidRPr="006F4A0E" w:rsidRDefault="00C75255" w:rsidP="00C75255">
      <w:pPr>
        <w:spacing w:line="360" w:lineRule="auto"/>
        <w:ind w:firstLine="12"/>
        <w:rPr>
          <w:rFonts w:asciiTheme="majorBidi" w:hAnsiTheme="majorBidi" w:cstheme="majorBidi"/>
          <w:szCs w:val="24"/>
        </w:rPr>
      </w:pPr>
      <w:r w:rsidRPr="006F4A0E">
        <w:rPr>
          <w:rFonts w:asciiTheme="majorBidi" w:hAnsiTheme="majorBidi" w:cstheme="majorBidi"/>
          <w:i/>
          <w:iCs/>
          <w:szCs w:val="24"/>
        </w:rPr>
        <w:t>Nota</w:t>
      </w:r>
      <w:r w:rsidRPr="006F4A0E">
        <w:rPr>
          <w:rFonts w:asciiTheme="majorBidi" w:hAnsiTheme="majorBidi" w:cstheme="majorBidi"/>
          <w:szCs w:val="24"/>
        </w:rPr>
        <w:t>. La figura puede ir con descripciones adicionales y atribución de autoría. Se puede omitir la nota en caso de que no sea necesaria.</w:t>
      </w:r>
    </w:p>
    <w:p w14:paraId="70442FD6" w14:textId="77777777" w:rsidR="00C75255" w:rsidRPr="00B40739" w:rsidRDefault="00C75255" w:rsidP="00C75255">
      <w:pPr>
        <w:pStyle w:val="Prrafodelista"/>
        <w:spacing w:line="480" w:lineRule="auto"/>
        <w:rPr>
          <w:rFonts w:asciiTheme="majorBidi" w:hAnsiTheme="majorBidi" w:cstheme="majorBidi"/>
          <w:lang w:val="es-CO"/>
        </w:rPr>
      </w:pPr>
    </w:p>
    <w:p w14:paraId="02EC1729" w14:textId="77777777" w:rsidR="00C75255" w:rsidRPr="00FD7D0B" w:rsidRDefault="00C75255" w:rsidP="00C75255">
      <w:pPr>
        <w:pStyle w:val="Prrafodelista"/>
        <w:spacing w:line="480" w:lineRule="auto"/>
        <w:rPr>
          <w:rFonts w:asciiTheme="majorBidi" w:hAnsiTheme="majorBidi" w:cstheme="majorBidi"/>
        </w:rPr>
      </w:pPr>
    </w:p>
    <w:p w14:paraId="7867C88E" w14:textId="77C56133" w:rsidR="0043430E" w:rsidRDefault="0043430E" w:rsidP="00162093">
      <w:pPr>
        <w:spacing w:line="360" w:lineRule="auto"/>
        <w:jc w:val="center"/>
        <w:rPr>
          <w:rFonts w:asciiTheme="majorBidi" w:hAnsiTheme="majorBidi" w:cstheme="majorBidi"/>
          <w:b/>
          <w:bCs/>
          <w:szCs w:val="24"/>
        </w:rPr>
      </w:pPr>
    </w:p>
    <w:p w14:paraId="6A2EE613" w14:textId="082351E8" w:rsidR="006E781D" w:rsidRDefault="006E781D" w:rsidP="00162093">
      <w:pPr>
        <w:spacing w:line="360" w:lineRule="auto"/>
        <w:jc w:val="center"/>
        <w:rPr>
          <w:rFonts w:asciiTheme="majorBidi" w:hAnsiTheme="majorBidi" w:cstheme="majorBidi"/>
          <w:b/>
          <w:bCs/>
          <w:szCs w:val="24"/>
        </w:rPr>
      </w:pPr>
    </w:p>
    <w:p w14:paraId="4E09F0F8" w14:textId="6E6E4311" w:rsidR="006E781D" w:rsidRDefault="006E781D" w:rsidP="00162093">
      <w:pPr>
        <w:spacing w:line="360" w:lineRule="auto"/>
        <w:jc w:val="center"/>
        <w:rPr>
          <w:rFonts w:asciiTheme="majorBidi" w:hAnsiTheme="majorBidi" w:cstheme="majorBidi"/>
          <w:b/>
          <w:bCs/>
          <w:szCs w:val="24"/>
        </w:rPr>
      </w:pPr>
    </w:p>
    <w:p w14:paraId="170FCF60" w14:textId="54935470" w:rsidR="006E781D" w:rsidRDefault="006E781D" w:rsidP="00162093">
      <w:pPr>
        <w:spacing w:line="360" w:lineRule="auto"/>
        <w:jc w:val="center"/>
        <w:rPr>
          <w:rFonts w:asciiTheme="majorBidi" w:hAnsiTheme="majorBidi" w:cstheme="majorBidi"/>
          <w:b/>
          <w:bCs/>
          <w:szCs w:val="24"/>
        </w:rPr>
      </w:pPr>
    </w:p>
    <w:p w14:paraId="331B403A" w14:textId="377BCE5B" w:rsidR="006E781D" w:rsidRDefault="006E781D" w:rsidP="00162093">
      <w:pPr>
        <w:spacing w:line="360" w:lineRule="auto"/>
        <w:jc w:val="center"/>
        <w:rPr>
          <w:rFonts w:asciiTheme="majorBidi" w:hAnsiTheme="majorBidi" w:cstheme="majorBidi"/>
          <w:b/>
          <w:bCs/>
          <w:szCs w:val="24"/>
        </w:rPr>
      </w:pPr>
    </w:p>
    <w:p w14:paraId="23A8585F" w14:textId="77777777" w:rsidR="006E781D" w:rsidRDefault="006E781D" w:rsidP="00162093">
      <w:pPr>
        <w:spacing w:line="360" w:lineRule="auto"/>
        <w:jc w:val="center"/>
        <w:rPr>
          <w:rFonts w:asciiTheme="majorBidi" w:hAnsiTheme="majorBidi" w:cstheme="majorBidi"/>
          <w:b/>
          <w:bCs/>
          <w:szCs w:val="24"/>
        </w:rPr>
      </w:pPr>
    </w:p>
    <w:p w14:paraId="6E309917" w14:textId="77777777" w:rsidR="00B22B0C" w:rsidRPr="00FD7D0B" w:rsidRDefault="00B22B0C" w:rsidP="00B22B0C">
      <w:pPr>
        <w:spacing w:line="480" w:lineRule="auto"/>
        <w:rPr>
          <w:rFonts w:asciiTheme="majorBidi" w:hAnsiTheme="majorBidi" w:cstheme="majorBidi"/>
          <w:szCs w:val="24"/>
          <w:lang w:val="es-ES" w:eastAsia="es-ES"/>
        </w:rPr>
      </w:pPr>
    </w:p>
    <w:p w14:paraId="52858CB4" w14:textId="22A8C36B" w:rsidR="00B22B0C" w:rsidRPr="0043430E" w:rsidRDefault="00B22B0C" w:rsidP="0043430E">
      <w:pPr>
        <w:jc w:val="center"/>
        <w:rPr>
          <w:b/>
        </w:rPr>
      </w:pPr>
      <w:bookmarkStart w:id="34" w:name="_Toc392835663"/>
      <w:commentRangeStart w:id="35"/>
      <w:r w:rsidRPr="0043430E">
        <w:rPr>
          <w:b/>
        </w:rPr>
        <w:lastRenderedPageBreak/>
        <w:t>Lista de tablas</w:t>
      </w:r>
      <w:bookmarkEnd w:id="34"/>
      <w:commentRangeEnd w:id="35"/>
      <w:r w:rsidR="00872DD7">
        <w:rPr>
          <w:rStyle w:val="Refdecomentario"/>
        </w:rPr>
        <w:commentReference w:id="35"/>
      </w:r>
    </w:p>
    <w:p w14:paraId="6873A6FD" w14:textId="77777777" w:rsidR="00B22B0C" w:rsidRPr="00FD7D0B" w:rsidRDefault="00B22B0C" w:rsidP="00B22B0C">
      <w:pPr>
        <w:pStyle w:val="TDC1"/>
        <w:rPr>
          <w:rStyle w:val="Hipervnculo"/>
          <w:rFonts w:asciiTheme="majorBidi" w:hAnsiTheme="majorBidi" w:cstheme="majorBidi"/>
          <w:color w:val="auto"/>
          <w:u w:val="none"/>
        </w:rPr>
      </w:pPr>
      <w:r w:rsidRPr="00FD7D0B">
        <w:rPr>
          <w:rStyle w:val="Hipervnculo"/>
          <w:rFonts w:asciiTheme="majorBidi" w:hAnsiTheme="majorBidi" w:cstheme="majorBidi"/>
          <w:color w:val="auto"/>
          <w:u w:val="none"/>
        </w:rPr>
        <w:t>Pág.</w:t>
      </w:r>
    </w:p>
    <w:p w14:paraId="37DA15CC" w14:textId="77777777" w:rsidR="00B22B0C" w:rsidRPr="00FD7D0B" w:rsidRDefault="00B22B0C" w:rsidP="00B22B0C">
      <w:pPr>
        <w:pStyle w:val="Tabladeilustraciones"/>
        <w:tabs>
          <w:tab w:val="left" w:pos="1320"/>
          <w:tab w:val="right" w:leader="dot" w:pos="8749"/>
        </w:tabs>
        <w:spacing w:line="480" w:lineRule="auto"/>
        <w:rPr>
          <w:rFonts w:asciiTheme="majorBidi" w:eastAsiaTheme="minorEastAsia" w:hAnsiTheme="majorBidi" w:cstheme="majorBidi"/>
          <w:noProof/>
          <w:szCs w:val="24"/>
          <w:lang w:eastAsia="es-CO"/>
        </w:rPr>
      </w:pPr>
      <w:r w:rsidRPr="00FD7D0B">
        <w:rPr>
          <w:rFonts w:asciiTheme="majorBidi" w:hAnsiTheme="majorBidi" w:cstheme="majorBidi"/>
          <w:szCs w:val="24"/>
          <w:lang w:val="es-ES" w:eastAsia="es-ES"/>
        </w:rPr>
        <w:fldChar w:fldCharType="begin"/>
      </w:r>
      <w:r w:rsidRPr="00FD7D0B">
        <w:rPr>
          <w:rFonts w:asciiTheme="majorBidi" w:hAnsiTheme="majorBidi" w:cstheme="majorBidi"/>
          <w:szCs w:val="24"/>
          <w:lang w:val="es-ES" w:eastAsia="es-ES"/>
        </w:rPr>
        <w:instrText xml:space="preserve"> TOC \h \z \c "Tabla" </w:instrText>
      </w:r>
      <w:r w:rsidRPr="00FD7D0B">
        <w:rPr>
          <w:rFonts w:asciiTheme="majorBidi" w:hAnsiTheme="majorBidi" w:cstheme="majorBidi"/>
          <w:szCs w:val="24"/>
          <w:lang w:val="es-ES" w:eastAsia="es-ES"/>
        </w:rPr>
        <w:fldChar w:fldCharType="separate"/>
      </w:r>
      <w:hyperlink w:anchor="_Toc411433222" w:history="1">
        <w:r w:rsidRPr="00FD7D0B">
          <w:rPr>
            <w:rStyle w:val="Hipervnculo"/>
            <w:rFonts w:asciiTheme="majorBidi" w:hAnsiTheme="majorBidi" w:cstheme="majorBidi"/>
            <w:b/>
            <w:noProof/>
            <w:szCs w:val="24"/>
          </w:rPr>
          <w:t>Tabla 2</w:t>
        </w:r>
        <w:r w:rsidRPr="00FD7D0B">
          <w:rPr>
            <w:rStyle w:val="Hipervnculo"/>
            <w:rFonts w:asciiTheme="majorBidi" w:hAnsiTheme="majorBidi" w:cstheme="majorBidi"/>
            <w:b/>
            <w:noProof/>
            <w:szCs w:val="24"/>
          </w:rPr>
          <w:noBreakHyphen/>
          <w:t>1</w:t>
        </w:r>
        <w:r w:rsidRPr="00FD7D0B">
          <w:rPr>
            <w:rStyle w:val="Hipervnculo"/>
            <w:rFonts w:asciiTheme="majorBidi" w:hAnsiTheme="majorBidi" w:cstheme="majorBidi"/>
            <w:noProof/>
            <w:szCs w:val="24"/>
          </w:rPr>
          <w:t>:</w:t>
        </w:r>
        <w:r w:rsidRPr="00FD7D0B">
          <w:rPr>
            <w:rFonts w:asciiTheme="majorBidi" w:eastAsiaTheme="minorEastAsia" w:hAnsiTheme="majorBidi" w:cstheme="majorBidi"/>
            <w:noProof/>
            <w:szCs w:val="24"/>
            <w:lang w:eastAsia="es-CO"/>
          </w:rPr>
          <w:tab/>
        </w:r>
        <w:r w:rsidRPr="00FD7D0B">
          <w:rPr>
            <w:rStyle w:val="Hipervnculo"/>
            <w:rFonts w:asciiTheme="majorBidi" w:hAnsiTheme="majorBidi" w:cstheme="majorBidi"/>
            <w:noProof/>
            <w:szCs w:val="24"/>
          </w:rPr>
          <w:t>Participación de las energías renovables primaria [14].</w:t>
        </w:r>
        <w:r w:rsidRPr="00FD7D0B">
          <w:rPr>
            <w:rFonts w:asciiTheme="majorBidi" w:hAnsiTheme="majorBidi" w:cstheme="majorBidi"/>
            <w:noProof/>
            <w:webHidden/>
            <w:szCs w:val="24"/>
          </w:rPr>
          <w:tab/>
        </w:r>
        <w:r w:rsidRPr="00FD7D0B">
          <w:rPr>
            <w:rFonts w:asciiTheme="majorBidi" w:hAnsiTheme="majorBidi" w:cstheme="majorBidi"/>
            <w:noProof/>
            <w:webHidden/>
            <w:szCs w:val="24"/>
          </w:rPr>
          <w:fldChar w:fldCharType="begin"/>
        </w:r>
        <w:r w:rsidRPr="00FD7D0B">
          <w:rPr>
            <w:rFonts w:asciiTheme="majorBidi" w:hAnsiTheme="majorBidi" w:cstheme="majorBidi"/>
            <w:noProof/>
            <w:webHidden/>
            <w:szCs w:val="24"/>
          </w:rPr>
          <w:instrText xml:space="preserve"> PAGEREF _Toc411433222 \h </w:instrText>
        </w:r>
        <w:r w:rsidRPr="00FD7D0B">
          <w:rPr>
            <w:rFonts w:asciiTheme="majorBidi" w:hAnsiTheme="majorBidi" w:cstheme="majorBidi"/>
            <w:noProof/>
            <w:webHidden/>
            <w:szCs w:val="24"/>
          </w:rPr>
        </w:r>
        <w:r w:rsidRPr="00FD7D0B">
          <w:rPr>
            <w:rFonts w:asciiTheme="majorBidi" w:hAnsiTheme="majorBidi" w:cstheme="majorBidi"/>
            <w:noProof/>
            <w:webHidden/>
            <w:szCs w:val="24"/>
          </w:rPr>
          <w:fldChar w:fldCharType="separate"/>
        </w:r>
        <w:r w:rsidRPr="00FD7D0B">
          <w:rPr>
            <w:rFonts w:asciiTheme="majorBidi" w:hAnsiTheme="majorBidi" w:cstheme="majorBidi"/>
            <w:noProof/>
            <w:webHidden/>
            <w:szCs w:val="24"/>
          </w:rPr>
          <w:t>7</w:t>
        </w:r>
        <w:r w:rsidRPr="00FD7D0B">
          <w:rPr>
            <w:rFonts w:asciiTheme="majorBidi" w:hAnsiTheme="majorBidi" w:cstheme="majorBidi"/>
            <w:noProof/>
            <w:webHidden/>
            <w:szCs w:val="24"/>
          </w:rPr>
          <w:fldChar w:fldCharType="end"/>
        </w:r>
      </w:hyperlink>
    </w:p>
    <w:p w14:paraId="4482FD70" w14:textId="77777777" w:rsidR="00B22B0C" w:rsidRPr="00FD7D0B" w:rsidRDefault="00B22B0C" w:rsidP="00B22B0C">
      <w:pPr>
        <w:spacing w:line="480" w:lineRule="auto"/>
        <w:rPr>
          <w:rFonts w:asciiTheme="majorBidi" w:hAnsiTheme="majorBidi" w:cstheme="majorBidi"/>
          <w:szCs w:val="24"/>
          <w:lang w:val="es-ES" w:eastAsia="es-ES"/>
        </w:rPr>
      </w:pPr>
      <w:r w:rsidRPr="00FD7D0B">
        <w:rPr>
          <w:rFonts w:asciiTheme="majorBidi" w:hAnsiTheme="majorBidi" w:cstheme="majorBidi"/>
          <w:szCs w:val="24"/>
          <w:lang w:val="es-ES" w:eastAsia="es-ES"/>
        </w:rPr>
        <w:fldChar w:fldCharType="end"/>
      </w:r>
    </w:p>
    <w:p w14:paraId="704192B8" w14:textId="77777777" w:rsidR="00B22B0C" w:rsidRPr="00880913" w:rsidRDefault="00B22B0C" w:rsidP="00B22B0C">
      <w:pPr>
        <w:pStyle w:val="TtuloTDC"/>
        <w:spacing w:line="480" w:lineRule="auto"/>
        <w:ind w:firstLine="708"/>
        <w:jc w:val="both"/>
        <w:rPr>
          <w:rFonts w:eastAsiaTheme="minorHAnsi" w:cs="Times New Roman"/>
          <w:noProof/>
          <w:color w:val="4F81BD" w:themeColor="accent1"/>
          <w:szCs w:val="22"/>
        </w:rPr>
      </w:pPr>
      <w:r w:rsidRPr="00880913">
        <w:rPr>
          <w:rFonts w:eastAsiaTheme="minorHAnsi" w:cs="Times New Roman"/>
          <w:noProof/>
          <w:color w:val="4F81BD" w:themeColor="accent1"/>
          <w:szCs w:val="22"/>
        </w:rPr>
        <w:t>Nota: Si es requerido, se puede incluir la lista de cuadros, en caso que se utilicen en el desarrollo del trabajo de grado o tesis. Tenga presente que estas lista deben ser generadas de forma automatizada utilizando las opciones que proporciona el software de procesamiento de texto.</w:t>
      </w:r>
    </w:p>
    <w:p w14:paraId="5918AA51" w14:textId="77777777" w:rsidR="0043430E" w:rsidRPr="00C75255" w:rsidRDefault="0043430E" w:rsidP="00C75255">
      <w:pPr>
        <w:rPr>
          <w:rStyle w:val="Textoennegrita"/>
          <w:rFonts w:asciiTheme="majorBidi" w:eastAsia="Times New Roman" w:hAnsiTheme="majorBidi"/>
          <w:b/>
          <w:szCs w:val="24"/>
          <w:lang w:val="es-ES" w:eastAsia="es-ES"/>
        </w:rPr>
      </w:pPr>
      <w:r w:rsidRPr="00C75255">
        <w:rPr>
          <w:rStyle w:val="Textoennegrita"/>
          <w:rFonts w:asciiTheme="majorBidi" w:eastAsia="Times New Roman" w:hAnsiTheme="majorBidi"/>
          <w:b/>
          <w:szCs w:val="24"/>
          <w:lang w:val="es-ES" w:eastAsia="es-ES"/>
        </w:rPr>
        <w:t>Formato de tablas</w:t>
      </w:r>
    </w:p>
    <w:p w14:paraId="224AD3F2" w14:textId="77777777" w:rsidR="0043430E" w:rsidRPr="004A08AF" w:rsidRDefault="0043430E" w:rsidP="0043430E">
      <w:pPr>
        <w:spacing w:line="480" w:lineRule="auto"/>
        <w:ind w:firstLine="576"/>
        <w:jc w:val="both"/>
        <w:rPr>
          <w:rFonts w:cs="Times New Roman"/>
          <w:bCs/>
          <w:noProof/>
          <w:color w:val="4F81BD" w:themeColor="accent1"/>
          <w:szCs w:val="24"/>
        </w:rPr>
      </w:pPr>
      <w:r w:rsidRPr="004A08AF">
        <w:rPr>
          <w:rFonts w:cs="Times New Roman"/>
          <w:bCs/>
          <w:noProof/>
          <w:color w:val="4F81BD" w:themeColor="accent1"/>
          <w:szCs w:val="24"/>
        </w:rPr>
        <w:t xml:space="preserve">Se considera una tabla aquella que está compuesta por filas y columnas y que contiene información numérica o textual. La tabla siempre debe mencionarse de forma explícita en el texto </w:t>
      </w:r>
      <w:r>
        <w:rPr>
          <w:rFonts w:cs="Times New Roman"/>
          <w:bCs/>
          <w:noProof/>
          <w:color w:val="4F81BD" w:themeColor="accent1"/>
          <w:szCs w:val="24"/>
        </w:rPr>
        <w:t xml:space="preserve">Ejemplo: </w:t>
      </w:r>
      <w:r w:rsidRPr="004A08AF">
        <w:rPr>
          <w:rFonts w:cs="Times New Roman"/>
          <w:bCs/>
          <w:noProof/>
          <w:color w:val="4F81BD" w:themeColor="accent1"/>
          <w:szCs w:val="24"/>
        </w:rPr>
        <w:t>(Tabla 1).</w:t>
      </w:r>
    </w:p>
    <w:p w14:paraId="2BB1C1AF" w14:textId="77777777" w:rsidR="0043430E" w:rsidRPr="00B40739" w:rsidRDefault="0043430E" w:rsidP="0043430E">
      <w:pPr>
        <w:spacing w:after="0" w:line="240" w:lineRule="auto"/>
        <w:rPr>
          <w:rStyle w:val="Textoennegrita"/>
          <w:rFonts w:asciiTheme="majorBidi" w:hAnsiTheme="majorBidi" w:cstheme="majorBidi"/>
          <w:bCs w:val="0"/>
          <w:lang w:val="es-ES" w:eastAsia="es-ES"/>
        </w:rPr>
      </w:pPr>
      <w:r>
        <w:rPr>
          <w:noProof/>
          <w:lang w:val="en-US"/>
        </w:rPr>
        <w:drawing>
          <wp:inline distT="0" distB="0" distL="0" distR="0" wp14:anchorId="5D601716" wp14:editId="4A628FE4">
            <wp:extent cx="4608585" cy="2691389"/>
            <wp:effectExtent l="0" t="0" r="1905" b="0"/>
            <wp:docPr id="3" name="Imagen 3"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 Tabl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08585" cy="2691389"/>
                    </a:xfrm>
                    <a:prstGeom prst="rect">
                      <a:avLst/>
                    </a:prstGeom>
                  </pic:spPr>
                </pic:pic>
              </a:graphicData>
            </a:graphic>
          </wp:inline>
        </w:drawing>
      </w:r>
    </w:p>
    <w:p w14:paraId="1EA67F4D" w14:textId="77777777" w:rsidR="00B22B0C" w:rsidRPr="00FD7D0B" w:rsidRDefault="00B22B0C" w:rsidP="00B22B0C">
      <w:pPr>
        <w:spacing w:line="480" w:lineRule="auto"/>
        <w:rPr>
          <w:rFonts w:asciiTheme="majorBidi" w:hAnsiTheme="majorBidi" w:cstheme="majorBidi"/>
          <w:szCs w:val="24"/>
          <w:lang w:val="es-ES" w:eastAsia="es-ES"/>
        </w:rPr>
      </w:pPr>
    </w:p>
    <w:p w14:paraId="746E7A85" w14:textId="7C62041D" w:rsidR="00B22B0C" w:rsidRDefault="00B22B0C" w:rsidP="00B22B0C">
      <w:pPr>
        <w:spacing w:line="480" w:lineRule="auto"/>
        <w:rPr>
          <w:rFonts w:asciiTheme="majorBidi" w:hAnsiTheme="majorBidi" w:cstheme="majorBidi"/>
          <w:szCs w:val="24"/>
          <w:lang w:val="es-ES" w:eastAsia="es-ES"/>
        </w:rPr>
      </w:pPr>
    </w:p>
    <w:p w14:paraId="3DF5ED2B" w14:textId="15412EEF" w:rsidR="0043430E" w:rsidRPr="00DB4763" w:rsidRDefault="0043430E" w:rsidP="0043430E">
      <w:pPr>
        <w:jc w:val="center"/>
        <w:rPr>
          <w:rStyle w:val="Textoennegrita"/>
          <w:rFonts w:asciiTheme="majorBidi" w:hAnsiTheme="majorBidi" w:cstheme="majorBidi"/>
          <w:b/>
        </w:rPr>
      </w:pPr>
      <w:commentRangeStart w:id="36"/>
      <w:r w:rsidRPr="00DB4763">
        <w:rPr>
          <w:rStyle w:val="Textoennegrita"/>
          <w:rFonts w:asciiTheme="majorBidi" w:hAnsiTheme="majorBidi" w:cstheme="majorBidi"/>
          <w:b/>
        </w:rPr>
        <w:lastRenderedPageBreak/>
        <w:t>Lista de Símbolos y Abreviaturas</w:t>
      </w:r>
      <w:commentRangeEnd w:id="36"/>
      <w:r w:rsidR="0090197F">
        <w:rPr>
          <w:rStyle w:val="Refdecomentario"/>
        </w:rPr>
        <w:commentReference w:id="36"/>
      </w:r>
    </w:p>
    <w:p w14:paraId="1E98509B" w14:textId="77777777" w:rsidR="0043430E" w:rsidRPr="00DB4763" w:rsidRDefault="0043430E" w:rsidP="0043430E">
      <w:pPr>
        <w:pStyle w:val="Prrafodelista"/>
        <w:spacing w:line="480" w:lineRule="auto"/>
        <w:ind w:firstLine="708"/>
        <w:rPr>
          <w:rStyle w:val="Textoennegrita"/>
          <w:rFonts w:asciiTheme="majorBidi" w:hAnsiTheme="majorBidi" w:cstheme="majorBidi"/>
          <w:bCs w:val="0"/>
        </w:rPr>
      </w:pPr>
      <w:r w:rsidRPr="00DB4763">
        <w:rPr>
          <w:rFonts w:eastAsiaTheme="minorHAnsi"/>
          <w:noProof/>
          <w:color w:val="4F81BD" w:themeColor="accent1"/>
          <w:lang w:val="es-CO" w:eastAsia="en-US"/>
        </w:rPr>
        <w:t>Esta sección es opcional, dado que existen disciplinas que no manejan símbolos y/o abreviaturas. Se incluyen símbolos generales (con letras latinas y griegas), subíndices, superíndices y abreviaturas (incluir sólo las clases de símbolos que se utilicen). Cada una de estas listas debe estar ubicada en orden alfabético de acuerdo con la primera letra del símbolo (en esta plantilla, el título del tipo de símbolo esta en letra Arial de 14 puntos y en negrilla). Para escribir la definición en las tablas, se puede usar la herramienta de referencia cruzada (para textos editados en Microsoft Word). A continuación se presentan algunos ejemplos</w:t>
      </w:r>
      <w:r w:rsidRPr="00DB4763">
        <w:rPr>
          <w:rStyle w:val="Textoennegrita"/>
          <w:rFonts w:asciiTheme="majorBidi" w:hAnsiTheme="majorBidi" w:cstheme="majorBidi"/>
          <w:bCs w:val="0"/>
        </w:rPr>
        <w:t>.</w:t>
      </w:r>
    </w:p>
    <w:p w14:paraId="545916CF" w14:textId="77777777" w:rsidR="0043430E" w:rsidRPr="00FD7D0B" w:rsidRDefault="0043430E" w:rsidP="0043430E">
      <w:pPr>
        <w:spacing w:after="0" w:line="480" w:lineRule="auto"/>
        <w:jc w:val="both"/>
        <w:rPr>
          <w:rStyle w:val="Textoennegrita"/>
          <w:rFonts w:asciiTheme="majorBidi" w:hAnsiTheme="majorBidi" w:cstheme="majorBidi"/>
          <w:szCs w:val="24"/>
        </w:rPr>
      </w:pPr>
    </w:p>
    <w:p w14:paraId="78CCEE7E" w14:textId="77777777" w:rsidR="0043430E" w:rsidRPr="00FD7D0B" w:rsidRDefault="0043430E" w:rsidP="0043430E">
      <w:pPr>
        <w:autoSpaceDE w:val="0"/>
        <w:autoSpaceDN w:val="0"/>
        <w:adjustRightInd w:val="0"/>
        <w:spacing w:after="0" w:line="480" w:lineRule="auto"/>
        <w:rPr>
          <w:rFonts w:asciiTheme="majorBidi" w:hAnsiTheme="majorBidi" w:cstheme="majorBidi"/>
          <w:b/>
          <w:szCs w:val="24"/>
        </w:rPr>
      </w:pPr>
      <w:r w:rsidRPr="00FD7D0B">
        <w:rPr>
          <w:rFonts w:asciiTheme="majorBidi" w:hAnsiTheme="majorBidi" w:cstheme="majorBidi"/>
          <w:b/>
          <w:szCs w:val="24"/>
        </w:rPr>
        <w:t>Símbolos con letras latinas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gridCol w:w="1276"/>
        <w:gridCol w:w="1813"/>
      </w:tblGrid>
      <w:tr w:rsidR="0043430E" w:rsidRPr="00FD7D0B" w14:paraId="548324AA" w14:textId="77777777" w:rsidTr="00794845">
        <w:trPr>
          <w:tblHeader/>
        </w:trPr>
        <w:tc>
          <w:tcPr>
            <w:tcW w:w="1418" w:type="dxa"/>
            <w:tcBorders>
              <w:bottom w:val="single" w:sz="4" w:space="0" w:color="auto"/>
            </w:tcBorders>
            <w:vAlign w:val="center"/>
          </w:tcPr>
          <w:p w14:paraId="68E65C2B"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Símbolo</w:t>
            </w:r>
          </w:p>
        </w:tc>
        <w:tc>
          <w:tcPr>
            <w:tcW w:w="4252" w:type="dxa"/>
            <w:tcBorders>
              <w:bottom w:val="single" w:sz="4" w:space="0" w:color="auto"/>
            </w:tcBorders>
            <w:vAlign w:val="center"/>
          </w:tcPr>
          <w:p w14:paraId="686ADC53"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Término</w:t>
            </w:r>
          </w:p>
        </w:tc>
        <w:tc>
          <w:tcPr>
            <w:tcW w:w="1276" w:type="dxa"/>
            <w:tcBorders>
              <w:bottom w:val="single" w:sz="4" w:space="0" w:color="auto"/>
            </w:tcBorders>
          </w:tcPr>
          <w:p w14:paraId="66933BE9"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Unidad SI</w:t>
            </w:r>
          </w:p>
        </w:tc>
        <w:tc>
          <w:tcPr>
            <w:tcW w:w="1813" w:type="dxa"/>
            <w:tcBorders>
              <w:bottom w:val="single" w:sz="4" w:space="0" w:color="auto"/>
            </w:tcBorders>
          </w:tcPr>
          <w:p w14:paraId="396E38BB"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Definición</w:t>
            </w:r>
          </w:p>
        </w:tc>
      </w:tr>
      <w:tr w:rsidR="0043430E" w:rsidRPr="00FD7D0B" w14:paraId="08835A2C" w14:textId="77777777" w:rsidTr="00794845">
        <w:tc>
          <w:tcPr>
            <w:tcW w:w="1418" w:type="dxa"/>
            <w:tcBorders>
              <w:top w:val="single" w:sz="4" w:space="0" w:color="auto"/>
            </w:tcBorders>
            <w:vAlign w:val="center"/>
          </w:tcPr>
          <w:p w14:paraId="46227994" w14:textId="77777777" w:rsidR="0043430E" w:rsidRPr="00FD7D0B" w:rsidRDefault="0043430E" w:rsidP="00794845">
            <w:pPr>
              <w:spacing w:line="276" w:lineRule="auto"/>
              <w:rPr>
                <w:rFonts w:asciiTheme="majorBidi" w:hAnsiTheme="majorBidi" w:cstheme="majorBidi"/>
                <w:i/>
                <w:szCs w:val="24"/>
              </w:rPr>
            </w:pPr>
            <w:r w:rsidRPr="00FD7D0B">
              <w:rPr>
                <w:rFonts w:asciiTheme="majorBidi" w:hAnsiTheme="majorBidi" w:cstheme="majorBidi"/>
                <w:i/>
                <w:szCs w:val="24"/>
              </w:rPr>
              <w:t>A</w:t>
            </w:r>
          </w:p>
        </w:tc>
        <w:tc>
          <w:tcPr>
            <w:tcW w:w="4252" w:type="dxa"/>
            <w:tcBorders>
              <w:top w:val="single" w:sz="4" w:space="0" w:color="auto"/>
            </w:tcBorders>
            <w:vAlign w:val="center"/>
          </w:tcPr>
          <w:p w14:paraId="339F0B37"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rPr>
              <w:t>Área</w:t>
            </w:r>
          </w:p>
        </w:tc>
        <w:tc>
          <w:tcPr>
            <w:tcW w:w="1276" w:type="dxa"/>
            <w:tcBorders>
              <w:top w:val="single" w:sz="4" w:space="0" w:color="auto"/>
            </w:tcBorders>
          </w:tcPr>
          <w:p w14:paraId="777E1EC2"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m</w:t>
            </w:r>
            <w:r w:rsidRPr="00FD7D0B">
              <w:rPr>
                <w:rFonts w:asciiTheme="majorBidi" w:hAnsiTheme="majorBidi" w:cstheme="majorBidi"/>
                <w:szCs w:val="24"/>
                <w:vertAlign w:val="superscript"/>
                <w:lang w:val="en-US"/>
              </w:rPr>
              <w:t>2</w:t>
            </w:r>
          </w:p>
        </w:tc>
        <w:tc>
          <w:tcPr>
            <w:tcW w:w="1813" w:type="dxa"/>
            <w:tcBorders>
              <w:top w:val="single" w:sz="4" w:space="0" w:color="auto"/>
            </w:tcBorders>
          </w:tcPr>
          <w:p w14:paraId="3C6EFA41" w14:textId="77777777" w:rsidR="0043430E" w:rsidRPr="00FD7D0B" w:rsidRDefault="00B642B0" w:rsidP="00794845">
            <w:pPr>
              <w:spacing w:line="276" w:lineRule="auto"/>
              <w:rPr>
                <w:rFonts w:asciiTheme="majorBidi" w:hAnsiTheme="majorBidi" w:cstheme="majorBidi"/>
                <w:szCs w:val="24"/>
                <w:lang w:val="en-US"/>
              </w:rPr>
            </w:pPr>
            <m:oMath>
              <m:nary>
                <m:naryPr>
                  <m:chr m:val="∬"/>
                  <m:limLoc m:val="undOvr"/>
                  <m:subHide m:val="1"/>
                  <m:supHide m:val="1"/>
                  <m:ctrlPr>
                    <w:rPr>
                      <w:rFonts w:ascii="Cambria Math" w:hAnsi="Cambria Math" w:cstheme="majorBidi"/>
                      <w:i/>
                      <w:szCs w:val="24"/>
                      <w:lang w:val="en-US"/>
                    </w:rPr>
                  </m:ctrlPr>
                </m:naryPr>
                <m:sub/>
                <m:sup/>
                <m:e>
                  <m:r>
                    <w:rPr>
                      <w:rFonts w:ascii="Cambria Math" w:hAnsi="Cambria Math" w:cstheme="majorBidi"/>
                      <w:szCs w:val="24"/>
                      <w:lang w:val="en-US"/>
                    </w:rPr>
                    <m:t>dx dy</m:t>
                  </m:r>
                </m:e>
              </m:nary>
            </m:oMath>
            <w:r w:rsidR="0043430E" w:rsidRPr="00FD7D0B">
              <w:rPr>
                <w:rFonts w:asciiTheme="majorBidi" w:hAnsiTheme="majorBidi" w:cstheme="majorBidi"/>
                <w:szCs w:val="24"/>
                <w:lang w:val="en-US"/>
              </w:rPr>
              <w:t xml:space="preserve"> </w:t>
            </w:r>
          </w:p>
        </w:tc>
      </w:tr>
      <w:tr w:rsidR="0043430E" w:rsidRPr="00FD7D0B" w14:paraId="2FD0747C" w14:textId="77777777" w:rsidTr="00794845">
        <w:tc>
          <w:tcPr>
            <w:tcW w:w="1418" w:type="dxa"/>
            <w:vAlign w:val="center"/>
          </w:tcPr>
          <w:p w14:paraId="3226F332" w14:textId="77777777" w:rsidR="0043430E" w:rsidRPr="00FD7D0B" w:rsidRDefault="0043430E" w:rsidP="00794845">
            <w:pPr>
              <w:spacing w:line="276" w:lineRule="auto"/>
              <w:rPr>
                <w:rFonts w:asciiTheme="majorBidi" w:hAnsiTheme="majorBidi" w:cstheme="majorBidi"/>
                <w:i/>
                <w:szCs w:val="24"/>
              </w:rPr>
            </w:pPr>
            <w:r w:rsidRPr="00FD7D0B">
              <w:rPr>
                <w:rFonts w:asciiTheme="majorBidi" w:hAnsiTheme="majorBidi" w:cstheme="majorBidi"/>
                <w:i/>
                <w:szCs w:val="24"/>
              </w:rPr>
              <w:t>A</w:t>
            </w:r>
            <w:r w:rsidRPr="00FD7D0B">
              <w:rPr>
                <w:rFonts w:asciiTheme="majorBidi" w:hAnsiTheme="majorBidi" w:cstheme="majorBidi"/>
                <w:i/>
                <w:szCs w:val="24"/>
                <w:vertAlign w:val="subscript"/>
              </w:rPr>
              <w:t>BET</w:t>
            </w:r>
          </w:p>
        </w:tc>
        <w:tc>
          <w:tcPr>
            <w:tcW w:w="4252" w:type="dxa"/>
            <w:vAlign w:val="center"/>
          </w:tcPr>
          <w:p w14:paraId="1B4C9B42"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Área interna del sólido</w:t>
            </w:r>
          </w:p>
        </w:tc>
        <w:tc>
          <w:tcPr>
            <w:tcW w:w="1276" w:type="dxa"/>
          </w:tcPr>
          <w:p w14:paraId="64ED0180" w14:textId="77777777" w:rsidR="0043430E" w:rsidRPr="00FD7D0B" w:rsidRDefault="00B642B0" w:rsidP="00794845">
            <w:pPr>
              <w:spacing w:line="276" w:lineRule="auto"/>
              <w:rPr>
                <w:rFonts w:asciiTheme="majorBidi" w:hAnsiTheme="majorBidi" w:cstheme="majorBidi"/>
                <w:szCs w:val="24"/>
                <w:lang w:val="en-US"/>
              </w:rPr>
            </w:pPr>
            <m:oMath>
              <m:f>
                <m:fPr>
                  <m:ctrlPr>
                    <w:rPr>
                      <w:rFonts w:ascii="Cambria Math" w:hAnsi="Cambria Math" w:cstheme="majorBidi"/>
                      <w:szCs w:val="24"/>
                      <w:lang w:val="en-US"/>
                    </w:rPr>
                  </m:ctrlPr>
                </m:fPr>
                <m:num>
                  <m:sSup>
                    <m:sSupPr>
                      <m:ctrlPr>
                        <w:rPr>
                          <w:rFonts w:ascii="Cambria Math" w:hAnsi="Cambria Math" w:cstheme="majorBidi"/>
                          <w:szCs w:val="24"/>
                          <w:lang w:val="en-US"/>
                        </w:rPr>
                      </m:ctrlPr>
                    </m:sSupPr>
                    <m:e>
                      <m:r>
                        <m:rPr>
                          <m:sty m:val="p"/>
                        </m:rPr>
                        <w:rPr>
                          <w:rFonts w:ascii="Cambria Math" w:hAnsi="Cambria Math" w:cstheme="majorBidi"/>
                          <w:szCs w:val="24"/>
                          <w:lang w:val="en-US"/>
                        </w:rPr>
                        <m:t>m</m:t>
                      </m:r>
                    </m:e>
                    <m:sup>
                      <m:r>
                        <m:rPr>
                          <m:sty m:val="p"/>
                        </m:rPr>
                        <w:rPr>
                          <w:rFonts w:ascii="Cambria Math" w:hAnsi="Cambria Math" w:cstheme="majorBidi"/>
                          <w:szCs w:val="24"/>
                          <w:lang w:val="en-US"/>
                        </w:rPr>
                        <m:t>2</m:t>
                      </m:r>
                    </m:sup>
                  </m:sSup>
                </m:num>
                <m:den>
                  <m:r>
                    <m:rPr>
                      <m:sty m:val="p"/>
                    </m:rPr>
                    <w:rPr>
                      <w:rFonts w:ascii="Cambria Math" w:hAnsi="Cambria Math" w:cstheme="majorBidi"/>
                      <w:szCs w:val="24"/>
                      <w:lang w:val="en-US"/>
                    </w:rPr>
                    <m:t>g</m:t>
                  </m:r>
                </m:den>
              </m:f>
            </m:oMath>
            <w:r w:rsidR="0043430E" w:rsidRPr="00FD7D0B">
              <w:rPr>
                <w:rFonts w:asciiTheme="majorBidi" w:hAnsiTheme="majorBidi" w:cstheme="majorBidi"/>
                <w:szCs w:val="24"/>
                <w:lang w:val="en-US"/>
              </w:rPr>
              <w:t xml:space="preserve"> </w:t>
            </w:r>
          </w:p>
        </w:tc>
        <w:tc>
          <w:tcPr>
            <w:tcW w:w="1813" w:type="dxa"/>
          </w:tcPr>
          <w:p w14:paraId="735F731F"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ver DIN ISO 9277</w:t>
            </w:r>
          </w:p>
        </w:tc>
      </w:tr>
      <w:tr w:rsidR="0043430E" w:rsidRPr="00FD7D0B" w14:paraId="4D663CAE" w14:textId="77777777" w:rsidTr="00794845">
        <w:tc>
          <w:tcPr>
            <w:tcW w:w="1418" w:type="dxa"/>
            <w:vAlign w:val="center"/>
          </w:tcPr>
          <w:p w14:paraId="6B117536" w14:textId="77777777" w:rsidR="0043430E" w:rsidRPr="00FD7D0B" w:rsidRDefault="0043430E" w:rsidP="00794845">
            <w:pPr>
              <w:autoSpaceDE w:val="0"/>
              <w:autoSpaceDN w:val="0"/>
              <w:adjustRightInd w:val="0"/>
              <w:spacing w:line="276" w:lineRule="auto"/>
              <w:rPr>
                <w:rFonts w:asciiTheme="majorBidi" w:hAnsiTheme="majorBidi" w:cstheme="majorBidi"/>
                <w:szCs w:val="24"/>
              </w:rPr>
            </w:pPr>
            <w:r w:rsidRPr="00FD7D0B">
              <w:rPr>
                <w:rFonts w:asciiTheme="majorBidi" w:hAnsiTheme="majorBidi" w:cstheme="majorBidi"/>
                <w:i/>
                <w:iCs/>
                <w:szCs w:val="24"/>
              </w:rPr>
              <w:t>A</w:t>
            </w:r>
            <w:r w:rsidRPr="00FD7D0B">
              <w:rPr>
                <w:rFonts w:asciiTheme="majorBidi" w:hAnsiTheme="majorBidi" w:cstheme="majorBidi"/>
                <w:i/>
                <w:iCs/>
                <w:szCs w:val="24"/>
                <w:vertAlign w:val="subscript"/>
              </w:rPr>
              <w:t>g</w:t>
            </w:r>
          </w:p>
        </w:tc>
        <w:tc>
          <w:tcPr>
            <w:tcW w:w="4252" w:type="dxa"/>
            <w:vAlign w:val="center"/>
          </w:tcPr>
          <w:p w14:paraId="17CA935A"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 xml:space="preserve">Área transversal de la fase gaseosa </w:t>
            </w:r>
          </w:p>
        </w:tc>
        <w:tc>
          <w:tcPr>
            <w:tcW w:w="1276" w:type="dxa"/>
          </w:tcPr>
          <w:p w14:paraId="5183AB8D"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lang w:val="en-US"/>
              </w:rPr>
              <w:t>m</w:t>
            </w:r>
            <w:r w:rsidRPr="00FD7D0B">
              <w:rPr>
                <w:rFonts w:asciiTheme="majorBidi" w:hAnsiTheme="majorBidi" w:cstheme="majorBidi"/>
                <w:szCs w:val="24"/>
                <w:vertAlign w:val="superscript"/>
                <w:lang w:val="en-US"/>
              </w:rPr>
              <w:t>2</w:t>
            </w:r>
            <w:r w:rsidRPr="00FD7D0B">
              <w:rPr>
                <w:rFonts w:asciiTheme="majorBidi" w:hAnsiTheme="majorBidi" w:cstheme="majorBidi"/>
                <w:szCs w:val="24"/>
              </w:rPr>
              <w:t xml:space="preserve"> </w:t>
            </w:r>
          </w:p>
        </w:tc>
        <w:tc>
          <w:tcPr>
            <w:tcW w:w="1813" w:type="dxa"/>
          </w:tcPr>
          <w:p w14:paraId="4359217B"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Ec. 3.2</w:t>
            </w:r>
          </w:p>
        </w:tc>
      </w:tr>
      <w:tr w:rsidR="0043430E" w:rsidRPr="00FD7D0B" w14:paraId="0809E31A" w14:textId="77777777" w:rsidTr="00794845">
        <w:tc>
          <w:tcPr>
            <w:tcW w:w="1418" w:type="dxa"/>
            <w:vAlign w:val="center"/>
          </w:tcPr>
          <w:p w14:paraId="6632C69C" w14:textId="77777777" w:rsidR="0043430E" w:rsidRPr="00FD7D0B" w:rsidRDefault="0043430E" w:rsidP="00794845">
            <w:pPr>
              <w:autoSpaceDE w:val="0"/>
              <w:autoSpaceDN w:val="0"/>
              <w:adjustRightInd w:val="0"/>
              <w:spacing w:line="276" w:lineRule="auto"/>
              <w:rPr>
                <w:rFonts w:asciiTheme="majorBidi" w:hAnsiTheme="majorBidi" w:cstheme="majorBidi"/>
                <w:szCs w:val="24"/>
              </w:rPr>
            </w:pPr>
            <w:r w:rsidRPr="00FD7D0B">
              <w:rPr>
                <w:rFonts w:asciiTheme="majorBidi" w:hAnsiTheme="majorBidi" w:cstheme="majorBidi"/>
                <w:i/>
                <w:iCs/>
                <w:szCs w:val="24"/>
              </w:rPr>
              <w:t>A</w:t>
            </w:r>
            <w:r w:rsidRPr="00FD7D0B">
              <w:rPr>
                <w:rFonts w:asciiTheme="majorBidi" w:hAnsiTheme="majorBidi" w:cstheme="majorBidi"/>
                <w:i/>
                <w:iCs/>
                <w:szCs w:val="24"/>
                <w:vertAlign w:val="subscript"/>
              </w:rPr>
              <w:t>s</w:t>
            </w:r>
          </w:p>
        </w:tc>
        <w:tc>
          <w:tcPr>
            <w:tcW w:w="4252" w:type="dxa"/>
            <w:vAlign w:val="center"/>
          </w:tcPr>
          <w:p w14:paraId="44FA41FD"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Área transversal de la carga a granel</w:t>
            </w:r>
          </w:p>
        </w:tc>
        <w:tc>
          <w:tcPr>
            <w:tcW w:w="1276" w:type="dxa"/>
          </w:tcPr>
          <w:p w14:paraId="4FC24F4A"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lang w:val="en-US"/>
              </w:rPr>
              <w:t>m</w:t>
            </w:r>
            <w:r w:rsidRPr="00FD7D0B">
              <w:rPr>
                <w:rFonts w:asciiTheme="majorBidi" w:hAnsiTheme="majorBidi" w:cstheme="majorBidi"/>
                <w:szCs w:val="24"/>
                <w:vertAlign w:val="superscript"/>
                <w:lang w:val="en-US"/>
              </w:rPr>
              <w:t>2</w:t>
            </w:r>
            <w:r w:rsidRPr="00FD7D0B">
              <w:rPr>
                <w:rFonts w:asciiTheme="majorBidi" w:hAnsiTheme="majorBidi" w:cstheme="majorBidi"/>
                <w:szCs w:val="24"/>
              </w:rPr>
              <w:t xml:space="preserve"> </w:t>
            </w:r>
          </w:p>
        </w:tc>
        <w:tc>
          <w:tcPr>
            <w:tcW w:w="1813" w:type="dxa"/>
          </w:tcPr>
          <w:p w14:paraId="6C68B58D"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Ec. 3.6</w:t>
            </w:r>
          </w:p>
        </w:tc>
      </w:tr>
      <w:tr w:rsidR="0043430E" w:rsidRPr="00FD7D0B" w14:paraId="0C05CDDC" w14:textId="77777777" w:rsidTr="00794845">
        <w:trPr>
          <w:trHeight w:val="80"/>
        </w:trPr>
        <w:tc>
          <w:tcPr>
            <w:tcW w:w="1418" w:type="dxa"/>
            <w:vAlign w:val="center"/>
          </w:tcPr>
          <w:p w14:paraId="7E5A201A" w14:textId="77777777" w:rsidR="0043430E" w:rsidRPr="00FD7D0B" w:rsidRDefault="0043430E" w:rsidP="00794845">
            <w:pPr>
              <w:autoSpaceDE w:val="0"/>
              <w:autoSpaceDN w:val="0"/>
              <w:adjustRightInd w:val="0"/>
              <w:spacing w:line="276" w:lineRule="auto"/>
              <w:rPr>
                <w:rFonts w:asciiTheme="majorBidi" w:hAnsiTheme="majorBidi" w:cstheme="majorBidi"/>
                <w:szCs w:val="24"/>
              </w:rPr>
            </w:pPr>
            <w:r w:rsidRPr="00FD7D0B">
              <w:rPr>
                <w:rFonts w:asciiTheme="majorBidi" w:hAnsiTheme="majorBidi" w:cstheme="majorBidi"/>
                <w:i/>
                <w:iCs/>
                <w:szCs w:val="24"/>
              </w:rPr>
              <w:t>a</w:t>
            </w:r>
          </w:p>
        </w:tc>
        <w:tc>
          <w:tcPr>
            <w:tcW w:w="4252" w:type="dxa"/>
            <w:vAlign w:val="center"/>
          </w:tcPr>
          <w:p w14:paraId="628E8678"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 xml:space="preserve">Coeficiente </w:t>
            </w:r>
          </w:p>
        </w:tc>
        <w:tc>
          <w:tcPr>
            <w:tcW w:w="1276" w:type="dxa"/>
          </w:tcPr>
          <w:p w14:paraId="10C9A1B5"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 xml:space="preserve">1 </w:t>
            </w:r>
          </w:p>
        </w:tc>
        <w:tc>
          <w:tcPr>
            <w:tcW w:w="1813" w:type="dxa"/>
          </w:tcPr>
          <w:p w14:paraId="224D56C0"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Tabla 3-1</w:t>
            </w:r>
          </w:p>
        </w:tc>
      </w:tr>
    </w:tbl>
    <w:p w14:paraId="55B716AF" w14:textId="77777777" w:rsidR="0043430E" w:rsidRPr="00FD7D0B" w:rsidRDefault="0043430E" w:rsidP="0043430E">
      <w:pPr>
        <w:autoSpaceDE w:val="0"/>
        <w:autoSpaceDN w:val="0"/>
        <w:adjustRightInd w:val="0"/>
        <w:spacing w:after="0" w:line="480" w:lineRule="auto"/>
        <w:rPr>
          <w:rFonts w:asciiTheme="majorBidi" w:hAnsiTheme="majorBidi" w:cstheme="majorBidi"/>
          <w:noProof/>
          <w:szCs w:val="24"/>
          <w:lang w:eastAsia="es-CO"/>
        </w:rPr>
      </w:pPr>
    </w:p>
    <w:p w14:paraId="6BEE2664" w14:textId="77777777" w:rsidR="0043430E" w:rsidRPr="00FD7D0B" w:rsidRDefault="0043430E" w:rsidP="0043430E">
      <w:pPr>
        <w:autoSpaceDE w:val="0"/>
        <w:autoSpaceDN w:val="0"/>
        <w:adjustRightInd w:val="0"/>
        <w:spacing w:after="0" w:line="480" w:lineRule="auto"/>
        <w:rPr>
          <w:rFonts w:asciiTheme="majorBidi" w:hAnsiTheme="majorBidi" w:cstheme="majorBidi"/>
          <w:b/>
          <w:szCs w:val="24"/>
        </w:rPr>
      </w:pPr>
      <w:r w:rsidRPr="00FD7D0B">
        <w:rPr>
          <w:rFonts w:asciiTheme="majorBidi" w:hAnsiTheme="majorBidi" w:cstheme="majorBidi"/>
          <w:b/>
          <w:szCs w:val="24"/>
        </w:rPr>
        <w:t>Símbolos con letras griegas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gridCol w:w="1276"/>
        <w:gridCol w:w="1813"/>
      </w:tblGrid>
      <w:tr w:rsidR="0043430E" w:rsidRPr="00FD7D0B" w14:paraId="1409BA59" w14:textId="77777777" w:rsidTr="00794845">
        <w:trPr>
          <w:tblHeader/>
        </w:trPr>
        <w:tc>
          <w:tcPr>
            <w:tcW w:w="1418" w:type="dxa"/>
            <w:tcBorders>
              <w:bottom w:val="single" w:sz="4" w:space="0" w:color="auto"/>
            </w:tcBorders>
            <w:vAlign w:val="center"/>
          </w:tcPr>
          <w:p w14:paraId="2A43BCF8"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Símbolo</w:t>
            </w:r>
          </w:p>
        </w:tc>
        <w:tc>
          <w:tcPr>
            <w:tcW w:w="4252" w:type="dxa"/>
            <w:tcBorders>
              <w:bottom w:val="single" w:sz="4" w:space="0" w:color="auto"/>
            </w:tcBorders>
            <w:vAlign w:val="center"/>
          </w:tcPr>
          <w:p w14:paraId="03B54CA4"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Término</w:t>
            </w:r>
          </w:p>
        </w:tc>
        <w:tc>
          <w:tcPr>
            <w:tcW w:w="1276" w:type="dxa"/>
            <w:tcBorders>
              <w:bottom w:val="single" w:sz="4" w:space="0" w:color="auto"/>
            </w:tcBorders>
          </w:tcPr>
          <w:p w14:paraId="5D49DB2F"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Unidad SI</w:t>
            </w:r>
          </w:p>
        </w:tc>
        <w:tc>
          <w:tcPr>
            <w:tcW w:w="1813" w:type="dxa"/>
            <w:tcBorders>
              <w:bottom w:val="single" w:sz="4" w:space="0" w:color="auto"/>
            </w:tcBorders>
          </w:tcPr>
          <w:p w14:paraId="756A8F56"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Definición</w:t>
            </w:r>
          </w:p>
        </w:tc>
      </w:tr>
      <w:tr w:rsidR="0043430E" w:rsidRPr="00FD7D0B" w14:paraId="49A332A1" w14:textId="77777777" w:rsidTr="00794845">
        <w:tc>
          <w:tcPr>
            <w:tcW w:w="1418" w:type="dxa"/>
            <w:tcBorders>
              <w:top w:val="single" w:sz="4" w:space="0" w:color="auto"/>
            </w:tcBorders>
            <w:vAlign w:val="center"/>
          </w:tcPr>
          <w:p w14:paraId="543EB595" w14:textId="77777777" w:rsidR="0043430E" w:rsidRPr="00FD7D0B" w:rsidRDefault="0043430E" w:rsidP="00794845">
            <w:pPr>
              <w:spacing w:line="276" w:lineRule="auto"/>
              <w:rPr>
                <w:rFonts w:asciiTheme="majorBidi" w:hAnsiTheme="majorBidi" w:cstheme="majorBidi"/>
                <w:i/>
                <w:szCs w:val="24"/>
                <w:vertAlign w:val="subscript"/>
              </w:rPr>
            </w:pPr>
            <w:r w:rsidRPr="00FD7D0B">
              <w:rPr>
                <w:rFonts w:asciiTheme="majorBidi" w:hAnsiTheme="majorBidi" w:cstheme="majorBidi"/>
                <w:i/>
                <w:szCs w:val="24"/>
              </w:rPr>
              <w:t>α</w:t>
            </w:r>
            <w:r w:rsidRPr="00FD7D0B">
              <w:rPr>
                <w:rFonts w:asciiTheme="majorBidi" w:hAnsiTheme="majorBidi" w:cstheme="majorBidi"/>
                <w:i/>
                <w:szCs w:val="24"/>
                <w:vertAlign w:val="subscript"/>
              </w:rPr>
              <w:t></w:t>
            </w:r>
            <w:r w:rsidRPr="00FD7D0B">
              <w:rPr>
                <w:rFonts w:asciiTheme="majorBidi" w:hAnsiTheme="majorBidi" w:cstheme="majorBidi"/>
                <w:i/>
                <w:szCs w:val="24"/>
                <w:vertAlign w:val="subscript"/>
              </w:rPr>
              <w:t></w:t>
            </w:r>
            <w:r w:rsidRPr="00FD7D0B">
              <w:rPr>
                <w:rFonts w:asciiTheme="majorBidi" w:hAnsiTheme="majorBidi" w:cstheme="majorBidi"/>
                <w:i/>
                <w:szCs w:val="24"/>
                <w:vertAlign w:val="subscript"/>
              </w:rPr>
              <w:t></w:t>
            </w:r>
          </w:p>
        </w:tc>
        <w:tc>
          <w:tcPr>
            <w:tcW w:w="4252" w:type="dxa"/>
            <w:tcBorders>
              <w:top w:val="single" w:sz="4" w:space="0" w:color="auto"/>
            </w:tcBorders>
            <w:vAlign w:val="center"/>
          </w:tcPr>
          <w:p w14:paraId="04C8F963"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rPr>
              <w:t>Factor de superficie</w:t>
            </w:r>
          </w:p>
        </w:tc>
        <w:tc>
          <w:tcPr>
            <w:tcW w:w="1276" w:type="dxa"/>
            <w:tcBorders>
              <w:top w:val="single" w:sz="4" w:space="0" w:color="auto"/>
            </w:tcBorders>
          </w:tcPr>
          <w:p w14:paraId="2D13FFCA" w14:textId="77777777" w:rsidR="0043430E" w:rsidRPr="00FD7D0B" w:rsidRDefault="00B642B0" w:rsidP="00794845">
            <w:pPr>
              <w:spacing w:line="276" w:lineRule="auto"/>
              <w:rPr>
                <w:rFonts w:asciiTheme="majorBidi" w:hAnsiTheme="majorBidi" w:cstheme="majorBidi"/>
                <w:szCs w:val="24"/>
                <w:lang w:val="en-US"/>
              </w:rPr>
            </w:pPr>
            <m:oMath>
              <m:f>
                <m:fPr>
                  <m:ctrlPr>
                    <w:rPr>
                      <w:rFonts w:ascii="Cambria Math" w:hAnsi="Cambria Math" w:cstheme="majorBidi"/>
                      <w:szCs w:val="24"/>
                      <w:lang w:val="en-US"/>
                    </w:rPr>
                  </m:ctrlPr>
                </m:fPr>
                <m:num>
                  <m:sSup>
                    <m:sSupPr>
                      <m:ctrlPr>
                        <w:rPr>
                          <w:rFonts w:ascii="Cambria Math" w:hAnsi="Cambria Math" w:cstheme="majorBidi"/>
                          <w:szCs w:val="24"/>
                          <w:lang w:val="en-US"/>
                        </w:rPr>
                      </m:ctrlPr>
                    </m:sSupPr>
                    <m:e>
                      <m:r>
                        <m:rPr>
                          <m:sty m:val="p"/>
                        </m:rPr>
                        <w:rPr>
                          <w:rFonts w:ascii="Cambria Math" w:hAnsi="Cambria Math" w:cstheme="majorBidi"/>
                          <w:szCs w:val="24"/>
                          <w:lang w:val="en-US"/>
                        </w:rPr>
                        <m:t>m</m:t>
                      </m:r>
                    </m:e>
                    <m:sup>
                      <m:r>
                        <m:rPr>
                          <m:sty m:val="p"/>
                        </m:rPr>
                        <w:rPr>
                          <w:rFonts w:ascii="Cambria Math" w:hAnsi="Cambria Math" w:cstheme="majorBidi"/>
                          <w:szCs w:val="24"/>
                          <w:lang w:val="en-US"/>
                        </w:rPr>
                        <m:t>2</m:t>
                      </m:r>
                    </m:sup>
                  </m:sSup>
                </m:num>
                <m:den>
                  <m:r>
                    <m:rPr>
                      <m:sty m:val="p"/>
                    </m:rPr>
                    <w:rPr>
                      <w:rFonts w:ascii="Cambria Math" w:hAnsi="Cambria Math" w:cstheme="majorBidi"/>
                      <w:szCs w:val="24"/>
                      <w:lang w:val="en-US"/>
                    </w:rPr>
                    <m:t>g</m:t>
                  </m:r>
                </m:den>
              </m:f>
            </m:oMath>
            <w:r w:rsidR="0043430E" w:rsidRPr="00FD7D0B">
              <w:rPr>
                <w:rFonts w:asciiTheme="majorBidi" w:hAnsiTheme="majorBidi" w:cstheme="majorBidi"/>
                <w:szCs w:val="24"/>
                <w:lang w:val="en-US"/>
              </w:rPr>
              <w:t xml:space="preserve"> </w:t>
            </w:r>
          </w:p>
        </w:tc>
        <w:tc>
          <w:tcPr>
            <w:tcW w:w="1813" w:type="dxa"/>
            <w:tcBorders>
              <w:top w:val="single" w:sz="4" w:space="0" w:color="auto"/>
            </w:tcBorders>
          </w:tcPr>
          <w:p w14:paraId="7348C464"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w:t>
            </w:r>
            <w:r w:rsidRPr="00FD7D0B">
              <w:rPr>
                <w:rFonts w:asciiTheme="majorBidi" w:hAnsiTheme="majorBidi" w:cstheme="majorBidi"/>
                <w:i/>
                <w:szCs w:val="24"/>
                <w:lang w:val="en-US"/>
              </w:rPr>
              <w:t>w</w:t>
            </w:r>
            <w:r w:rsidRPr="00FD7D0B">
              <w:rPr>
                <w:rFonts w:asciiTheme="majorBidi" w:hAnsiTheme="majorBidi" w:cstheme="majorBidi"/>
                <w:szCs w:val="24"/>
                <w:vertAlign w:val="subscript"/>
                <w:lang w:val="en-US"/>
              </w:rPr>
              <w:t>F,waf</w:t>
            </w:r>
            <w:r w:rsidRPr="00FD7D0B">
              <w:rPr>
                <w:rFonts w:asciiTheme="majorBidi" w:hAnsiTheme="majorBidi" w:cstheme="majorBidi"/>
                <w:szCs w:val="24"/>
                <w:lang w:val="en-US"/>
              </w:rPr>
              <w:t>)(</w:t>
            </w:r>
            <w:r w:rsidRPr="00FD7D0B">
              <w:rPr>
                <w:rFonts w:asciiTheme="majorBidi" w:hAnsiTheme="majorBidi" w:cstheme="majorBidi"/>
                <w:i/>
                <w:szCs w:val="24"/>
                <w:lang w:val="en-US"/>
              </w:rPr>
              <w:t>A</w:t>
            </w:r>
            <w:r w:rsidRPr="00FD7D0B">
              <w:rPr>
                <w:rFonts w:asciiTheme="majorBidi" w:hAnsiTheme="majorBidi" w:cstheme="majorBidi"/>
                <w:szCs w:val="24"/>
                <w:vertAlign w:val="subscript"/>
                <w:lang w:val="en-US"/>
              </w:rPr>
              <w:t>BET</w:t>
            </w:r>
            <w:r w:rsidRPr="00FD7D0B">
              <w:rPr>
                <w:rFonts w:asciiTheme="majorBidi" w:hAnsiTheme="majorBidi" w:cstheme="majorBidi"/>
                <w:szCs w:val="24"/>
                <w:lang w:val="en-US"/>
              </w:rPr>
              <w:t>)</w:t>
            </w:r>
          </w:p>
        </w:tc>
      </w:tr>
      <w:tr w:rsidR="0043430E" w:rsidRPr="00FD7D0B" w14:paraId="5753EBA9" w14:textId="77777777" w:rsidTr="00794845">
        <w:tc>
          <w:tcPr>
            <w:tcW w:w="1418" w:type="dxa"/>
            <w:vAlign w:val="center"/>
          </w:tcPr>
          <w:p w14:paraId="14DA1F89" w14:textId="77777777" w:rsidR="0043430E" w:rsidRPr="00FD7D0B" w:rsidRDefault="0043430E" w:rsidP="00794845">
            <w:pPr>
              <w:spacing w:line="276" w:lineRule="auto"/>
              <w:rPr>
                <w:rFonts w:asciiTheme="majorBidi" w:hAnsiTheme="majorBidi" w:cstheme="majorBidi"/>
                <w:i/>
                <w:szCs w:val="24"/>
                <w:vertAlign w:val="subscript"/>
              </w:rPr>
            </w:pPr>
            <w:r w:rsidRPr="00FD7D0B">
              <w:rPr>
                <w:rFonts w:asciiTheme="majorBidi" w:hAnsiTheme="majorBidi" w:cstheme="majorBidi"/>
                <w:i/>
                <w:szCs w:val="24"/>
              </w:rPr>
              <w:t>β</w:t>
            </w:r>
            <w:r w:rsidRPr="00FD7D0B">
              <w:rPr>
                <w:rFonts w:asciiTheme="majorBidi" w:hAnsiTheme="majorBidi" w:cstheme="majorBidi"/>
                <w:i/>
                <w:szCs w:val="24"/>
                <w:vertAlign w:val="subscript"/>
              </w:rPr>
              <w:t></w:t>
            </w:r>
          </w:p>
        </w:tc>
        <w:tc>
          <w:tcPr>
            <w:tcW w:w="4252" w:type="dxa"/>
            <w:vAlign w:val="center"/>
          </w:tcPr>
          <w:p w14:paraId="0EF88478"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Grado de formación del componente i</w:t>
            </w:r>
          </w:p>
        </w:tc>
        <w:tc>
          <w:tcPr>
            <w:tcW w:w="1276" w:type="dxa"/>
          </w:tcPr>
          <w:p w14:paraId="6EFE9DD2"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1</w:t>
            </w:r>
          </w:p>
        </w:tc>
        <w:tc>
          <w:tcPr>
            <w:tcW w:w="1813" w:type="dxa"/>
          </w:tcPr>
          <w:p w14:paraId="38F98444" w14:textId="77777777" w:rsidR="0043430E" w:rsidRPr="00FD7D0B" w:rsidRDefault="00B642B0" w:rsidP="00794845">
            <w:pPr>
              <w:spacing w:line="276" w:lineRule="auto"/>
              <w:rPr>
                <w:rFonts w:asciiTheme="majorBidi" w:hAnsiTheme="majorBidi" w:cstheme="majorBidi"/>
                <w:szCs w:val="24"/>
                <w:lang w:val="en-US"/>
              </w:rPr>
            </w:pPr>
            <m:oMath>
              <m:f>
                <m:fPr>
                  <m:ctrlPr>
                    <w:rPr>
                      <w:rFonts w:ascii="Cambria Math" w:hAnsi="Cambria Math" w:cstheme="majorBidi"/>
                      <w:szCs w:val="24"/>
                      <w:lang w:val="en-US"/>
                    </w:rPr>
                  </m:ctrlPr>
                </m:fPr>
                <m:num>
                  <m:sSub>
                    <m:sSubPr>
                      <m:ctrlPr>
                        <w:rPr>
                          <w:rFonts w:ascii="Cambria Math" w:hAnsi="Cambria Math" w:cstheme="majorBidi"/>
                          <w:szCs w:val="24"/>
                          <w:lang w:val="en-US"/>
                        </w:rPr>
                      </m:ctrlPr>
                    </m:sSubPr>
                    <m:e>
                      <m:r>
                        <m:rPr>
                          <m:sty m:val="p"/>
                        </m:rPr>
                        <w:rPr>
                          <w:rFonts w:ascii="Cambria Math" w:hAnsi="Cambria Math" w:cstheme="majorBidi"/>
                          <w:szCs w:val="24"/>
                          <w:lang w:val="en-US"/>
                        </w:rPr>
                        <m:t>m</m:t>
                      </m:r>
                    </m:e>
                    <m:sub>
                      <m:r>
                        <m:rPr>
                          <m:sty m:val="p"/>
                        </m:rPr>
                        <w:rPr>
                          <w:rFonts w:ascii="Cambria Math" w:hAnsi="Cambria Math" w:cstheme="majorBidi"/>
                          <w:szCs w:val="24"/>
                          <w:lang w:val="en-US"/>
                        </w:rPr>
                        <m:t>j</m:t>
                      </m:r>
                    </m:sub>
                  </m:sSub>
                </m:num>
                <m:den>
                  <m:sSub>
                    <m:sSubPr>
                      <m:ctrlPr>
                        <w:rPr>
                          <w:rFonts w:ascii="Cambria Math" w:hAnsi="Cambria Math" w:cstheme="majorBidi"/>
                          <w:szCs w:val="24"/>
                          <w:lang w:val="en-US"/>
                        </w:rPr>
                      </m:ctrlPr>
                    </m:sSubPr>
                    <m:e>
                      <m:r>
                        <m:rPr>
                          <m:sty m:val="p"/>
                        </m:rPr>
                        <w:rPr>
                          <w:rFonts w:ascii="Cambria Math" w:hAnsi="Cambria Math" w:cstheme="majorBidi"/>
                          <w:szCs w:val="24"/>
                          <w:lang w:val="en-US"/>
                        </w:rPr>
                        <m:t>m</m:t>
                      </m:r>
                    </m:e>
                    <m:sub>
                      <m:r>
                        <m:rPr>
                          <m:sty m:val="p"/>
                        </m:rPr>
                        <w:rPr>
                          <w:rFonts w:ascii="Cambria Math" w:hAnsi="Cambria Math" w:cstheme="majorBidi"/>
                          <w:szCs w:val="24"/>
                          <w:lang w:val="en-US"/>
                        </w:rPr>
                        <m:t xml:space="preserve">bm </m:t>
                      </m:r>
                      <m:r>
                        <w:rPr>
                          <w:rFonts w:ascii="Cambria Math" w:hAnsi="Cambria Math" w:cstheme="majorBidi"/>
                          <w:szCs w:val="24"/>
                          <w:lang w:val="en-US"/>
                        </w:rPr>
                        <m:t>Ǫ</m:t>
                      </m:r>
                    </m:sub>
                  </m:sSub>
                </m:den>
              </m:f>
            </m:oMath>
            <w:r w:rsidR="0043430E" w:rsidRPr="00FD7D0B">
              <w:rPr>
                <w:rFonts w:asciiTheme="majorBidi" w:hAnsiTheme="majorBidi" w:cstheme="majorBidi"/>
                <w:szCs w:val="24"/>
              </w:rPr>
              <w:t xml:space="preserve"> </w:t>
            </w:r>
          </w:p>
        </w:tc>
      </w:tr>
      <w:tr w:rsidR="0043430E" w:rsidRPr="00FD7D0B" w14:paraId="6DDCD343" w14:textId="77777777" w:rsidTr="00794845">
        <w:tc>
          <w:tcPr>
            <w:tcW w:w="1418" w:type="dxa"/>
            <w:vAlign w:val="center"/>
          </w:tcPr>
          <w:p w14:paraId="49848CC2" w14:textId="77777777" w:rsidR="0043430E" w:rsidRPr="00FD7D0B" w:rsidRDefault="0043430E" w:rsidP="00794845">
            <w:pPr>
              <w:autoSpaceDE w:val="0"/>
              <w:autoSpaceDN w:val="0"/>
              <w:adjustRightInd w:val="0"/>
              <w:spacing w:line="276" w:lineRule="auto"/>
              <w:rPr>
                <w:rFonts w:asciiTheme="majorBidi" w:hAnsiTheme="majorBidi" w:cstheme="majorBidi"/>
                <w:i/>
                <w:szCs w:val="24"/>
              </w:rPr>
            </w:pPr>
            <w:r w:rsidRPr="00FD7D0B">
              <w:rPr>
                <w:rFonts w:asciiTheme="majorBidi" w:hAnsiTheme="majorBidi" w:cstheme="majorBidi"/>
                <w:i/>
                <w:szCs w:val="24"/>
              </w:rPr>
              <w:t></w:t>
            </w:r>
          </w:p>
        </w:tc>
        <w:tc>
          <w:tcPr>
            <w:tcW w:w="4252" w:type="dxa"/>
            <w:vAlign w:val="center"/>
          </w:tcPr>
          <w:p w14:paraId="7D18CA8F"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 xml:space="preserve">Wandhafreibwinkel (Stahlblech) </w:t>
            </w:r>
          </w:p>
        </w:tc>
        <w:tc>
          <w:tcPr>
            <w:tcW w:w="1276" w:type="dxa"/>
          </w:tcPr>
          <w:p w14:paraId="3B1FD938"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lang w:val="en-US"/>
              </w:rPr>
              <w:t>1</w:t>
            </w:r>
            <w:r w:rsidRPr="00FD7D0B">
              <w:rPr>
                <w:rFonts w:asciiTheme="majorBidi" w:hAnsiTheme="majorBidi" w:cstheme="majorBidi"/>
                <w:szCs w:val="24"/>
              </w:rPr>
              <w:t xml:space="preserve"> </w:t>
            </w:r>
          </w:p>
        </w:tc>
        <w:tc>
          <w:tcPr>
            <w:tcW w:w="1813" w:type="dxa"/>
          </w:tcPr>
          <w:p w14:paraId="4FDD0A31"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Sección 3.2</w:t>
            </w:r>
          </w:p>
        </w:tc>
      </w:tr>
      <w:tr w:rsidR="0043430E" w:rsidRPr="00FD7D0B" w14:paraId="54FD5581" w14:textId="77777777" w:rsidTr="00794845">
        <w:tc>
          <w:tcPr>
            <w:tcW w:w="1418" w:type="dxa"/>
            <w:vAlign w:val="center"/>
          </w:tcPr>
          <w:p w14:paraId="4BA1ACE5" w14:textId="77777777" w:rsidR="0043430E" w:rsidRPr="00FD7D0B" w:rsidRDefault="0043430E" w:rsidP="00794845">
            <w:pPr>
              <w:autoSpaceDE w:val="0"/>
              <w:autoSpaceDN w:val="0"/>
              <w:adjustRightInd w:val="0"/>
              <w:spacing w:line="276" w:lineRule="auto"/>
              <w:rPr>
                <w:rFonts w:asciiTheme="majorBidi" w:hAnsiTheme="majorBidi" w:cstheme="majorBidi"/>
                <w:szCs w:val="24"/>
              </w:rPr>
            </w:pPr>
            <w:r w:rsidRPr="00FD7D0B">
              <w:rPr>
                <w:rFonts w:asciiTheme="majorBidi" w:hAnsiTheme="majorBidi" w:cstheme="majorBidi"/>
                <w:szCs w:val="24"/>
              </w:rPr>
              <w:t></w:t>
            </w:r>
          </w:p>
        </w:tc>
        <w:tc>
          <w:tcPr>
            <w:tcW w:w="4252" w:type="dxa"/>
            <w:vAlign w:val="center"/>
          </w:tcPr>
          <w:p w14:paraId="1472BB44"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Porosidad de la partícula</w:t>
            </w:r>
          </w:p>
        </w:tc>
        <w:tc>
          <w:tcPr>
            <w:tcW w:w="1276" w:type="dxa"/>
          </w:tcPr>
          <w:p w14:paraId="1086CCAA"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lang w:val="en-US"/>
              </w:rPr>
              <w:t>1</w:t>
            </w:r>
            <w:r w:rsidRPr="00FD7D0B">
              <w:rPr>
                <w:rFonts w:asciiTheme="majorBidi" w:hAnsiTheme="majorBidi" w:cstheme="majorBidi"/>
                <w:szCs w:val="24"/>
              </w:rPr>
              <w:t xml:space="preserve"> </w:t>
            </w:r>
          </w:p>
        </w:tc>
        <w:tc>
          <w:tcPr>
            <w:tcW w:w="1813" w:type="dxa"/>
          </w:tcPr>
          <w:p w14:paraId="1E6648A3" w14:textId="77777777" w:rsidR="0043430E" w:rsidRPr="00FD7D0B" w:rsidRDefault="0043430E" w:rsidP="00794845">
            <w:pPr>
              <w:spacing w:line="276" w:lineRule="auto"/>
              <w:rPr>
                <w:rFonts w:asciiTheme="majorBidi" w:hAnsiTheme="majorBidi" w:cstheme="majorBidi"/>
                <w:szCs w:val="24"/>
              </w:rPr>
            </w:pPr>
            <m:oMath>
              <m:r>
                <m:rPr>
                  <m:sty m:val="p"/>
                </m:rPr>
                <w:rPr>
                  <w:rFonts w:ascii="Cambria Math" w:hAnsi="Cambria Math" w:cstheme="majorBidi"/>
                  <w:szCs w:val="24"/>
                  <w:lang w:val="en-US"/>
                </w:rPr>
                <m:t>1-</m:t>
              </m:r>
              <m:f>
                <m:fPr>
                  <m:ctrlPr>
                    <w:rPr>
                      <w:rFonts w:ascii="Cambria Math" w:hAnsi="Cambria Math" w:cstheme="majorBidi"/>
                      <w:szCs w:val="24"/>
                      <w:lang w:val="en-US"/>
                    </w:rPr>
                  </m:ctrlPr>
                </m:fPr>
                <m:num>
                  <m:sSub>
                    <m:sSubPr>
                      <m:ctrlPr>
                        <w:rPr>
                          <w:rFonts w:ascii="Cambria Math" w:hAnsi="Cambria Math" w:cstheme="majorBidi"/>
                          <w:szCs w:val="24"/>
                          <w:lang w:val="en-US"/>
                        </w:rPr>
                      </m:ctrlPr>
                    </m:sSubPr>
                    <m:e>
                      <m:r>
                        <m:rPr>
                          <m:sty m:val="p"/>
                        </m:rPr>
                        <w:rPr>
                          <w:rFonts w:ascii="Cambria Math" w:hAnsi="Cambria Math" w:cstheme="majorBidi"/>
                          <w:szCs w:val="24"/>
                          <w:lang w:val="en-US"/>
                        </w:rPr>
                        <m:t>ρ</m:t>
                      </m:r>
                    </m:e>
                    <m:sub>
                      <m:r>
                        <m:rPr>
                          <m:sty m:val="p"/>
                        </m:rPr>
                        <w:rPr>
                          <w:rFonts w:ascii="Cambria Math" w:hAnsi="Cambria Math" w:cstheme="majorBidi"/>
                          <w:szCs w:val="24"/>
                          <w:lang w:val="en-US"/>
                        </w:rPr>
                        <m:t>s</m:t>
                      </m:r>
                    </m:sub>
                  </m:sSub>
                </m:num>
                <m:den>
                  <m:sSub>
                    <m:sSubPr>
                      <m:ctrlPr>
                        <w:rPr>
                          <w:rFonts w:ascii="Cambria Math" w:hAnsi="Cambria Math" w:cstheme="majorBidi"/>
                          <w:szCs w:val="24"/>
                          <w:lang w:val="en-US"/>
                        </w:rPr>
                      </m:ctrlPr>
                    </m:sSubPr>
                    <m:e>
                      <m:r>
                        <m:rPr>
                          <m:sty m:val="p"/>
                        </m:rPr>
                        <w:rPr>
                          <w:rFonts w:ascii="Cambria Math" w:hAnsi="Cambria Math" w:cstheme="majorBidi"/>
                          <w:szCs w:val="24"/>
                          <w:lang w:val="en-US"/>
                        </w:rPr>
                        <m:t>ρ</m:t>
                      </m:r>
                    </m:e>
                    <m:sub>
                      <m:r>
                        <m:rPr>
                          <m:sty m:val="p"/>
                        </m:rPr>
                        <w:rPr>
                          <w:rFonts w:ascii="Cambria Math" w:hAnsi="Cambria Math" w:cstheme="majorBidi"/>
                          <w:szCs w:val="24"/>
                          <w:lang w:val="en-US"/>
                        </w:rPr>
                        <m:t>W</m:t>
                      </m:r>
                    </m:sub>
                  </m:sSub>
                </m:den>
              </m:f>
            </m:oMath>
            <w:r w:rsidRPr="00FD7D0B">
              <w:rPr>
                <w:rFonts w:asciiTheme="majorBidi" w:hAnsiTheme="majorBidi" w:cstheme="majorBidi"/>
                <w:szCs w:val="24"/>
              </w:rPr>
              <w:t xml:space="preserve"> </w:t>
            </w:r>
          </w:p>
        </w:tc>
      </w:tr>
      <w:tr w:rsidR="0043430E" w:rsidRPr="00FD7D0B" w14:paraId="42D6EDDF" w14:textId="77777777" w:rsidTr="00794845">
        <w:trPr>
          <w:trHeight w:val="80"/>
        </w:trPr>
        <w:tc>
          <w:tcPr>
            <w:tcW w:w="1418" w:type="dxa"/>
            <w:vAlign w:val="center"/>
          </w:tcPr>
          <w:p w14:paraId="15C609DC" w14:textId="77777777" w:rsidR="0043430E" w:rsidRPr="00FD7D0B" w:rsidRDefault="0043430E" w:rsidP="00794845">
            <w:pPr>
              <w:autoSpaceDE w:val="0"/>
              <w:autoSpaceDN w:val="0"/>
              <w:adjustRightInd w:val="0"/>
              <w:spacing w:line="276" w:lineRule="auto"/>
              <w:rPr>
                <w:rFonts w:asciiTheme="majorBidi" w:hAnsiTheme="majorBidi" w:cstheme="majorBidi"/>
                <w:szCs w:val="24"/>
              </w:rPr>
            </w:pPr>
            <w:r w:rsidRPr="00FD7D0B">
              <w:rPr>
                <w:rFonts w:asciiTheme="majorBidi" w:hAnsiTheme="majorBidi" w:cstheme="majorBidi"/>
                <w:i/>
                <w:iCs/>
                <w:szCs w:val="24"/>
              </w:rPr>
              <w:t>η</w:t>
            </w:r>
          </w:p>
        </w:tc>
        <w:tc>
          <w:tcPr>
            <w:tcW w:w="4252" w:type="dxa"/>
            <w:vAlign w:val="center"/>
          </w:tcPr>
          <w:p w14:paraId="69750826"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 xml:space="preserve">mittlere Bettneigunswinkel (Stürzen) </w:t>
            </w:r>
          </w:p>
        </w:tc>
        <w:tc>
          <w:tcPr>
            <w:tcW w:w="1276" w:type="dxa"/>
          </w:tcPr>
          <w:p w14:paraId="49C681BB"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 xml:space="preserve">1 </w:t>
            </w:r>
          </w:p>
        </w:tc>
        <w:tc>
          <w:tcPr>
            <w:tcW w:w="1813" w:type="dxa"/>
          </w:tcPr>
          <w:p w14:paraId="5F6BBA4C"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Figura 3-1</w:t>
            </w:r>
          </w:p>
        </w:tc>
      </w:tr>
    </w:tbl>
    <w:p w14:paraId="4A704BF1" w14:textId="77777777" w:rsidR="0043430E" w:rsidRPr="00FD7D0B" w:rsidRDefault="0043430E" w:rsidP="0043430E">
      <w:pPr>
        <w:autoSpaceDE w:val="0"/>
        <w:autoSpaceDN w:val="0"/>
        <w:adjustRightInd w:val="0"/>
        <w:spacing w:after="0" w:line="480" w:lineRule="auto"/>
        <w:rPr>
          <w:rFonts w:asciiTheme="majorBidi" w:hAnsiTheme="majorBidi" w:cstheme="majorBidi"/>
          <w:b/>
          <w:szCs w:val="24"/>
        </w:rPr>
      </w:pPr>
    </w:p>
    <w:p w14:paraId="511E44C6" w14:textId="77777777" w:rsidR="0043430E" w:rsidRDefault="0043430E" w:rsidP="0043430E">
      <w:pPr>
        <w:autoSpaceDE w:val="0"/>
        <w:autoSpaceDN w:val="0"/>
        <w:adjustRightInd w:val="0"/>
        <w:spacing w:after="0" w:line="480" w:lineRule="auto"/>
        <w:rPr>
          <w:rFonts w:asciiTheme="majorBidi" w:hAnsiTheme="majorBidi" w:cstheme="majorBidi"/>
          <w:b/>
          <w:szCs w:val="24"/>
        </w:rPr>
      </w:pPr>
    </w:p>
    <w:p w14:paraId="1141532C" w14:textId="77777777" w:rsidR="0043430E" w:rsidRPr="00FD7D0B" w:rsidRDefault="0043430E" w:rsidP="0043430E">
      <w:pPr>
        <w:autoSpaceDE w:val="0"/>
        <w:autoSpaceDN w:val="0"/>
        <w:adjustRightInd w:val="0"/>
        <w:spacing w:after="0" w:line="480" w:lineRule="auto"/>
        <w:rPr>
          <w:rFonts w:asciiTheme="majorBidi" w:hAnsiTheme="majorBidi" w:cstheme="majorBidi"/>
          <w:b/>
          <w:szCs w:val="24"/>
        </w:rPr>
      </w:pPr>
      <w:r w:rsidRPr="00FD7D0B">
        <w:rPr>
          <w:rFonts w:asciiTheme="majorBidi" w:hAnsiTheme="majorBidi" w:cstheme="majorBidi"/>
          <w:b/>
          <w:szCs w:val="24"/>
        </w:rPr>
        <w:lastRenderedPageBreak/>
        <w:t>Subíndices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tblGrid>
      <w:tr w:rsidR="0043430E" w:rsidRPr="00FD7D0B" w14:paraId="5902792F" w14:textId="77777777" w:rsidTr="00794845">
        <w:trPr>
          <w:tblHeader/>
        </w:trPr>
        <w:tc>
          <w:tcPr>
            <w:tcW w:w="1418" w:type="dxa"/>
            <w:tcBorders>
              <w:bottom w:val="single" w:sz="4" w:space="0" w:color="auto"/>
            </w:tcBorders>
            <w:vAlign w:val="center"/>
          </w:tcPr>
          <w:p w14:paraId="12208066"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Subíndice</w:t>
            </w:r>
          </w:p>
        </w:tc>
        <w:tc>
          <w:tcPr>
            <w:tcW w:w="4252" w:type="dxa"/>
            <w:tcBorders>
              <w:bottom w:val="single" w:sz="4" w:space="0" w:color="auto"/>
            </w:tcBorders>
            <w:vAlign w:val="center"/>
          </w:tcPr>
          <w:p w14:paraId="03EA927D"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Término</w:t>
            </w:r>
          </w:p>
        </w:tc>
      </w:tr>
      <w:tr w:rsidR="0043430E" w:rsidRPr="00FD7D0B" w14:paraId="3A5FB280" w14:textId="77777777" w:rsidTr="00794845">
        <w:tc>
          <w:tcPr>
            <w:tcW w:w="1418" w:type="dxa"/>
            <w:tcBorders>
              <w:top w:val="single" w:sz="4" w:space="0" w:color="auto"/>
            </w:tcBorders>
            <w:vAlign w:val="center"/>
          </w:tcPr>
          <w:p w14:paraId="4EEFED9E" w14:textId="77777777" w:rsidR="0043430E" w:rsidRDefault="0043430E" w:rsidP="00794845">
            <w:pPr>
              <w:autoSpaceDE w:val="0"/>
              <w:autoSpaceDN w:val="0"/>
              <w:adjustRightInd w:val="0"/>
              <w:spacing w:line="276" w:lineRule="auto"/>
              <w:rPr>
                <w:rFonts w:asciiTheme="majorBidi" w:hAnsiTheme="majorBidi" w:cstheme="majorBidi"/>
                <w:b/>
                <w:szCs w:val="24"/>
              </w:rPr>
            </w:pPr>
          </w:p>
          <w:p w14:paraId="657BB5AA" w14:textId="77777777" w:rsidR="0043430E" w:rsidRPr="00FD7D0B" w:rsidRDefault="0043430E" w:rsidP="00794845">
            <w:pPr>
              <w:spacing w:line="276" w:lineRule="auto"/>
              <w:rPr>
                <w:rFonts w:asciiTheme="majorBidi" w:hAnsiTheme="majorBidi" w:cstheme="majorBidi"/>
                <w:szCs w:val="24"/>
              </w:rPr>
            </w:pPr>
          </w:p>
        </w:tc>
        <w:tc>
          <w:tcPr>
            <w:tcW w:w="4252" w:type="dxa"/>
            <w:tcBorders>
              <w:top w:val="single" w:sz="4" w:space="0" w:color="auto"/>
            </w:tcBorders>
            <w:vAlign w:val="center"/>
          </w:tcPr>
          <w:p w14:paraId="55F530D8"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rPr>
              <w:t>Materia orgánica</w:t>
            </w:r>
          </w:p>
        </w:tc>
      </w:tr>
      <w:tr w:rsidR="0043430E" w:rsidRPr="00FD7D0B" w14:paraId="6330D8B8" w14:textId="77777777" w:rsidTr="00794845">
        <w:tc>
          <w:tcPr>
            <w:tcW w:w="1418" w:type="dxa"/>
            <w:vAlign w:val="center"/>
          </w:tcPr>
          <w:p w14:paraId="044F9EC9"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DR</w:t>
            </w:r>
          </w:p>
        </w:tc>
        <w:tc>
          <w:tcPr>
            <w:tcW w:w="4252" w:type="dxa"/>
            <w:vAlign w:val="center"/>
          </w:tcPr>
          <w:p w14:paraId="7D8B4707"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Dubinin-Radushkevich</w:t>
            </w:r>
          </w:p>
        </w:tc>
      </w:tr>
      <w:tr w:rsidR="0043430E" w:rsidRPr="00FD7D0B" w14:paraId="5FFBBCF7" w14:textId="77777777" w:rsidTr="00794845">
        <w:tc>
          <w:tcPr>
            <w:tcW w:w="1418" w:type="dxa"/>
            <w:vAlign w:val="center"/>
          </w:tcPr>
          <w:p w14:paraId="63F6EA60"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E</w:t>
            </w:r>
          </w:p>
        </w:tc>
        <w:tc>
          <w:tcPr>
            <w:tcW w:w="4252" w:type="dxa"/>
            <w:vAlign w:val="center"/>
          </w:tcPr>
          <w:p w14:paraId="128A556C"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Experimental</w:t>
            </w:r>
          </w:p>
        </w:tc>
      </w:tr>
    </w:tbl>
    <w:p w14:paraId="578D3A6D" w14:textId="77777777" w:rsidR="0043430E" w:rsidRPr="00FD7D0B" w:rsidRDefault="0043430E" w:rsidP="0043430E">
      <w:pPr>
        <w:autoSpaceDE w:val="0"/>
        <w:autoSpaceDN w:val="0"/>
        <w:adjustRightInd w:val="0"/>
        <w:spacing w:after="0" w:line="480" w:lineRule="auto"/>
        <w:rPr>
          <w:rFonts w:asciiTheme="majorBidi" w:hAnsiTheme="majorBidi" w:cstheme="majorBidi"/>
          <w:b/>
          <w:szCs w:val="24"/>
        </w:rPr>
      </w:pPr>
      <w:r w:rsidRPr="00FD7D0B">
        <w:rPr>
          <w:rFonts w:asciiTheme="majorBidi" w:hAnsiTheme="majorBidi" w:cstheme="majorBidi"/>
          <w:b/>
          <w:szCs w:val="24"/>
        </w:rPr>
        <w:t>Superíndices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tblGrid>
      <w:tr w:rsidR="0043430E" w:rsidRPr="00FD7D0B" w14:paraId="55D19913" w14:textId="77777777" w:rsidTr="00794845">
        <w:trPr>
          <w:tblHeader/>
        </w:trPr>
        <w:tc>
          <w:tcPr>
            <w:tcW w:w="1418" w:type="dxa"/>
            <w:tcBorders>
              <w:bottom w:val="single" w:sz="4" w:space="0" w:color="auto"/>
            </w:tcBorders>
            <w:vAlign w:val="center"/>
          </w:tcPr>
          <w:p w14:paraId="60075A9C"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Superíndice</w:t>
            </w:r>
          </w:p>
        </w:tc>
        <w:tc>
          <w:tcPr>
            <w:tcW w:w="4252" w:type="dxa"/>
            <w:tcBorders>
              <w:bottom w:val="single" w:sz="4" w:space="0" w:color="auto"/>
            </w:tcBorders>
            <w:vAlign w:val="center"/>
          </w:tcPr>
          <w:p w14:paraId="152C0BE9"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Término</w:t>
            </w:r>
          </w:p>
        </w:tc>
      </w:tr>
      <w:tr w:rsidR="0043430E" w:rsidRPr="00FD7D0B" w14:paraId="08799A43" w14:textId="77777777" w:rsidTr="00794845">
        <w:tc>
          <w:tcPr>
            <w:tcW w:w="1418" w:type="dxa"/>
            <w:tcBorders>
              <w:top w:val="single" w:sz="4" w:space="0" w:color="auto"/>
            </w:tcBorders>
            <w:vAlign w:val="center"/>
          </w:tcPr>
          <w:p w14:paraId="64EA46EA" w14:textId="77777777" w:rsidR="0043430E" w:rsidRPr="00FD7D0B" w:rsidRDefault="0043430E" w:rsidP="00794845">
            <w:pPr>
              <w:spacing w:line="480" w:lineRule="auto"/>
              <w:rPr>
                <w:rFonts w:asciiTheme="majorBidi" w:hAnsiTheme="majorBidi" w:cstheme="majorBidi"/>
                <w:szCs w:val="24"/>
              </w:rPr>
            </w:pPr>
            <w:r w:rsidRPr="00FD7D0B">
              <w:rPr>
                <w:rFonts w:asciiTheme="majorBidi" w:hAnsiTheme="majorBidi" w:cstheme="majorBidi"/>
                <w:szCs w:val="24"/>
              </w:rPr>
              <w:t>n</w:t>
            </w:r>
          </w:p>
        </w:tc>
        <w:tc>
          <w:tcPr>
            <w:tcW w:w="4252" w:type="dxa"/>
            <w:tcBorders>
              <w:top w:val="single" w:sz="4" w:space="0" w:color="auto"/>
            </w:tcBorders>
            <w:vAlign w:val="center"/>
          </w:tcPr>
          <w:p w14:paraId="0AAF771F" w14:textId="77777777" w:rsidR="0043430E" w:rsidRPr="00FD7D0B" w:rsidRDefault="0043430E" w:rsidP="00794845">
            <w:pPr>
              <w:spacing w:line="480" w:lineRule="auto"/>
              <w:rPr>
                <w:rFonts w:asciiTheme="majorBidi" w:hAnsiTheme="majorBidi" w:cstheme="majorBidi"/>
                <w:szCs w:val="24"/>
                <w:lang w:val="en-US"/>
              </w:rPr>
            </w:pPr>
            <w:r w:rsidRPr="00FD7D0B">
              <w:rPr>
                <w:rFonts w:asciiTheme="majorBidi" w:hAnsiTheme="majorBidi" w:cstheme="majorBidi"/>
                <w:szCs w:val="24"/>
              </w:rPr>
              <w:t>Exponente, potencia</w:t>
            </w:r>
          </w:p>
        </w:tc>
      </w:tr>
    </w:tbl>
    <w:p w14:paraId="3C1FA015" w14:textId="77777777" w:rsidR="0043430E" w:rsidRPr="00FD7D0B" w:rsidRDefault="0043430E" w:rsidP="0043430E">
      <w:pPr>
        <w:autoSpaceDE w:val="0"/>
        <w:autoSpaceDN w:val="0"/>
        <w:adjustRightInd w:val="0"/>
        <w:spacing w:after="0" w:line="480" w:lineRule="auto"/>
        <w:rPr>
          <w:rFonts w:asciiTheme="majorBidi" w:hAnsiTheme="majorBidi" w:cstheme="majorBidi"/>
          <w:b/>
          <w:szCs w:val="24"/>
        </w:rPr>
      </w:pPr>
      <w:r w:rsidRPr="00FD7D0B">
        <w:rPr>
          <w:rFonts w:asciiTheme="majorBidi" w:hAnsiTheme="majorBidi" w:cstheme="majorBidi"/>
          <w:b/>
          <w:szCs w:val="24"/>
        </w:rPr>
        <w:t>Abreviaturas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343"/>
      </w:tblGrid>
      <w:tr w:rsidR="0043430E" w:rsidRPr="00FD7D0B" w14:paraId="44D0281A" w14:textId="77777777" w:rsidTr="00794845">
        <w:trPr>
          <w:tblHeader/>
        </w:trPr>
        <w:tc>
          <w:tcPr>
            <w:tcW w:w="1418" w:type="dxa"/>
            <w:tcBorders>
              <w:bottom w:val="single" w:sz="4" w:space="0" w:color="auto"/>
            </w:tcBorders>
            <w:vAlign w:val="center"/>
          </w:tcPr>
          <w:p w14:paraId="244D11C2"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Abreviatura</w:t>
            </w:r>
          </w:p>
        </w:tc>
        <w:tc>
          <w:tcPr>
            <w:tcW w:w="4343" w:type="dxa"/>
            <w:tcBorders>
              <w:bottom w:val="single" w:sz="4" w:space="0" w:color="auto"/>
            </w:tcBorders>
            <w:vAlign w:val="center"/>
          </w:tcPr>
          <w:p w14:paraId="3BAF07EF" w14:textId="77777777" w:rsidR="0043430E" w:rsidRPr="00FD7D0B" w:rsidRDefault="0043430E" w:rsidP="00794845">
            <w:pPr>
              <w:spacing w:line="480" w:lineRule="auto"/>
              <w:rPr>
                <w:rFonts w:asciiTheme="majorBidi" w:hAnsiTheme="majorBidi" w:cstheme="majorBidi"/>
                <w:b/>
                <w:szCs w:val="24"/>
              </w:rPr>
            </w:pPr>
            <w:r w:rsidRPr="00FD7D0B">
              <w:rPr>
                <w:rFonts w:asciiTheme="majorBidi" w:hAnsiTheme="majorBidi" w:cstheme="majorBidi"/>
                <w:b/>
                <w:szCs w:val="24"/>
              </w:rPr>
              <w:t>Término</w:t>
            </w:r>
          </w:p>
        </w:tc>
      </w:tr>
      <w:tr w:rsidR="0043430E" w:rsidRPr="00FD7D0B" w14:paraId="36546339" w14:textId="77777777" w:rsidTr="00794845">
        <w:tc>
          <w:tcPr>
            <w:tcW w:w="1418" w:type="dxa"/>
            <w:tcBorders>
              <w:top w:val="single" w:sz="4" w:space="0" w:color="auto"/>
            </w:tcBorders>
            <w:vAlign w:val="center"/>
          </w:tcPr>
          <w:p w14:paraId="009F43D8" w14:textId="77777777" w:rsidR="0043430E" w:rsidRPr="00FD7D0B" w:rsidRDefault="0043430E" w:rsidP="00794845">
            <w:pPr>
              <w:spacing w:line="276" w:lineRule="auto"/>
              <w:rPr>
                <w:rFonts w:asciiTheme="majorBidi" w:hAnsiTheme="majorBidi" w:cstheme="majorBidi"/>
                <w:i/>
                <w:szCs w:val="24"/>
              </w:rPr>
            </w:pPr>
            <w:r w:rsidRPr="00FD7D0B">
              <w:rPr>
                <w:rFonts w:asciiTheme="majorBidi" w:hAnsiTheme="majorBidi" w:cstheme="majorBidi"/>
                <w:szCs w:val="24"/>
              </w:rPr>
              <w:t>1.</w:t>
            </w:r>
            <w:r w:rsidRPr="00FD7D0B">
              <w:rPr>
                <w:rFonts w:asciiTheme="majorBidi" w:hAnsiTheme="majorBidi" w:cstheme="majorBidi"/>
                <w:i/>
                <w:szCs w:val="24"/>
              </w:rPr>
              <w:t>LT</w:t>
            </w:r>
          </w:p>
        </w:tc>
        <w:tc>
          <w:tcPr>
            <w:tcW w:w="4343" w:type="dxa"/>
            <w:tcBorders>
              <w:top w:val="single" w:sz="4" w:space="0" w:color="auto"/>
            </w:tcBorders>
            <w:vAlign w:val="center"/>
          </w:tcPr>
          <w:p w14:paraId="78FA5323" w14:textId="77777777" w:rsidR="0043430E" w:rsidRPr="00FD7D0B" w:rsidRDefault="0043430E" w:rsidP="00794845">
            <w:pPr>
              <w:spacing w:line="276" w:lineRule="auto"/>
              <w:rPr>
                <w:rFonts w:asciiTheme="majorBidi" w:hAnsiTheme="majorBidi" w:cstheme="majorBidi"/>
                <w:szCs w:val="24"/>
              </w:rPr>
            </w:pPr>
            <w:r w:rsidRPr="00FD7D0B">
              <w:rPr>
                <w:rFonts w:asciiTheme="majorBidi" w:hAnsiTheme="majorBidi" w:cstheme="majorBidi"/>
                <w:szCs w:val="24"/>
              </w:rPr>
              <w:t>Primera ley de la termodinámica</w:t>
            </w:r>
          </w:p>
        </w:tc>
      </w:tr>
      <w:tr w:rsidR="0043430E" w:rsidRPr="00FD7D0B" w14:paraId="280AA6F2" w14:textId="77777777" w:rsidTr="00794845">
        <w:tc>
          <w:tcPr>
            <w:tcW w:w="1418" w:type="dxa"/>
            <w:vAlign w:val="center"/>
          </w:tcPr>
          <w:p w14:paraId="5E6F4A50" w14:textId="77777777" w:rsidR="0043430E" w:rsidRPr="00FD7D0B" w:rsidRDefault="0043430E" w:rsidP="00794845">
            <w:pPr>
              <w:spacing w:line="276" w:lineRule="auto"/>
              <w:rPr>
                <w:rFonts w:asciiTheme="majorBidi" w:hAnsiTheme="majorBidi" w:cstheme="majorBidi"/>
                <w:i/>
                <w:szCs w:val="24"/>
              </w:rPr>
            </w:pPr>
            <w:r w:rsidRPr="00FD7D0B">
              <w:rPr>
                <w:rFonts w:asciiTheme="majorBidi" w:hAnsiTheme="majorBidi" w:cstheme="majorBidi"/>
                <w:i/>
                <w:szCs w:val="24"/>
              </w:rPr>
              <w:t>DF</w:t>
            </w:r>
          </w:p>
        </w:tc>
        <w:tc>
          <w:tcPr>
            <w:tcW w:w="4343" w:type="dxa"/>
            <w:vAlign w:val="center"/>
          </w:tcPr>
          <w:p w14:paraId="6E82B946"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Dimension fundamental</w:t>
            </w:r>
          </w:p>
        </w:tc>
      </w:tr>
      <w:tr w:rsidR="0043430E" w:rsidRPr="00FD7D0B" w14:paraId="393CD306" w14:textId="77777777" w:rsidTr="00794845">
        <w:tc>
          <w:tcPr>
            <w:tcW w:w="1418" w:type="dxa"/>
            <w:vAlign w:val="center"/>
          </w:tcPr>
          <w:p w14:paraId="3BB356C6" w14:textId="77777777" w:rsidR="0043430E" w:rsidRPr="00FD7D0B" w:rsidRDefault="0043430E" w:rsidP="00794845">
            <w:pPr>
              <w:spacing w:line="276" w:lineRule="auto"/>
              <w:rPr>
                <w:rFonts w:asciiTheme="majorBidi" w:hAnsiTheme="majorBidi" w:cstheme="majorBidi"/>
                <w:i/>
                <w:szCs w:val="24"/>
              </w:rPr>
            </w:pPr>
            <w:r w:rsidRPr="00FD7D0B">
              <w:rPr>
                <w:rFonts w:asciiTheme="majorBidi" w:hAnsiTheme="majorBidi" w:cstheme="majorBidi"/>
                <w:i/>
                <w:szCs w:val="24"/>
              </w:rPr>
              <w:t>RFF</w:t>
            </w:r>
          </w:p>
        </w:tc>
        <w:tc>
          <w:tcPr>
            <w:tcW w:w="4343" w:type="dxa"/>
            <w:vAlign w:val="center"/>
          </w:tcPr>
          <w:p w14:paraId="6A14C0FE" w14:textId="77777777" w:rsidR="0043430E" w:rsidRPr="00FD7D0B" w:rsidRDefault="0043430E" w:rsidP="00794845">
            <w:pPr>
              <w:spacing w:line="276" w:lineRule="auto"/>
              <w:rPr>
                <w:rFonts w:asciiTheme="majorBidi" w:hAnsiTheme="majorBidi" w:cstheme="majorBidi"/>
                <w:szCs w:val="24"/>
                <w:lang w:val="en-US"/>
              </w:rPr>
            </w:pPr>
            <w:r w:rsidRPr="00FD7D0B">
              <w:rPr>
                <w:rFonts w:asciiTheme="majorBidi" w:hAnsiTheme="majorBidi" w:cstheme="majorBidi"/>
                <w:szCs w:val="24"/>
                <w:lang w:val="en-US"/>
              </w:rPr>
              <w:t>Racimos de fruta fresca</w:t>
            </w:r>
          </w:p>
        </w:tc>
      </w:tr>
    </w:tbl>
    <w:p w14:paraId="6D786598" w14:textId="77777777" w:rsidR="0043430E" w:rsidRPr="00FD7D0B" w:rsidRDefault="0043430E" w:rsidP="0043430E">
      <w:pPr>
        <w:spacing w:after="0" w:line="480" w:lineRule="auto"/>
        <w:jc w:val="center"/>
        <w:rPr>
          <w:rFonts w:asciiTheme="majorBidi" w:hAnsiTheme="majorBidi" w:cstheme="majorBidi"/>
          <w:szCs w:val="24"/>
        </w:rPr>
      </w:pPr>
    </w:p>
    <w:p w14:paraId="3EDE5EF2" w14:textId="77777777" w:rsidR="0043430E" w:rsidRDefault="0043430E" w:rsidP="0043430E">
      <w:pPr>
        <w:spacing w:after="0" w:line="480" w:lineRule="auto"/>
        <w:jc w:val="center"/>
        <w:rPr>
          <w:rFonts w:asciiTheme="majorBidi" w:hAnsiTheme="majorBidi" w:cstheme="majorBidi"/>
          <w:szCs w:val="24"/>
        </w:rPr>
      </w:pPr>
    </w:p>
    <w:p w14:paraId="73ED44F3" w14:textId="77777777" w:rsidR="0043430E" w:rsidRDefault="0043430E" w:rsidP="0043430E">
      <w:pPr>
        <w:spacing w:after="0" w:line="480" w:lineRule="auto"/>
        <w:jc w:val="center"/>
        <w:rPr>
          <w:rFonts w:asciiTheme="majorBidi" w:hAnsiTheme="majorBidi" w:cstheme="majorBidi"/>
          <w:szCs w:val="24"/>
        </w:rPr>
      </w:pPr>
    </w:p>
    <w:p w14:paraId="707B12B7" w14:textId="77777777" w:rsidR="0043430E" w:rsidRDefault="0043430E" w:rsidP="0043430E">
      <w:pPr>
        <w:spacing w:after="0" w:line="480" w:lineRule="auto"/>
        <w:jc w:val="center"/>
        <w:rPr>
          <w:rFonts w:asciiTheme="majorBidi" w:hAnsiTheme="majorBidi" w:cstheme="majorBidi"/>
          <w:szCs w:val="24"/>
        </w:rPr>
      </w:pPr>
    </w:p>
    <w:p w14:paraId="3C89DACF" w14:textId="77777777" w:rsidR="0043430E" w:rsidRDefault="0043430E" w:rsidP="0043430E">
      <w:pPr>
        <w:spacing w:after="0" w:line="480" w:lineRule="auto"/>
        <w:jc w:val="center"/>
        <w:rPr>
          <w:rFonts w:asciiTheme="majorBidi" w:hAnsiTheme="majorBidi" w:cstheme="majorBidi"/>
          <w:szCs w:val="24"/>
        </w:rPr>
      </w:pPr>
    </w:p>
    <w:p w14:paraId="0F9C196F" w14:textId="77777777" w:rsidR="0043430E" w:rsidRDefault="0043430E" w:rsidP="0043430E">
      <w:pPr>
        <w:spacing w:after="0" w:line="480" w:lineRule="auto"/>
        <w:jc w:val="center"/>
        <w:rPr>
          <w:rFonts w:asciiTheme="majorBidi" w:hAnsiTheme="majorBidi" w:cstheme="majorBidi"/>
          <w:szCs w:val="24"/>
        </w:rPr>
      </w:pPr>
    </w:p>
    <w:p w14:paraId="72886FD1" w14:textId="77777777" w:rsidR="0043430E" w:rsidRDefault="0043430E" w:rsidP="0043430E">
      <w:pPr>
        <w:spacing w:after="0" w:line="480" w:lineRule="auto"/>
        <w:jc w:val="center"/>
        <w:rPr>
          <w:rFonts w:asciiTheme="majorBidi" w:hAnsiTheme="majorBidi" w:cstheme="majorBidi"/>
          <w:szCs w:val="24"/>
        </w:rPr>
      </w:pPr>
    </w:p>
    <w:p w14:paraId="3F4BD034" w14:textId="5A7F2358" w:rsidR="00B22B0C" w:rsidRDefault="00B22B0C" w:rsidP="00B22B0C">
      <w:pPr>
        <w:spacing w:line="480" w:lineRule="auto"/>
        <w:rPr>
          <w:rFonts w:asciiTheme="majorBidi" w:hAnsiTheme="majorBidi" w:cstheme="majorBidi"/>
          <w:szCs w:val="24"/>
          <w:lang w:val="es-ES" w:eastAsia="es-ES"/>
        </w:rPr>
      </w:pPr>
    </w:p>
    <w:p w14:paraId="5A7BD99C" w14:textId="5C580C10" w:rsidR="00B22B0C" w:rsidRDefault="00B22B0C" w:rsidP="00B22B0C">
      <w:pPr>
        <w:spacing w:line="480" w:lineRule="auto"/>
        <w:rPr>
          <w:rFonts w:asciiTheme="majorBidi" w:hAnsiTheme="majorBidi" w:cstheme="majorBidi"/>
          <w:szCs w:val="24"/>
          <w:lang w:val="es-ES" w:eastAsia="es-ES"/>
        </w:rPr>
      </w:pPr>
    </w:p>
    <w:p w14:paraId="38D3AC36" w14:textId="2B826AC3" w:rsidR="00B22B0C" w:rsidRDefault="00B22B0C" w:rsidP="00B22B0C">
      <w:pPr>
        <w:spacing w:line="480" w:lineRule="auto"/>
        <w:rPr>
          <w:rFonts w:asciiTheme="majorBidi" w:hAnsiTheme="majorBidi" w:cstheme="majorBidi"/>
          <w:szCs w:val="24"/>
          <w:lang w:val="es-ES" w:eastAsia="es-ES"/>
        </w:rPr>
      </w:pPr>
    </w:p>
    <w:p w14:paraId="454677D5" w14:textId="3B6FFAAD" w:rsidR="00B22B0C" w:rsidRDefault="00B22B0C" w:rsidP="00B22B0C">
      <w:pPr>
        <w:spacing w:line="480" w:lineRule="auto"/>
        <w:rPr>
          <w:rFonts w:asciiTheme="majorBidi" w:hAnsiTheme="majorBidi" w:cstheme="majorBidi"/>
          <w:szCs w:val="24"/>
          <w:lang w:val="es-ES" w:eastAsia="es-ES"/>
        </w:rPr>
      </w:pPr>
    </w:p>
    <w:p w14:paraId="795D6167" w14:textId="342727D1" w:rsidR="006016A9" w:rsidRPr="006016A9" w:rsidRDefault="006016A9" w:rsidP="00B92FCC">
      <w:pPr>
        <w:pStyle w:val="Ttulo1"/>
      </w:pPr>
      <w:bookmarkStart w:id="37" w:name="_Toc75270388"/>
      <w:r w:rsidRPr="006016A9">
        <w:lastRenderedPageBreak/>
        <w:t>Preliminares</w:t>
      </w:r>
      <w:bookmarkEnd w:id="37"/>
    </w:p>
    <w:p w14:paraId="457F9157" w14:textId="77777777" w:rsidR="006016A9" w:rsidRPr="006016A9" w:rsidRDefault="006016A9" w:rsidP="006016A9">
      <w:pPr>
        <w:jc w:val="center"/>
        <w:rPr>
          <w:b/>
          <w:i/>
        </w:rPr>
      </w:pPr>
    </w:p>
    <w:p w14:paraId="3A9549C4" w14:textId="0233C5F3" w:rsidR="006016A9" w:rsidRDefault="006016A9" w:rsidP="00B06D91">
      <w:pPr>
        <w:pStyle w:val="Prrafodelista"/>
        <w:spacing w:line="480" w:lineRule="auto"/>
        <w:rPr>
          <w:rFonts w:asciiTheme="majorBidi" w:hAnsiTheme="majorBidi" w:cstheme="majorBidi"/>
          <w:i/>
        </w:rPr>
      </w:pPr>
    </w:p>
    <w:p w14:paraId="173DA7B6" w14:textId="3357BFF2" w:rsidR="006016A9" w:rsidRDefault="006016A9" w:rsidP="00B06D91">
      <w:pPr>
        <w:pStyle w:val="Prrafodelista"/>
        <w:spacing w:line="480" w:lineRule="auto"/>
        <w:rPr>
          <w:rFonts w:asciiTheme="majorBidi" w:hAnsiTheme="majorBidi" w:cstheme="majorBidi"/>
          <w:i/>
        </w:rPr>
      </w:pPr>
    </w:p>
    <w:p w14:paraId="486B74B0" w14:textId="5D68729B" w:rsidR="006016A9" w:rsidRDefault="006016A9" w:rsidP="00B06D91">
      <w:pPr>
        <w:pStyle w:val="Prrafodelista"/>
        <w:spacing w:line="480" w:lineRule="auto"/>
        <w:rPr>
          <w:rFonts w:asciiTheme="majorBidi" w:hAnsiTheme="majorBidi" w:cstheme="majorBidi"/>
          <w:i/>
        </w:rPr>
      </w:pPr>
    </w:p>
    <w:p w14:paraId="0B018904" w14:textId="54F216B9" w:rsidR="006016A9" w:rsidRDefault="006016A9" w:rsidP="00B06D91">
      <w:pPr>
        <w:pStyle w:val="Prrafodelista"/>
        <w:spacing w:line="480" w:lineRule="auto"/>
        <w:rPr>
          <w:rFonts w:asciiTheme="majorBidi" w:hAnsiTheme="majorBidi" w:cstheme="majorBidi"/>
          <w:i/>
        </w:rPr>
      </w:pPr>
    </w:p>
    <w:p w14:paraId="665EA0DB" w14:textId="574DCFBE" w:rsidR="006016A9" w:rsidRDefault="006016A9" w:rsidP="00B06D91">
      <w:pPr>
        <w:pStyle w:val="Prrafodelista"/>
        <w:spacing w:line="480" w:lineRule="auto"/>
        <w:rPr>
          <w:rFonts w:asciiTheme="majorBidi" w:hAnsiTheme="majorBidi" w:cstheme="majorBidi"/>
          <w:i/>
        </w:rPr>
      </w:pPr>
    </w:p>
    <w:p w14:paraId="5F279239" w14:textId="0C218B9F" w:rsidR="006016A9" w:rsidRDefault="006016A9" w:rsidP="00B06D91">
      <w:pPr>
        <w:pStyle w:val="Prrafodelista"/>
        <w:spacing w:line="480" w:lineRule="auto"/>
        <w:rPr>
          <w:rFonts w:asciiTheme="majorBidi" w:hAnsiTheme="majorBidi" w:cstheme="majorBidi"/>
          <w:i/>
        </w:rPr>
      </w:pPr>
    </w:p>
    <w:p w14:paraId="7DF61059" w14:textId="3E632E09" w:rsidR="006016A9" w:rsidRDefault="006016A9" w:rsidP="00B06D91">
      <w:pPr>
        <w:pStyle w:val="Prrafodelista"/>
        <w:spacing w:line="480" w:lineRule="auto"/>
        <w:rPr>
          <w:rFonts w:asciiTheme="majorBidi" w:hAnsiTheme="majorBidi" w:cstheme="majorBidi"/>
          <w:i/>
        </w:rPr>
      </w:pPr>
    </w:p>
    <w:p w14:paraId="7DE9EE33" w14:textId="1264200D" w:rsidR="006016A9" w:rsidRDefault="006016A9" w:rsidP="00B06D91">
      <w:pPr>
        <w:pStyle w:val="Prrafodelista"/>
        <w:spacing w:line="480" w:lineRule="auto"/>
        <w:rPr>
          <w:rFonts w:asciiTheme="majorBidi" w:hAnsiTheme="majorBidi" w:cstheme="majorBidi"/>
          <w:i/>
        </w:rPr>
      </w:pPr>
    </w:p>
    <w:p w14:paraId="262E6093" w14:textId="5C3BB6AD" w:rsidR="006016A9" w:rsidRDefault="006016A9" w:rsidP="00B06D91">
      <w:pPr>
        <w:pStyle w:val="Prrafodelista"/>
        <w:spacing w:line="480" w:lineRule="auto"/>
        <w:rPr>
          <w:rFonts w:asciiTheme="majorBidi" w:hAnsiTheme="majorBidi" w:cstheme="majorBidi"/>
          <w:i/>
        </w:rPr>
      </w:pPr>
    </w:p>
    <w:p w14:paraId="79DBEB6D" w14:textId="04E3B9F9" w:rsidR="006016A9" w:rsidRDefault="006016A9" w:rsidP="00B06D91">
      <w:pPr>
        <w:pStyle w:val="Prrafodelista"/>
        <w:spacing w:line="480" w:lineRule="auto"/>
        <w:rPr>
          <w:rFonts w:asciiTheme="majorBidi" w:hAnsiTheme="majorBidi" w:cstheme="majorBidi"/>
          <w:i/>
        </w:rPr>
      </w:pPr>
    </w:p>
    <w:p w14:paraId="2F624539" w14:textId="68066549" w:rsidR="006016A9" w:rsidRDefault="006016A9" w:rsidP="00B06D91">
      <w:pPr>
        <w:pStyle w:val="Prrafodelista"/>
        <w:spacing w:line="480" w:lineRule="auto"/>
        <w:rPr>
          <w:rFonts w:asciiTheme="majorBidi" w:hAnsiTheme="majorBidi" w:cstheme="majorBidi"/>
          <w:i/>
        </w:rPr>
      </w:pPr>
    </w:p>
    <w:p w14:paraId="58688998" w14:textId="3D737186" w:rsidR="006016A9" w:rsidRDefault="006016A9" w:rsidP="00B06D91">
      <w:pPr>
        <w:pStyle w:val="Prrafodelista"/>
        <w:spacing w:line="480" w:lineRule="auto"/>
        <w:rPr>
          <w:rFonts w:asciiTheme="majorBidi" w:hAnsiTheme="majorBidi" w:cstheme="majorBidi"/>
          <w:i/>
        </w:rPr>
      </w:pPr>
    </w:p>
    <w:p w14:paraId="10D6EB56" w14:textId="200F0AED" w:rsidR="006016A9" w:rsidRDefault="006016A9" w:rsidP="00B06D91">
      <w:pPr>
        <w:pStyle w:val="Prrafodelista"/>
        <w:spacing w:line="480" w:lineRule="auto"/>
        <w:rPr>
          <w:rFonts w:asciiTheme="majorBidi" w:hAnsiTheme="majorBidi" w:cstheme="majorBidi"/>
          <w:i/>
        </w:rPr>
      </w:pPr>
    </w:p>
    <w:p w14:paraId="7C22E0EA" w14:textId="611B6166" w:rsidR="006016A9" w:rsidRDefault="006016A9" w:rsidP="00B06D91">
      <w:pPr>
        <w:pStyle w:val="Prrafodelista"/>
        <w:spacing w:line="480" w:lineRule="auto"/>
        <w:rPr>
          <w:rFonts w:asciiTheme="majorBidi" w:hAnsiTheme="majorBidi" w:cstheme="majorBidi"/>
          <w:i/>
        </w:rPr>
      </w:pPr>
    </w:p>
    <w:p w14:paraId="72747193" w14:textId="78360757" w:rsidR="006016A9" w:rsidRDefault="006016A9" w:rsidP="00B06D91">
      <w:pPr>
        <w:pStyle w:val="Prrafodelista"/>
        <w:spacing w:line="480" w:lineRule="auto"/>
        <w:rPr>
          <w:rFonts w:asciiTheme="majorBidi" w:hAnsiTheme="majorBidi" w:cstheme="majorBidi"/>
          <w:i/>
        </w:rPr>
      </w:pPr>
    </w:p>
    <w:p w14:paraId="4BC48705" w14:textId="4D7CB2BE" w:rsidR="006016A9" w:rsidRDefault="006016A9" w:rsidP="00B06D91">
      <w:pPr>
        <w:pStyle w:val="Prrafodelista"/>
        <w:spacing w:line="480" w:lineRule="auto"/>
        <w:rPr>
          <w:rFonts w:asciiTheme="majorBidi" w:hAnsiTheme="majorBidi" w:cstheme="majorBidi"/>
          <w:i/>
        </w:rPr>
      </w:pPr>
    </w:p>
    <w:p w14:paraId="43E1FA64" w14:textId="4F4FA039" w:rsidR="006016A9" w:rsidRDefault="006016A9" w:rsidP="00B06D91">
      <w:pPr>
        <w:pStyle w:val="Prrafodelista"/>
        <w:spacing w:line="480" w:lineRule="auto"/>
        <w:rPr>
          <w:rFonts w:asciiTheme="majorBidi" w:hAnsiTheme="majorBidi" w:cstheme="majorBidi"/>
          <w:i/>
        </w:rPr>
      </w:pPr>
    </w:p>
    <w:p w14:paraId="3CC29901" w14:textId="10747D3A" w:rsidR="006016A9" w:rsidRDefault="006016A9" w:rsidP="00B06D91">
      <w:pPr>
        <w:pStyle w:val="Prrafodelista"/>
        <w:spacing w:line="480" w:lineRule="auto"/>
        <w:rPr>
          <w:rFonts w:asciiTheme="majorBidi" w:hAnsiTheme="majorBidi" w:cstheme="majorBidi"/>
          <w:i/>
        </w:rPr>
      </w:pPr>
    </w:p>
    <w:p w14:paraId="5FF4E6F2" w14:textId="77777777" w:rsidR="006016A9" w:rsidRDefault="006016A9" w:rsidP="00B06D91">
      <w:pPr>
        <w:pStyle w:val="Prrafodelista"/>
        <w:spacing w:line="480" w:lineRule="auto"/>
        <w:rPr>
          <w:rFonts w:asciiTheme="majorBidi" w:hAnsiTheme="majorBidi" w:cstheme="majorBidi"/>
          <w:i/>
        </w:rPr>
      </w:pPr>
    </w:p>
    <w:p w14:paraId="5E3F5315" w14:textId="384176F6" w:rsidR="006016A9" w:rsidRDefault="006016A9" w:rsidP="00B06D91">
      <w:pPr>
        <w:pStyle w:val="Prrafodelista"/>
        <w:spacing w:line="480" w:lineRule="auto"/>
        <w:rPr>
          <w:rFonts w:asciiTheme="majorBidi" w:hAnsiTheme="majorBidi" w:cstheme="majorBidi"/>
          <w:i/>
        </w:rPr>
      </w:pPr>
    </w:p>
    <w:p w14:paraId="427D8B2A" w14:textId="2047BA9B" w:rsidR="00B22B0C" w:rsidRDefault="00B22B0C" w:rsidP="00B06D91">
      <w:pPr>
        <w:pStyle w:val="Prrafodelista"/>
        <w:spacing w:line="480" w:lineRule="auto"/>
        <w:rPr>
          <w:rFonts w:asciiTheme="majorBidi" w:hAnsiTheme="majorBidi" w:cstheme="majorBidi"/>
          <w:i/>
        </w:rPr>
      </w:pPr>
    </w:p>
    <w:p w14:paraId="7ACE94D6" w14:textId="77777777" w:rsidR="00B22B0C" w:rsidRDefault="00B22B0C" w:rsidP="00B06D91">
      <w:pPr>
        <w:pStyle w:val="Prrafodelista"/>
        <w:spacing w:line="480" w:lineRule="auto"/>
        <w:rPr>
          <w:rFonts w:asciiTheme="majorBidi" w:hAnsiTheme="majorBidi" w:cstheme="majorBidi"/>
          <w:i/>
        </w:rPr>
      </w:pPr>
    </w:p>
    <w:p w14:paraId="76CD3602" w14:textId="42035A0D" w:rsidR="00AF49E5" w:rsidRPr="00B22B0C" w:rsidRDefault="00B06D91" w:rsidP="00B22B0C">
      <w:pPr>
        <w:rPr>
          <w:i/>
        </w:rPr>
      </w:pPr>
      <w:r w:rsidRPr="00FD7D0B">
        <w:t xml:space="preserve"> </w:t>
      </w:r>
      <w:r w:rsidR="002F6FC5" w:rsidRPr="00B22B0C">
        <w:rPr>
          <w:i/>
        </w:rPr>
        <w:t>(</w:t>
      </w:r>
      <w:r w:rsidR="007254C7" w:rsidRPr="00B22B0C">
        <w:rPr>
          <w:i/>
        </w:rPr>
        <w:t>Dedicatoria</w:t>
      </w:r>
      <w:r w:rsidR="002F6FC5" w:rsidRPr="00B22B0C">
        <w:rPr>
          <w:i/>
        </w:rPr>
        <w:t>)</w:t>
      </w:r>
    </w:p>
    <w:p w14:paraId="399DD25A" w14:textId="77777777" w:rsidR="001F4508" w:rsidRPr="00FD7D0B" w:rsidRDefault="001F4508" w:rsidP="00140961">
      <w:pPr>
        <w:pStyle w:val="Prrafodelista"/>
        <w:spacing w:line="480" w:lineRule="auto"/>
        <w:rPr>
          <w:rFonts w:asciiTheme="majorBidi" w:hAnsiTheme="majorBidi" w:cstheme="majorBidi"/>
          <w:i/>
        </w:rPr>
      </w:pPr>
    </w:p>
    <w:p w14:paraId="6D2F0A23" w14:textId="77777777" w:rsidR="002F6FC5" w:rsidRPr="00FD7D0B" w:rsidRDefault="002F6FC5" w:rsidP="00140961">
      <w:pPr>
        <w:pStyle w:val="Prrafodelista"/>
        <w:spacing w:line="480" w:lineRule="auto"/>
        <w:rPr>
          <w:rFonts w:asciiTheme="majorBidi" w:hAnsiTheme="majorBidi" w:cstheme="majorBidi"/>
          <w:i/>
        </w:rPr>
      </w:pPr>
    </w:p>
    <w:p w14:paraId="40A4C50B" w14:textId="77777777" w:rsidR="002F6FC5" w:rsidRPr="00FD7D0B" w:rsidRDefault="002F6FC5" w:rsidP="00140961">
      <w:pPr>
        <w:pStyle w:val="Prrafodelista"/>
        <w:spacing w:line="480" w:lineRule="auto"/>
        <w:rPr>
          <w:rFonts w:asciiTheme="majorBidi" w:hAnsiTheme="majorBidi" w:cstheme="majorBidi"/>
          <w:i/>
        </w:rPr>
      </w:pPr>
    </w:p>
    <w:p w14:paraId="0C28193B" w14:textId="77777777" w:rsidR="00474162" w:rsidRPr="00FD7D0B" w:rsidRDefault="00DE435C" w:rsidP="00140961">
      <w:pPr>
        <w:pStyle w:val="Prrafodelista"/>
        <w:spacing w:line="480" w:lineRule="auto"/>
        <w:ind w:left="4248"/>
        <w:rPr>
          <w:rFonts w:asciiTheme="majorBidi" w:hAnsiTheme="majorBidi" w:cstheme="majorBidi"/>
          <w:i/>
        </w:rPr>
      </w:pPr>
      <w:commentRangeStart w:id="38"/>
      <w:r w:rsidRPr="00FD7D0B">
        <w:rPr>
          <w:rFonts w:asciiTheme="majorBidi" w:hAnsiTheme="majorBidi" w:cstheme="majorBidi"/>
          <w:i/>
        </w:rPr>
        <w:t xml:space="preserve">Su uso </w:t>
      </w:r>
      <w:r w:rsidR="00474162" w:rsidRPr="00FD7D0B">
        <w:rPr>
          <w:rFonts w:asciiTheme="majorBidi" w:hAnsiTheme="majorBidi" w:cstheme="majorBidi"/>
          <w:i/>
        </w:rPr>
        <w:t>es opcional</w:t>
      </w:r>
      <w:r w:rsidRPr="00FD7D0B">
        <w:rPr>
          <w:rFonts w:asciiTheme="majorBidi" w:hAnsiTheme="majorBidi" w:cstheme="majorBidi"/>
          <w:i/>
        </w:rPr>
        <w:t xml:space="preserve"> y cada autor podrá determinar la distribución del texto en la página, se sugiere esta presentación</w:t>
      </w:r>
      <w:r w:rsidR="00474162" w:rsidRPr="00FD7D0B">
        <w:rPr>
          <w:rFonts w:asciiTheme="majorBidi" w:hAnsiTheme="majorBidi" w:cstheme="majorBidi"/>
          <w:i/>
        </w:rPr>
        <w:t xml:space="preserve">. En ella el autor del trabajo dedica su trabajo en forma especial a personas </w:t>
      </w:r>
      <w:r w:rsidR="009E24BC" w:rsidRPr="00FD7D0B">
        <w:rPr>
          <w:rFonts w:asciiTheme="majorBidi" w:hAnsiTheme="majorBidi" w:cstheme="majorBidi"/>
          <w:i/>
        </w:rPr>
        <w:t>y/</w:t>
      </w:r>
      <w:r w:rsidR="00474162" w:rsidRPr="00FD7D0B">
        <w:rPr>
          <w:rFonts w:asciiTheme="majorBidi" w:hAnsiTheme="majorBidi" w:cstheme="majorBidi"/>
          <w:i/>
        </w:rPr>
        <w:t>o entidades.</w:t>
      </w:r>
      <w:r w:rsidR="00495E0B" w:rsidRPr="00FD7D0B">
        <w:rPr>
          <w:rFonts w:asciiTheme="majorBidi" w:hAnsiTheme="majorBidi" w:cstheme="majorBidi"/>
          <w:i/>
        </w:rPr>
        <w:t xml:space="preserve"> </w:t>
      </w:r>
      <w:commentRangeEnd w:id="38"/>
      <w:r w:rsidR="00E921E1">
        <w:rPr>
          <w:rStyle w:val="Refdecomentario"/>
          <w:rFonts w:eastAsiaTheme="minorHAnsi" w:cstheme="minorBidi"/>
          <w:lang w:val="es-CO" w:eastAsia="en-US"/>
        </w:rPr>
        <w:commentReference w:id="38"/>
      </w:r>
    </w:p>
    <w:p w14:paraId="723016A6" w14:textId="77777777" w:rsidR="006573E3" w:rsidRPr="00FD7D0B" w:rsidRDefault="006573E3" w:rsidP="00140961">
      <w:pPr>
        <w:pStyle w:val="Prrafodelista"/>
        <w:spacing w:line="480" w:lineRule="auto"/>
        <w:ind w:left="3540" w:firstLine="708"/>
        <w:rPr>
          <w:rFonts w:asciiTheme="majorBidi" w:hAnsiTheme="majorBidi" w:cstheme="majorBidi"/>
          <w:i/>
        </w:rPr>
      </w:pPr>
    </w:p>
    <w:p w14:paraId="39E1D691" w14:textId="77777777" w:rsidR="002F6FC5" w:rsidRPr="00FD7D0B" w:rsidRDefault="002F6FC5" w:rsidP="00140961">
      <w:pPr>
        <w:pStyle w:val="Prrafodelista"/>
        <w:spacing w:line="480" w:lineRule="auto"/>
        <w:ind w:left="3540" w:firstLine="708"/>
        <w:rPr>
          <w:rFonts w:asciiTheme="majorBidi" w:hAnsiTheme="majorBidi" w:cstheme="majorBidi"/>
          <w:i/>
        </w:rPr>
      </w:pPr>
      <w:r w:rsidRPr="00FD7D0B">
        <w:rPr>
          <w:rFonts w:asciiTheme="majorBidi" w:hAnsiTheme="majorBidi" w:cstheme="majorBidi"/>
          <w:i/>
        </w:rPr>
        <w:t>Por ejemplo:</w:t>
      </w:r>
    </w:p>
    <w:p w14:paraId="7B3F5889" w14:textId="77777777" w:rsidR="002F6FC5" w:rsidRPr="00FD7D0B" w:rsidRDefault="002F6FC5" w:rsidP="00140961">
      <w:pPr>
        <w:pStyle w:val="Prrafodelista"/>
        <w:spacing w:line="480" w:lineRule="auto"/>
        <w:ind w:left="3540" w:firstLine="708"/>
        <w:rPr>
          <w:rFonts w:asciiTheme="majorBidi" w:hAnsiTheme="majorBidi" w:cstheme="majorBidi"/>
          <w:i/>
        </w:rPr>
      </w:pPr>
      <w:r w:rsidRPr="00FD7D0B">
        <w:rPr>
          <w:rFonts w:asciiTheme="majorBidi" w:hAnsiTheme="majorBidi" w:cstheme="majorBidi"/>
          <w:i/>
        </w:rPr>
        <w:t>A mis padres</w:t>
      </w:r>
    </w:p>
    <w:p w14:paraId="1D866E97" w14:textId="77777777" w:rsidR="002F6FC5" w:rsidRPr="00FD7D0B" w:rsidRDefault="002F6FC5" w:rsidP="00140961">
      <w:pPr>
        <w:pStyle w:val="Prrafodelista"/>
        <w:spacing w:line="480" w:lineRule="auto"/>
        <w:ind w:left="3540" w:firstLine="708"/>
        <w:rPr>
          <w:rFonts w:asciiTheme="majorBidi" w:hAnsiTheme="majorBidi" w:cstheme="majorBidi"/>
          <w:i/>
        </w:rPr>
      </w:pPr>
      <w:r w:rsidRPr="00FD7D0B">
        <w:rPr>
          <w:rFonts w:asciiTheme="majorBidi" w:hAnsiTheme="majorBidi" w:cstheme="majorBidi"/>
          <w:i/>
        </w:rPr>
        <w:t>o</w:t>
      </w:r>
    </w:p>
    <w:p w14:paraId="384B6C78" w14:textId="77777777" w:rsidR="002F6FC5" w:rsidRPr="00FD7D0B" w:rsidRDefault="002F6FC5" w:rsidP="00140961">
      <w:pPr>
        <w:pStyle w:val="Prrafodelista"/>
        <w:spacing w:line="480" w:lineRule="auto"/>
        <w:ind w:left="4248"/>
        <w:rPr>
          <w:rFonts w:asciiTheme="majorBidi" w:hAnsiTheme="majorBidi" w:cstheme="majorBidi"/>
          <w:i/>
        </w:rPr>
      </w:pPr>
      <w:r w:rsidRPr="00FD7D0B">
        <w:rPr>
          <w:rFonts w:asciiTheme="majorBidi" w:hAnsiTheme="majorBidi" w:cstheme="majorBidi"/>
          <w:i/>
        </w:rPr>
        <w:t>La preocupación por el hombre y su destino siempre debe ser el interés primordial de todo esfuerzo técnico. Nunca olvides esto entre tus diagramas y ecuaciones.</w:t>
      </w:r>
    </w:p>
    <w:p w14:paraId="408D121B" w14:textId="77777777" w:rsidR="002F6FC5" w:rsidRPr="00FD7D0B" w:rsidRDefault="002F6FC5" w:rsidP="00140961">
      <w:pPr>
        <w:pStyle w:val="Prrafodelista"/>
        <w:spacing w:line="480" w:lineRule="auto"/>
        <w:ind w:left="3540"/>
        <w:rPr>
          <w:rFonts w:asciiTheme="majorBidi" w:hAnsiTheme="majorBidi" w:cstheme="majorBidi"/>
          <w:i/>
        </w:rPr>
      </w:pPr>
    </w:p>
    <w:p w14:paraId="7EFC7FD4" w14:textId="77777777" w:rsidR="00E5508B" w:rsidRPr="00FD7D0B" w:rsidRDefault="002F6FC5" w:rsidP="00140961">
      <w:pPr>
        <w:pStyle w:val="Prrafodelista"/>
        <w:spacing w:line="480" w:lineRule="auto"/>
        <w:ind w:left="3540" w:firstLine="708"/>
        <w:rPr>
          <w:rFonts w:asciiTheme="majorBidi" w:hAnsiTheme="majorBidi" w:cstheme="majorBidi"/>
          <w:i/>
        </w:rPr>
      </w:pPr>
      <w:r w:rsidRPr="00FD7D0B">
        <w:rPr>
          <w:rFonts w:asciiTheme="majorBidi" w:hAnsiTheme="majorBidi" w:cstheme="majorBidi"/>
          <w:i/>
        </w:rPr>
        <w:t>Albert Einstein</w:t>
      </w:r>
    </w:p>
    <w:p w14:paraId="37C0E90B" w14:textId="77777777" w:rsidR="00E5508B" w:rsidRPr="00FD7D0B" w:rsidRDefault="00E5508B" w:rsidP="00140961">
      <w:pPr>
        <w:spacing w:line="480" w:lineRule="auto"/>
        <w:rPr>
          <w:rFonts w:asciiTheme="majorBidi" w:hAnsiTheme="majorBidi" w:cstheme="majorBidi"/>
          <w:szCs w:val="24"/>
          <w:lang w:val="es-ES" w:eastAsia="es-ES"/>
        </w:rPr>
      </w:pPr>
    </w:p>
    <w:p w14:paraId="7EB91CBD" w14:textId="77777777" w:rsidR="00BF4441" w:rsidRPr="00FD7D0B" w:rsidRDefault="00BF4441" w:rsidP="00140961">
      <w:pPr>
        <w:spacing w:before="2000" w:line="480" w:lineRule="auto"/>
        <w:rPr>
          <w:rFonts w:asciiTheme="majorBidi" w:hAnsiTheme="majorBidi" w:cstheme="majorBidi"/>
          <w:b/>
          <w:szCs w:val="24"/>
        </w:rPr>
        <w:sectPr w:rsidR="00BF4441" w:rsidRPr="00FD7D0B" w:rsidSect="002C4B15">
          <w:type w:val="oddPage"/>
          <w:pgSz w:w="12240" w:h="15840" w:code="1"/>
          <w:pgMar w:top="1440" w:right="1440" w:bottom="1440" w:left="2041" w:header="709" w:footer="709" w:gutter="0"/>
          <w:pgNumType w:fmt="upperRoman"/>
          <w:cols w:space="708"/>
          <w:docGrid w:linePitch="360"/>
        </w:sectPr>
      </w:pPr>
    </w:p>
    <w:p w14:paraId="0DC8F1ED" w14:textId="77777777" w:rsidR="00140961" w:rsidRPr="00B22B0C" w:rsidRDefault="00140961" w:rsidP="00B22B0C">
      <w:pPr>
        <w:jc w:val="center"/>
        <w:rPr>
          <w:b/>
        </w:rPr>
      </w:pPr>
      <w:r w:rsidRPr="00B22B0C">
        <w:rPr>
          <w:b/>
        </w:rPr>
        <w:lastRenderedPageBreak/>
        <w:t>Agradecimientos</w:t>
      </w:r>
    </w:p>
    <w:p w14:paraId="1EBF95DF" w14:textId="77777777" w:rsidR="00140961" w:rsidRDefault="00140961" w:rsidP="00140961">
      <w:pPr>
        <w:pStyle w:val="Prrafodelista"/>
        <w:spacing w:line="480" w:lineRule="auto"/>
        <w:rPr>
          <w:rFonts w:asciiTheme="majorBidi" w:hAnsiTheme="majorBidi" w:cstheme="majorBidi"/>
        </w:rPr>
      </w:pPr>
    </w:p>
    <w:p w14:paraId="2959CADB" w14:textId="70F5BF7A" w:rsidR="008338F6" w:rsidRPr="003B2643" w:rsidRDefault="00474162" w:rsidP="00140961">
      <w:pPr>
        <w:pStyle w:val="Prrafodelista"/>
        <w:spacing w:line="480" w:lineRule="auto"/>
        <w:rPr>
          <w:rFonts w:eastAsiaTheme="minorHAnsi"/>
          <w:noProof/>
          <w:color w:val="4F81BD" w:themeColor="accent1"/>
          <w:szCs w:val="22"/>
          <w:lang w:val="es-CO" w:eastAsia="en-US"/>
        </w:rPr>
      </w:pPr>
      <w:commentRangeStart w:id="39"/>
      <w:r w:rsidRPr="003B2643">
        <w:rPr>
          <w:rFonts w:eastAsiaTheme="minorHAnsi"/>
          <w:noProof/>
          <w:color w:val="4F81BD" w:themeColor="accent1"/>
          <w:szCs w:val="22"/>
          <w:lang w:val="es-CO" w:eastAsia="en-US"/>
        </w:rPr>
        <w:t>E</w:t>
      </w:r>
      <w:r w:rsidR="0055470B" w:rsidRPr="003B2643">
        <w:rPr>
          <w:rFonts w:eastAsiaTheme="minorHAnsi"/>
          <w:noProof/>
          <w:color w:val="4F81BD" w:themeColor="accent1"/>
          <w:szCs w:val="22"/>
          <w:lang w:val="es-CO" w:eastAsia="en-US"/>
        </w:rPr>
        <w:t>sta sección es opcional, e</w:t>
      </w:r>
      <w:r w:rsidRPr="003B2643">
        <w:rPr>
          <w:rFonts w:eastAsiaTheme="minorHAnsi"/>
          <w:noProof/>
          <w:color w:val="4F81BD" w:themeColor="accent1"/>
          <w:szCs w:val="22"/>
          <w:lang w:val="es-CO" w:eastAsia="en-US"/>
        </w:rPr>
        <w:t xml:space="preserve">n ella el autor agradece a las personas o instituciones que colaboraron en la realización del trabajo. </w:t>
      </w:r>
      <w:r w:rsidR="0055470B" w:rsidRPr="003B2643">
        <w:rPr>
          <w:rFonts w:eastAsiaTheme="minorHAnsi"/>
          <w:noProof/>
          <w:color w:val="4F81BD" w:themeColor="accent1"/>
          <w:szCs w:val="22"/>
          <w:lang w:val="es-CO" w:eastAsia="en-US"/>
        </w:rPr>
        <w:t xml:space="preserve">Si se incluye </w:t>
      </w:r>
      <w:r w:rsidR="002C199C" w:rsidRPr="003B2643">
        <w:rPr>
          <w:rFonts w:eastAsiaTheme="minorHAnsi"/>
          <w:noProof/>
          <w:color w:val="4F81BD" w:themeColor="accent1"/>
          <w:szCs w:val="22"/>
          <w:lang w:val="es-CO" w:eastAsia="en-US"/>
        </w:rPr>
        <w:t>esta</w:t>
      </w:r>
      <w:r w:rsidR="0055470B" w:rsidRPr="003B2643">
        <w:rPr>
          <w:rFonts w:eastAsiaTheme="minorHAnsi"/>
          <w:noProof/>
          <w:color w:val="4F81BD" w:themeColor="accent1"/>
          <w:szCs w:val="22"/>
          <w:lang w:val="es-CO" w:eastAsia="en-US"/>
        </w:rPr>
        <w:t xml:space="preserve"> sección, d</w:t>
      </w:r>
      <w:r w:rsidRPr="003B2643">
        <w:rPr>
          <w:rFonts w:eastAsiaTheme="minorHAnsi"/>
          <w:noProof/>
          <w:color w:val="4F81BD" w:themeColor="accent1"/>
          <w:szCs w:val="22"/>
          <w:lang w:val="es-CO" w:eastAsia="en-US"/>
        </w:rPr>
        <w:t>eben aparecer los nombres completos, los cargos y su aporte al trabajo.</w:t>
      </w:r>
      <w:commentRangeEnd w:id="39"/>
      <w:r w:rsidR="00E921E1">
        <w:rPr>
          <w:rStyle w:val="Refdecomentario"/>
          <w:rFonts w:eastAsiaTheme="minorHAnsi" w:cstheme="minorBidi"/>
          <w:lang w:val="es-CO" w:eastAsia="en-US"/>
        </w:rPr>
        <w:commentReference w:id="39"/>
      </w:r>
    </w:p>
    <w:p w14:paraId="74C80D9F" w14:textId="3C20BA87" w:rsidR="00A021F2" w:rsidRDefault="00A021F2" w:rsidP="00140961">
      <w:pPr>
        <w:pStyle w:val="Prrafodelista"/>
        <w:spacing w:line="480" w:lineRule="auto"/>
        <w:rPr>
          <w:rFonts w:asciiTheme="majorBidi" w:hAnsiTheme="majorBidi" w:cstheme="majorBidi"/>
        </w:rPr>
      </w:pPr>
    </w:p>
    <w:p w14:paraId="00B89DB6" w14:textId="77777777" w:rsidR="00A021F2" w:rsidRPr="00FD7D0B" w:rsidRDefault="00A021F2" w:rsidP="00140961">
      <w:pPr>
        <w:pStyle w:val="Prrafodelista"/>
        <w:spacing w:line="480" w:lineRule="auto"/>
        <w:rPr>
          <w:rFonts w:asciiTheme="majorBidi" w:hAnsiTheme="majorBidi" w:cstheme="majorBidi"/>
        </w:rPr>
      </w:pPr>
    </w:p>
    <w:p w14:paraId="66F438F8" w14:textId="77777777" w:rsidR="00E81EC8" w:rsidRPr="00FD7D0B" w:rsidRDefault="00E81EC8" w:rsidP="00140961">
      <w:pPr>
        <w:pStyle w:val="Prrafodelista"/>
        <w:spacing w:line="480" w:lineRule="auto"/>
        <w:rPr>
          <w:rFonts w:asciiTheme="majorBidi" w:hAnsiTheme="majorBidi" w:cstheme="majorBidi"/>
          <w:color w:val="FF0000"/>
          <w:lang w:val="es-CO"/>
        </w:rPr>
      </w:pPr>
      <w:bookmarkStart w:id="40" w:name="_Toc256084882"/>
      <w:bookmarkStart w:id="41" w:name="_Toc256085009"/>
      <w:bookmarkStart w:id="42" w:name="_Toc256087923"/>
      <w:bookmarkStart w:id="43" w:name="_Toc256005566"/>
      <w:bookmarkStart w:id="44" w:name="_Toc256005679"/>
      <w:bookmarkStart w:id="45" w:name="_Toc256084881"/>
      <w:bookmarkStart w:id="46" w:name="_Toc256085008"/>
      <w:bookmarkStart w:id="47" w:name="_Toc256087922"/>
    </w:p>
    <w:p w14:paraId="423A68D2" w14:textId="77777777" w:rsidR="00E81EC8" w:rsidRPr="00FD7D0B" w:rsidRDefault="00E81EC8" w:rsidP="00140961">
      <w:pPr>
        <w:pStyle w:val="Prrafodelista"/>
        <w:spacing w:line="480" w:lineRule="auto"/>
        <w:rPr>
          <w:rFonts w:asciiTheme="majorBidi" w:hAnsiTheme="majorBidi" w:cstheme="majorBidi"/>
        </w:rPr>
      </w:pPr>
    </w:p>
    <w:p w14:paraId="55D41B40" w14:textId="77777777" w:rsidR="0024577E" w:rsidRPr="00FD7D0B" w:rsidRDefault="0024577E" w:rsidP="00140961">
      <w:pPr>
        <w:pStyle w:val="TtuloTDC"/>
        <w:spacing w:line="480" w:lineRule="auto"/>
        <w:rPr>
          <w:rFonts w:asciiTheme="majorBidi" w:hAnsiTheme="majorBidi"/>
          <w:szCs w:val="24"/>
        </w:rPr>
      </w:pPr>
    </w:p>
    <w:p w14:paraId="452653B8" w14:textId="77777777" w:rsidR="0024577E" w:rsidRPr="00FD7D0B" w:rsidRDefault="0024577E" w:rsidP="00140961">
      <w:pPr>
        <w:pStyle w:val="TtuloTDC"/>
        <w:spacing w:line="480" w:lineRule="auto"/>
        <w:rPr>
          <w:rFonts w:asciiTheme="majorBidi" w:hAnsiTheme="majorBidi"/>
          <w:szCs w:val="24"/>
        </w:rPr>
      </w:pPr>
    </w:p>
    <w:p w14:paraId="6A66A224" w14:textId="77777777" w:rsidR="00BF4441" w:rsidRPr="00FD7D0B" w:rsidRDefault="00BF4441" w:rsidP="00140961">
      <w:pPr>
        <w:pStyle w:val="Ttulospreliminares"/>
        <w:spacing w:line="480" w:lineRule="auto"/>
        <w:rPr>
          <w:rFonts w:asciiTheme="majorBidi" w:hAnsiTheme="majorBidi"/>
          <w:sz w:val="24"/>
          <w:szCs w:val="24"/>
        </w:rPr>
        <w:sectPr w:rsidR="00BF4441" w:rsidRPr="00FD7D0B" w:rsidSect="004B4E2A">
          <w:type w:val="oddPage"/>
          <w:pgSz w:w="12240" w:h="15840" w:code="1"/>
          <w:pgMar w:top="1440" w:right="1440" w:bottom="1440" w:left="1440" w:header="709" w:footer="709" w:gutter="0"/>
          <w:pgNumType w:start="4"/>
          <w:cols w:space="708"/>
          <w:titlePg/>
          <w:docGrid w:linePitch="360"/>
        </w:sectPr>
      </w:pPr>
    </w:p>
    <w:p w14:paraId="184BEE6F" w14:textId="77777777" w:rsidR="003B2643" w:rsidRPr="003B2643" w:rsidRDefault="003B2643" w:rsidP="003435E7">
      <w:pPr>
        <w:pStyle w:val="Ttulo1"/>
      </w:pPr>
      <w:bookmarkStart w:id="48" w:name="_Toc75270389"/>
      <w:bookmarkEnd w:id="40"/>
      <w:bookmarkEnd w:id="41"/>
      <w:bookmarkEnd w:id="42"/>
      <w:commentRangeStart w:id="49"/>
      <w:r w:rsidRPr="003B2643">
        <w:lastRenderedPageBreak/>
        <w:t>Resumen</w:t>
      </w:r>
      <w:bookmarkEnd w:id="48"/>
      <w:commentRangeEnd w:id="49"/>
      <w:r w:rsidR="00E921E1">
        <w:rPr>
          <w:rStyle w:val="Refdecomentario"/>
          <w:rFonts w:ascii="Times New Roman" w:eastAsiaTheme="minorHAnsi" w:hAnsi="Times New Roman" w:cstheme="minorBidi"/>
          <w:b w:val="0"/>
          <w:bCs w:val="0"/>
          <w:noProof w:val="0"/>
          <w:kern w:val="0"/>
          <w:lang w:val="es-CO" w:eastAsia="en-US"/>
        </w:rPr>
        <w:commentReference w:id="49"/>
      </w:r>
    </w:p>
    <w:p w14:paraId="3A425CC0" w14:textId="77777777" w:rsidR="003B2643" w:rsidRDefault="003B2643" w:rsidP="003435E7">
      <w:pPr>
        <w:pStyle w:val="Ttulo1"/>
      </w:pPr>
    </w:p>
    <w:p w14:paraId="2190ABE6" w14:textId="7EF6E13B" w:rsidR="003B2643" w:rsidRPr="00C75255" w:rsidRDefault="003B2643" w:rsidP="00C75255">
      <w:pPr>
        <w:spacing w:line="480" w:lineRule="auto"/>
        <w:ind w:firstLine="708"/>
        <w:rPr>
          <w:noProof/>
          <w:color w:val="548DD4" w:themeColor="text2" w:themeTint="99"/>
        </w:rPr>
      </w:pPr>
      <w:r w:rsidRPr="00C75255">
        <w:rPr>
          <w:noProof/>
          <w:color w:val="548DD4" w:themeColor="text2" w:themeTint="99"/>
        </w:rPr>
        <w:t>Es una síntesis de todo el proceso que, en máximo 150 pala</w:t>
      </w:r>
      <w:r w:rsidR="00B22B0C" w:rsidRPr="00C75255">
        <w:rPr>
          <w:noProof/>
          <w:color w:val="548DD4" w:themeColor="text2" w:themeTint="99"/>
        </w:rPr>
        <w:t xml:space="preserve">bras, permite al lector hacerse </w:t>
      </w:r>
      <w:r w:rsidRPr="00C75255">
        <w:rPr>
          <w:noProof/>
          <w:color w:val="548DD4" w:themeColor="text2" w:themeTint="99"/>
        </w:rPr>
        <w:t>una idea clara del contenido del documento. Contiene objetivos propuestos, qué metodología se utilizó y qué resultados relevantes se obtuvieron.</w:t>
      </w:r>
    </w:p>
    <w:p w14:paraId="77544D4D" w14:textId="07A1522D" w:rsidR="00C604C3" w:rsidRPr="00585706" w:rsidRDefault="00585706" w:rsidP="00A91DF7">
      <w:pPr>
        <w:pStyle w:val="Prrafodelista"/>
        <w:spacing w:line="480" w:lineRule="auto"/>
        <w:ind w:firstLine="708"/>
        <w:rPr>
          <w:rFonts w:asciiTheme="majorBidi" w:hAnsiTheme="majorBidi" w:cstheme="majorBidi"/>
        </w:rPr>
      </w:pPr>
      <w:r w:rsidRPr="00585706">
        <w:rPr>
          <w:rFonts w:eastAsiaTheme="minorHAnsi"/>
          <w:noProof/>
          <w:color w:val="4F81BD" w:themeColor="accent1"/>
          <w:szCs w:val="22"/>
          <w:lang w:val="es-CO" w:eastAsia="en-US"/>
        </w:rPr>
        <w:t>Palabras clave: Hace referencia a los términos que permiten categorizar la investigación desde un marco científico reconocido a nivel mundial y facilitar su inclusión y búsqueda en bancos bibliográficos. Se sugiere incluir entre tres y cinco, y realizar búsquedas en bases de datos especializadas y en repositorios físicos como bibliotecas para seleccionar los términos más pertinentes.  Consultar índices de palabras clave</w:t>
      </w:r>
      <w:r w:rsidR="00EC6991">
        <w:rPr>
          <w:rFonts w:eastAsiaTheme="minorHAnsi"/>
          <w:noProof/>
          <w:color w:val="4F81BD" w:themeColor="accent1"/>
          <w:szCs w:val="22"/>
          <w:lang w:val="es-CO" w:eastAsia="en-US"/>
        </w:rPr>
        <w:t>.</w:t>
      </w:r>
    </w:p>
    <w:p w14:paraId="78266786" w14:textId="77777777" w:rsidR="00C604C3" w:rsidRPr="00585706" w:rsidRDefault="00C604C3" w:rsidP="00140961">
      <w:pPr>
        <w:pStyle w:val="Prrafodelista"/>
        <w:spacing w:line="480" w:lineRule="auto"/>
        <w:rPr>
          <w:rFonts w:asciiTheme="majorBidi" w:hAnsiTheme="majorBidi" w:cstheme="majorBidi"/>
        </w:rPr>
      </w:pPr>
    </w:p>
    <w:p w14:paraId="745E76E3" w14:textId="77777777" w:rsidR="00C604C3" w:rsidRPr="00FD7D0B" w:rsidRDefault="00C604C3" w:rsidP="00140961">
      <w:pPr>
        <w:pStyle w:val="Prrafodelista"/>
        <w:spacing w:line="480" w:lineRule="auto"/>
        <w:rPr>
          <w:rFonts w:asciiTheme="majorBidi" w:hAnsiTheme="majorBidi" w:cstheme="majorBidi"/>
        </w:rPr>
      </w:pPr>
    </w:p>
    <w:p w14:paraId="1B100C63" w14:textId="77777777" w:rsidR="00041885" w:rsidRPr="00FD7D0B" w:rsidRDefault="00041885" w:rsidP="00140961">
      <w:pPr>
        <w:pStyle w:val="Prrafodelista"/>
        <w:spacing w:line="480" w:lineRule="auto"/>
        <w:rPr>
          <w:rFonts w:asciiTheme="majorBidi" w:hAnsiTheme="majorBidi" w:cstheme="majorBidi"/>
          <w:b/>
        </w:rPr>
      </w:pPr>
    </w:p>
    <w:p w14:paraId="51B7FC71" w14:textId="77777777" w:rsidR="00041885" w:rsidRPr="00FD7D0B" w:rsidRDefault="00041885" w:rsidP="00140961">
      <w:pPr>
        <w:pStyle w:val="Prrafodelista"/>
        <w:spacing w:line="480" w:lineRule="auto"/>
        <w:rPr>
          <w:rFonts w:asciiTheme="majorBidi" w:hAnsiTheme="majorBidi" w:cstheme="majorBidi"/>
          <w:b/>
        </w:rPr>
      </w:pPr>
    </w:p>
    <w:p w14:paraId="1A5C6A06" w14:textId="77777777" w:rsidR="00041885" w:rsidRPr="00FD7D0B" w:rsidRDefault="00041885" w:rsidP="00140961">
      <w:pPr>
        <w:pStyle w:val="Prrafodelista"/>
        <w:spacing w:line="480" w:lineRule="auto"/>
        <w:rPr>
          <w:rFonts w:asciiTheme="majorBidi" w:hAnsiTheme="majorBidi" w:cstheme="majorBidi"/>
          <w:b/>
        </w:rPr>
      </w:pPr>
    </w:p>
    <w:p w14:paraId="665C1C07" w14:textId="77777777" w:rsidR="00041885" w:rsidRPr="00FD7D0B" w:rsidRDefault="00041885" w:rsidP="00140961">
      <w:pPr>
        <w:pStyle w:val="Prrafodelista"/>
        <w:spacing w:line="480" w:lineRule="auto"/>
        <w:rPr>
          <w:rFonts w:asciiTheme="majorBidi" w:hAnsiTheme="majorBidi" w:cstheme="majorBidi"/>
          <w:b/>
        </w:rPr>
      </w:pPr>
    </w:p>
    <w:p w14:paraId="76AC2D0E" w14:textId="77777777" w:rsidR="00041885" w:rsidRPr="00FD7D0B" w:rsidRDefault="00041885" w:rsidP="00140961">
      <w:pPr>
        <w:pStyle w:val="Prrafodelista"/>
        <w:spacing w:line="480" w:lineRule="auto"/>
        <w:rPr>
          <w:rFonts w:asciiTheme="majorBidi" w:hAnsiTheme="majorBidi" w:cstheme="majorBidi"/>
          <w:b/>
        </w:rPr>
      </w:pPr>
    </w:p>
    <w:p w14:paraId="46495D3C" w14:textId="77777777" w:rsidR="00041885" w:rsidRPr="00FD7D0B" w:rsidRDefault="00041885" w:rsidP="00140961">
      <w:pPr>
        <w:pStyle w:val="Prrafodelista"/>
        <w:spacing w:line="480" w:lineRule="auto"/>
        <w:rPr>
          <w:rFonts w:asciiTheme="majorBidi" w:hAnsiTheme="majorBidi" w:cstheme="majorBidi"/>
          <w:b/>
        </w:rPr>
      </w:pPr>
    </w:p>
    <w:p w14:paraId="078A970D" w14:textId="77777777" w:rsidR="00041885" w:rsidRPr="00FD7D0B" w:rsidRDefault="00041885" w:rsidP="00140961">
      <w:pPr>
        <w:pStyle w:val="Prrafodelista"/>
        <w:spacing w:line="480" w:lineRule="auto"/>
        <w:rPr>
          <w:rFonts w:asciiTheme="majorBidi" w:hAnsiTheme="majorBidi" w:cstheme="majorBidi"/>
          <w:b/>
        </w:rPr>
      </w:pPr>
    </w:p>
    <w:p w14:paraId="6AD16F70" w14:textId="77777777" w:rsidR="00041885" w:rsidRPr="00FD7D0B" w:rsidRDefault="00041885" w:rsidP="00140961">
      <w:pPr>
        <w:pStyle w:val="Prrafodelista"/>
        <w:spacing w:line="480" w:lineRule="auto"/>
        <w:rPr>
          <w:rFonts w:asciiTheme="majorBidi" w:hAnsiTheme="majorBidi" w:cstheme="majorBidi"/>
          <w:b/>
        </w:rPr>
      </w:pPr>
    </w:p>
    <w:p w14:paraId="7FAD11D9" w14:textId="77777777" w:rsidR="00041885" w:rsidRPr="00FD7D0B" w:rsidRDefault="00041885" w:rsidP="00140961">
      <w:pPr>
        <w:pStyle w:val="Prrafodelista"/>
        <w:spacing w:line="480" w:lineRule="auto"/>
        <w:rPr>
          <w:rFonts w:asciiTheme="majorBidi" w:hAnsiTheme="majorBidi" w:cstheme="majorBidi"/>
          <w:b/>
        </w:rPr>
      </w:pPr>
    </w:p>
    <w:p w14:paraId="2D929CE8" w14:textId="77777777" w:rsidR="00041885" w:rsidRPr="00FD7D0B" w:rsidRDefault="00041885" w:rsidP="00140961">
      <w:pPr>
        <w:pStyle w:val="Prrafodelista"/>
        <w:spacing w:line="480" w:lineRule="auto"/>
        <w:rPr>
          <w:rFonts w:asciiTheme="majorBidi" w:hAnsiTheme="majorBidi" w:cstheme="majorBidi"/>
          <w:b/>
        </w:rPr>
      </w:pPr>
    </w:p>
    <w:p w14:paraId="54379C1C" w14:textId="77777777" w:rsidR="00A525D1" w:rsidRPr="00FD7D0B" w:rsidRDefault="00A525D1" w:rsidP="003435E7">
      <w:pPr>
        <w:pStyle w:val="Ttulo1"/>
      </w:pPr>
      <w:bookmarkStart w:id="50" w:name="_Toc256005568"/>
      <w:bookmarkStart w:id="51" w:name="_Toc256084883"/>
      <w:bookmarkStart w:id="52" w:name="_Toc256085010"/>
      <w:bookmarkStart w:id="53" w:name="_Toc256087924"/>
      <w:bookmarkStart w:id="54" w:name="_Toc75270390"/>
      <w:commentRangeStart w:id="55"/>
      <w:r w:rsidRPr="00FD7D0B">
        <w:lastRenderedPageBreak/>
        <w:t>Abstract</w:t>
      </w:r>
      <w:bookmarkEnd w:id="50"/>
      <w:bookmarkEnd w:id="51"/>
      <w:bookmarkEnd w:id="52"/>
      <w:bookmarkEnd w:id="53"/>
      <w:bookmarkEnd w:id="54"/>
      <w:commentRangeEnd w:id="55"/>
      <w:r w:rsidR="00E921E1">
        <w:rPr>
          <w:rStyle w:val="Refdecomentario"/>
          <w:rFonts w:ascii="Times New Roman" w:eastAsiaTheme="minorHAnsi" w:hAnsi="Times New Roman" w:cstheme="minorBidi"/>
          <w:b w:val="0"/>
          <w:bCs w:val="0"/>
          <w:noProof w:val="0"/>
          <w:kern w:val="0"/>
          <w:lang w:val="es-CO" w:eastAsia="en-US"/>
        </w:rPr>
        <w:commentReference w:id="55"/>
      </w:r>
    </w:p>
    <w:p w14:paraId="300F943D" w14:textId="77777777" w:rsidR="00585706" w:rsidRDefault="00585706" w:rsidP="00140961">
      <w:pPr>
        <w:pStyle w:val="Prrafodelista"/>
        <w:spacing w:line="480" w:lineRule="auto"/>
        <w:rPr>
          <w:rFonts w:asciiTheme="majorBidi" w:hAnsiTheme="majorBidi" w:cstheme="majorBidi"/>
        </w:rPr>
      </w:pPr>
    </w:p>
    <w:p w14:paraId="5545CA42" w14:textId="77777777" w:rsidR="00585706" w:rsidRPr="00C75255" w:rsidRDefault="00585706" w:rsidP="00C75255">
      <w:pPr>
        <w:rPr>
          <w:b/>
          <w:noProof/>
          <w:color w:val="548DD4" w:themeColor="text2" w:themeTint="99"/>
        </w:rPr>
      </w:pPr>
      <w:r w:rsidRPr="00C75255">
        <w:rPr>
          <w:noProof/>
          <w:color w:val="548DD4" w:themeColor="text2" w:themeTint="99"/>
        </w:rPr>
        <w:t>Traducción al idioma inglés del resumen. Evitar el uso de software de traducción.</w:t>
      </w:r>
    </w:p>
    <w:p w14:paraId="716D31F2" w14:textId="568A78E7" w:rsidR="00585706" w:rsidRPr="00C75255" w:rsidRDefault="00585706" w:rsidP="00C75255">
      <w:pPr>
        <w:rPr>
          <w:b/>
          <w:noProof/>
          <w:color w:val="548DD4" w:themeColor="text2" w:themeTint="99"/>
        </w:rPr>
      </w:pPr>
      <w:r w:rsidRPr="00C75255">
        <w:rPr>
          <w:noProof/>
          <w:color w:val="548DD4" w:themeColor="text2" w:themeTint="99"/>
        </w:rPr>
        <w:t>Keywords: traducción al inglés de las palabras clave.</w:t>
      </w:r>
    </w:p>
    <w:p w14:paraId="0C4900D5" w14:textId="77777777" w:rsidR="00A525D1" w:rsidRPr="00585706" w:rsidRDefault="00A525D1" w:rsidP="00140961">
      <w:pPr>
        <w:pStyle w:val="Prrafodelista"/>
        <w:spacing w:line="480" w:lineRule="auto"/>
        <w:rPr>
          <w:rFonts w:eastAsiaTheme="minorHAnsi"/>
          <w:noProof/>
          <w:color w:val="4F81BD" w:themeColor="accent1"/>
          <w:szCs w:val="22"/>
          <w:lang w:eastAsia="en-US"/>
        </w:rPr>
      </w:pPr>
    </w:p>
    <w:p w14:paraId="67B196C3" w14:textId="77777777" w:rsidR="00530F39" w:rsidRPr="00FD7D0B" w:rsidRDefault="00530F39" w:rsidP="00140961">
      <w:pPr>
        <w:pStyle w:val="Prrafodelista"/>
        <w:spacing w:line="480" w:lineRule="auto"/>
        <w:rPr>
          <w:rFonts w:asciiTheme="majorBidi" w:hAnsiTheme="majorBidi" w:cstheme="majorBidi"/>
        </w:rPr>
      </w:pPr>
    </w:p>
    <w:p w14:paraId="22F19733" w14:textId="77777777" w:rsidR="00530F39" w:rsidRPr="00FD7D0B" w:rsidRDefault="00530F39" w:rsidP="00140961">
      <w:pPr>
        <w:pStyle w:val="Prrafodelista"/>
        <w:spacing w:line="480" w:lineRule="auto"/>
        <w:rPr>
          <w:rFonts w:asciiTheme="majorBidi" w:hAnsiTheme="majorBidi" w:cstheme="majorBidi"/>
        </w:rPr>
      </w:pPr>
    </w:p>
    <w:p w14:paraId="6F0F97FA" w14:textId="77777777" w:rsidR="00041885" w:rsidRPr="00FD7D0B" w:rsidRDefault="00041885" w:rsidP="00140961">
      <w:pPr>
        <w:pStyle w:val="Prrafodelista"/>
        <w:spacing w:line="480" w:lineRule="auto"/>
        <w:rPr>
          <w:rFonts w:asciiTheme="majorBidi" w:hAnsiTheme="majorBidi" w:cstheme="majorBidi"/>
          <w:b/>
          <w:lang w:val="es-CO"/>
        </w:rPr>
      </w:pPr>
    </w:p>
    <w:p w14:paraId="5972ACFD" w14:textId="77777777" w:rsidR="00585706" w:rsidRDefault="00585706" w:rsidP="00140961">
      <w:pPr>
        <w:pStyle w:val="Prrafodelista"/>
        <w:spacing w:before="2000" w:after="200" w:line="480" w:lineRule="auto"/>
        <w:rPr>
          <w:rFonts w:asciiTheme="majorBidi" w:hAnsiTheme="majorBidi" w:cstheme="majorBidi"/>
          <w:b/>
        </w:rPr>
      </w:pPr>
    </w:p>
    <w:p w14:paraId="3E5AB15F" w14:textId="77777777" w:rsidR="00585706" w:rsidRDefault="00585706" w:rsidP="00140961">
      <w:pPr>
        <w:pStyle w:val="Prrafodelista"/>
        <w:spacing w:before="2000" w:after="200" w:line="480" w:lineRule="auto"/>
        <w:rPr>
          <w:rFonts w:asciiTheme="majorBidi" w:hAnsiTheme="majorBidi" w:cstheme="majorBidi"/>
          <w:b/>
        </w:rPr>
      </w:pPr>
    </w:p>
    <w:bookmarkEnd w:id="43"/>
    <w:bookmarkEnd w:id="44"/>
    <w:bookmarkEnd w:id="45"/>
    <w:bookmarkEnd w:id="46"/>
    <w:bookmarkEnd w:id="47"/>
    <w:p w14:paraId="27C49DA8" w14:textId="77777777" w:rsidR="006E781D" w:rsidRDefault="006E781D" w:rsidP="006E781D">
      <w:pPr>
        <w:spacing w:line="480" w:lineRule="auto"/>
        <w:jc w:val="center"/>
        <w:rPr>
          <w:rFonts w:cs="Times New Roman"/>
          <w:b/>
          <w:bCs/>
          <w:noProof/>
          <w:color w:val="4F81BD" w:themeColor="accent1"/>
        </w:rPr>
      </w:pPr>
    </w:p>
    <w:p w14:paraId="1D6A9AE1" w14:textId="77777777" w:rsidR="006E781D" w:rsidRDefault="006E781D" w:rsidP="006E781D">
      <w:pPr>
        <w:spacing w:line="480" w:lineRule="auto"/>
        <w:jc w:val="center"/>
        <w:rPr>
          <w:rFonts w:cs="Times New Roman"/>
          <w:b/>
          <w:bCs/>
          <w:noProof/>
          <w:color w:val="4F81BD" w:themeColor="accent1"/>
        </w:rPr>
      </w:pPr>
    </w:p>
    <w:p w14:paraId="16351F3C" w14:textId="77777777" w:rsidR="006E781D" w:rsidRDefault="006E781D" w:rsidP="006E781D">
      <w:pPr>
        <w:spacing w:line="480" w:lineRule="auto"/>
        <w:jc w:val="center"/>
        <w:rPr>
          <w:rFonts w:cs="Times New Roman"/>
          <w:b/>
          <w:bCs/>
          <w:noProof/>
          <w:color w:val="4F81BD" w:themeColor="accent1"/>
        </w:rPr>
      </w:pPr>
    </w:p>
    <w:p w14:paraId="74861FB3" w14:textId="77777777" w:rsidR="006E781D" w:rsidRDefault="006E781D" w:rsidP="006E781D">
      <w:pPr>
        <w:spacing w:line="480" w:lineRule="auto"/>
        <w:jc w:val="center"/>
        <w:rPr>
          <w:rFonts w:cs="Times New Roman"/>
          <w:b/>
          <w:bCs/>
          <w:noProof/>
          <w:color w:val="4F81BD" w:themeColor="accent1"/>
        </w:rPr>
      </w:pPr>
    </w:p>
    <w:p w14:paraId="45C6A65B" w14:textId="0EFBFF84" w:rsidR="006E781D" w:rsidRDefault="006E781D" w:rsidP="006E781D">
      <w:pPr>
        <w:spacing w:line="480" w:lineRule="auto"/>
        <w:jc w:val="center"/>
        <w:rPr>
          <w:rFonts w:cs="Times New Roman"/>
          <w:noProof/>
          <w:color w:val="4F81BD" w:themeColor="accent1"/>
        </w:rPr>
      </w:pPr>
      <w:commentRangeStart w:id="56"/>
      <w:r>
        <w:rPr>
          <w:rFonts w:cs="Times New Roman"/>
          <w:b/>
          <w:bCs/>
          <w:noProof/>
          <w:color w:val="4F81BD" w:themeColor="accent1"/>
        </w:rPr>
        <w:lastRenderedPageBreak/>
        <w:t xml:space="preserve">Consideraciones </w:t>
      </w:r>
      <w:commentRangeEnd w:id="56"/>
      <w:r w:rsidR="00E921E1">
        <w:rPr>
          <w:rStyle w:val="Refdecomentario"/>
        </w:rPr>
        <w:commentReference w:id="56"/>
      </w:r>
      <w:r>
        <w:rPr>
          <w:rFonts w:cs="Times New Roman"/>
          <w:b/>
          <w:bCs/>
          <w:noProof/>
          <w:color w:val="4F81BD" w:themeColor="accent1"/>
        </w:rPr>
        <w:t>Generales</w:t>
      </w:r>
    </w:p>
    <w:p w14:paraId="790A756D" w14:textId="485D7E64" w:rsidR="006E781D" w:rsidRPr="00FC36A9" w:rsidRDefault="006E781D" w:rsidP="006E781D">
      <w:pPr>
        <w:spacing w:line="480" w:lineRule="auto"/>
        <w:jc w:val="both"/>
        <w:rPr>
          <w:rFonts w:cs="Times New Roman"/>
          <w:noProof/>
          <w:color w:val="4F81BD" w:themeColor="accent1"/>
        </w:rPr>
      </w:pPr>
      <w:r w:rsidRPr="00FC36A9">
        <w:rPr>
          <w:rFonts w:cs="Times New Roman"/>
          <w:noProof/>
          <w:color w:val="4F81BD" w:themeColor="accent1"/>
        </w:rPr>
        <w:t>Los trabajos de grado y tesis deben presentarse en formato digital a los tutores o directores quienes avalan la entrega final en formato PDF a la Facultad.</w:t>
      </w:r>
    </w:p>
    <w:p w14:paraId="2147C7D1" w14:textId="77777777" w:rsidR="006E781D" w:rsidRPr="00FC36A9" w:rsidRDefault="006E781D" w:rsidP="006E781D">
      <w:pPr>
        <w:numPr>
          <w:ilvl w:val="0"/>
          <w:numId w:val="31"/>
        </w:numPr>
        <w:spacing w:after="0" w:line="480" w:lineRule="auto"/>
        <w:jc w:val="both"/>
        <w:rPr>
          <w:rFonts w:cs="Times New Roman"/>
          <w:noProof/>
          <w:color w:val="4F81BD" w:themeColor="accent1"/>
        </w:rPr>
      </w:pPr>
      <w:r w:rsidRPr="00FC36A9">
        <w:rPr>
          <w:rFonts w:cs="Times New Roman"/>
          <w:noProof/>
          <w:color w:val="4F81BD" w:themeColor="accent1"/>
        </w:rPr>
        <w:t>Tamaño de papel: Carta / 21.59 cm. X 27.94 cm.</w:t>
      </w:r>
    </w:p>
    <w:p w14:paraId="59C96215" w14:textId="77777777" w:rsidR="006E781D" w:rsidRPr="00FC36A9" w:rsidRDefault="006E781D" w:rsidP="006E781D">
      <w:pPr>
        <w:numPr>
          <w:ilvl w:val="0"/>
          <w:numId w:val="31"/>
        </w:numPr>
        <w:spacing w:after="0" w:line="480" w:lineRule="auto"/>
        <w:jc w:val="both"/>
        <w:rPr>
          <w:rFonts w:cs="Times New Roman"/>
          <w:noProof/>
          <w:color w:val="4F81BD" w:themeColor="accent1"/>
        </w:rPr>
      </w:pPr>
      <w:r w:rsidRPr="00FC36A9">
        <w:rPr>
          <w:rFonts w:cs="Times New Roman"/>
          <w:noProof/>
          <w:color w:val="4F81BD" w:themeColor="accent1"/>
        </w:rPr>
        <w:t>Portada: El logo institucional debe quedar en la parte superior de forma centrada</w:t>
      </w:r>
      <w:r>
        <w:rPr>
          <w:rFonts w:cs="Times New Roman"/>
          <w:noProof/>
          <w:color w:val="4F81BD" w:themeColor="accent1"/>
        </w:rPr>
        <w:t>.</w:t>
      </w:r>
    </w:p>
    <w:p w14:paraId="1DC4B292" w14:textId="77777777" w:rsidR="006E781D" w:rsidRPr="00FC36A9" w:rsidRDefault="006E781D" w:rsidP="006E781D">
      <w:pPr>
        <w:numPr>
          <w:ilvl w:val="0"/>
          <w:numId w:val="31"/>
        </w:numPr>
        <w:spacing w:after="0" w:line="480" w:lineRule="auto"/>
        <w:jc w:val="both"/>
        <w:rPr>
          <w:rFonts w:cs="Times New Roman"/>
          <w:noProof/>
          <w:color w:val="4F81BD" w:themeColor="accent1"/>
        </w:rPr>
      </w:pPr>
      <w:r w:rsidRPr="00FC36A9">
        <w:rPr>
          <w:rFonts w:cs="Times New Roman"/>
          <w:noProof/>
          <w:color w:val="4F81BD" w:themeColor="accent1"/>
        </w:rPr>
        <w:t>Tipo y tamaño de letra: Times New Román, número 12 puntos. Para el interior de las tablas se permitirá el uso de tamaño 10 puntos.</w:t>
      </w:r>
    </w:p>
    <w:p w14:paraId="1E0356F2" w14:textId="77777777" w:rsidR="006E781D" w:rsidRPr="00FC36A9" w:rsidRDefault="006E781D" w:rsidP="006E781D">
      <w:pPr>
        <w:numPr>
          <w:ilvl w:val="0"/>
          <w:numId w:val="31"/>
        </w:numPr>
        <w:spacing w:after="0" w:line="480" w:lineRule="auto"/>
        <w:jc w:val="both"/>
        <w:rPr>
          <w:rFonts w:cs="Times New Roman"/>
          <w:noProof/>
          <w:color w:val="4F81BD" w:themeColor="accent1"/>
        </w:rPr>
      </w:pPr>
      <w:r w:rsidRPr="00FC36A9">
        <w:rPr>
          <w:rFonts w:cs="Times New Roman"/>
          <w:noProof/>
          <w:color w:val="4F81BD" w:themeColor="accent1"/>
        </w:rPr>
        <w:t>Márgenes: según estilo de norma de citación</w:t>
      </w:r>
    </w:p>
    <w:p w14:paraId="012B3578" w14:textId="77777777" w:rsidR="006E781D" w:rsidRPr="00FC36A9" w:rsidRDefault="006E781D" w:rsidP="006E781D">
      <w:pPr>
        <w:numPr>
          <w:ilvl w:val="0"/>
          <w:numId w:val="31"/>
        </w:numPr>
        <w:spacing w:after="0" w:line="480" w:lineRule="auto"/>
        <w:jc w:val="both"/>
        <w:rPr>
          <w:rFonts w:cs="Times New Roman"/>
          <w:noProof/>
          <w:color w:val="4F81BD" w:themeColor="accent1"/>
        </w:rPr>
      </w:pPr>
      <w:r w:rsidRPr="00FC36A9">
        <w:rPr>
          <w:rFonts w:cs="Times New Roman"/>
          <w:noProof/>
          <w:color w:val="4F81BD" w:themeColor="accent1"/>
        </w:rPr>
        <w:t>Interlineado: El interlineado será a doble espacio, sin adición de espacio entre los párrafos y solo en los siguientes casos podrá emplearse el espacio interlinear simple:</w:t>
      </w:r>
    </w:p>
    <w:p w14:paraId="71AEEEDE" w14:textId="77777777" w:rsidR="006E781D" w:rsidRPr="00FC36A9" w:rsidRDefault="006E781D" w:rsidP="006E781D">
      <w:pPr>
        <w:numPr>
          <w:ilvl w:val="1"/>
          <w:numId w:val="31"/>
        </w:numPr>
        <w:spacing w:after="0" w:line="480" w:lineRule="auto"/>
        <w:jc w:val="both"/>
        <w:rPr>
          <w:rFonts w:cs="Times New Roman"/>
          <w:noProof/>
          <w:color w:val="4F81BD" w:themeColor="accent1"/>
        </w:rPr>
      </w:pPr>
      <w:r w:rsidRPr="00FC36A9">
        <w:rPr>
          <w:rFonts w:cs="Times New Roman"/>
          <w:noProof/>
          <w:color w:val="4F81BD" w:themeColor="accent1"/>
        </w:rPr>
        <w:t>Tablas y figuras</w:t>
      </w:r>
    </w:p>
    <w:p w14:paraId="5F0EB648" w14:textId="77777777" w:rsidR="006E781D" w:rsidRPr="00FC36A9" w:rsidRDefault="006E781D" w:rsidP="006E781D">
      <w:pPr>
        <w:numPr>
          <w:ilvl w:val="1"/>
          <w:numId w:val="31"/>
        </w:numPr>
        <w:spacing w:after="0" w:line="480" w:lineRule="auto"/>
        <w:jc w:val="both"/>
        <w:rPr>
          <w:rFonts w:cs="Times New Roman"/>
          <w:noProof/>
          <w:color w:val="4F81BD" w:themeColor="accent1"/>
        </w:rPr>
      </w:pPr>
      <w:r w:rsidRPr="00FC36A9">
        <w:rPr>
          <w:rFonts w:cs="Times New Roman"/>
          <w:noProof/>
          <w:color w:val="4F81BD" w:themeColor="accent1"/>
        </w:rPr>
        <w:t>Tabla de contenido e Índice</w:t>
      </w:r>
    </w:p>
    <w:p w14:paraId="5273C24B" w14:textId="77777777" w:rsidR="006E781D" w:rsidRPr="00FC36A9" w:rsidRDefault="006E781D" w:rsidP="006E781D">
      <w:pPr>
        <w:numPr>
          <w:ilvl w:val="1"/>
          <w:numId w:val="31"/>
        </w:numPr>
        <w:spacing w:after="0" w:line="480" w:lineRule="auto"/>
        <w:jc w:val="both"/>
        <w:rPr>
          <w:rFonts w:cs="Times New Roman"/>
          <w:noProof/>
          <w:color w:val="4F81BD" w:themeColor="accent1"/>
        </w:rPr>
      </w:pPr>
      <w:r w:rsidRPr="00FC36A9">
        <w:rPr>
          <w:rFonts w:cs="Times New Roman"/>
          <w:noProof/>
          <w:color w:val="4F81BD" w:themeColor="accent1"/>
        </w:rPr>
        <w:t>Referencias bibliográficas</w:t>
      </w:r>
    </w:p>
    <w:p w14:paraId="3DF1A4CB" w14:textId="77777777" w:rsidR="006E781D" w:rsidRPr="00FC36A9" w:rsidRDefault="006E781D" w:rsidP="006E781D">
      <w:pPr>
        <w:numPr>
          <w:ilvl w:val="0"/>
          <w:numId w:val="31"/>
        </w:numPr>
        <w:spacing w:after="0" w:line="480" w:lineRule="auto"/>
        <w:jc w:val="both"/>
        <w:rPr>
          <w:rFonts w:cs="Times New Roman"/>
          <w:noProof/>
          <w:color w:val="4F81BD" w:themeColor="accent1"/>
        </w:rPr>
      </w:pPr>
      <w:r w:rsidRPr="00FC36A9">
        <w:rPr>
          <w:rFonts w:cs="Times New Roman"/>
          <w:noProof/>
          <w:color w:val="4F81BD" w:themeColor="accent1"/>
        </w:rPr>
        <w:t>Paginación: Los números de página se pondrán en la parte superior derecha de la hoja.</w:t>
      </w:r>
    </w:p>
    <w:p w14:paraId="7A4BC8A6" w14:textId="77777777" w:rsidR="006E781D" w:rsidRPr="00FC36A9" w:rsidRDefault="006E781D" w:rsidP="006E781D">
      <w:pPr>
        <w:numPr>
          <w:ilvl w:val="0"/>
          <w:numId w:val="31"/>
        </w:numPr>
        <w:spacing w:after="0" w:line="480" w:lineRule="auto"/>
        <w:jc w:val="both"/>
        <w:rPr>
          <w:rFonts w:cs="Times New Roman"/>
          <w:noProof/>
          <w:color w:val="4F81BD" w:themeColor="accent1"/>
        </w:rPr>
      </w:pPr>
      <w:r w:rsidRPr="00FC36A9">
        <w:rPr>
          <w:rFonts w:cs="Times New Roman"/>
          <w:noProof/>
          <w:color w:val="4F81BD" w:themeColor="accent1"/>
        </w:rPr>
        <w:t>Sangría: Se debe utilizar sangría de primera línea de 1,25 cm. Las demás líneas de la monografía deben tener alineación a la izquierda, dejando el margen derecho sin alinear.</w:t>
      </w:r>
    </w:p>
    <w:p w14:paraId="63DFA37A" w14:textId="77777777" w:rsidR="006E781D" w:rsidRDefault="006E781D" w:rsidP="00B22B0C">
      <w:pPr>
        <w:pStyle w:val="Prrafodelista"/>
        <w:tabs>
          <w:tab w:val="left" w:pos="720"/>
          <w:tab w:val="center" w:pos="4366"/>
        </w:tabs>
        <w:spacing w:before="2000" w:after="200" w:line="480" w:lineRule="auto"/>
        <w:jc w:val="left"/>
        <w:rPr>
          <w:b/>
          <w:bCs/>
          <w:noProof/>
          <w:color w:val="4F81BD" w:themeColor="accent1"/>
        </w:rPr>
      </w:pPr>
    </w:p>
    <w:p w14:paraId="644A3AF7" w14:textId="5E5056C2" w:rsidR="00B40739" w:rsidRDefault="003435E7" w:rsidP="003435E7">
      <w:pPr>
        <w:pStyle w:val="Ttulo1"/>
        <w:rPr>
          <w:rStyle w:val="Textoennegrita"/>
          <w:rFonts w:asciiTheme="majorBidi" w:hAnsiTheme="majorBidi"/>
          <w:bCs/>
        </w:rPr>
      </w:pPr>
      <w:bookmarkStart w:id="57" w:name="_Toc75270391"/>
      <w:bookmarkStart w:id="58" w:name="_Toc46477023"/>
      <w:commentRangeStart w:id="59"/>
      <w:r w:rsidRPr="003435E7">
        <w:rPr>
          <w:rStyle w:val="Textoennegrita"/>
          <w:rFonts w:asciiTheme="majorBidi" w:hAnsiTheme="majorBidi"/>
          <w:bCs/>
        </w:rPr>
        <w:t>Introducción</w:t>
      </w:r>
      <w:bookmarkEnd w:id="57"/>
      <w:commentRangeEnd w:id="59"/>
      <w:r w:rsidR="00E921E1">
        <w:rPr>
          <w:rStyle w:val="Refdecomentario"/>
          <w:rFonts w:ascii="Times New Roman" w:eastAsiaTheme="minorHAnsi" w:hAnsi="Times New Roman" w:cstheme="minorBidi"/>
          <w:b w:val="0"/>
          <w:bCs w:val="0"/>
          <w:noProof w:val="0"/>
          <w:kern w:val="0"/>
          <w:lang w:val="es-CO" w:eastAsia="en-US"/>
        </w:rPr>
        <w:commentReference w:id="59"/>
      </w:r>
    </w:p>
    <w:p w14:paraId="4B1D37BA" w14:textId="3AEFBFF3" w:rsidR="003435E7" w:rsidRDefault="003435E7" w:rsidP="003435E7">
      <w:pPr>
        <w:rPr>
          <w:lang w:val="es-ES" w:eastAsia="es-ES"/>
        </w:rPr>
      </w:pPr>
    </w:p>
    <w:p w14:paraId="1AA39DE7" w14:textId="2C677F5D" w:rsidR="003435E7" w:rsidRPr="003435E7" w:rsidRDefault="003435E7" w:rsidP="003435E7">
      <w:pPr>
        <w:spacing w:line="480" w:lineRule="auto"/>
        <w:ind w:firstLine="708"/>
        <w:jc w:val="both"/>
        <w:rPr>
          <w:color w:val="548DD4" w:themeColor="text2" w:themeTint="99"/>
          <w:lang w:val="es-ES" w:eastAsia="es-ES"/>
        </w:rPr>
      </w:pPr>
      <w:r w:rsidRPr="003435E7">
        <w:rPr>
          <w:noProof/>
          <w:color w:val="548DD4" w:themeColor="text2" w:themeTint="99"/>
        </w:rPr>
        <w:t>La introducción consiste en una presentación general del problema de investigación que se abordó y su función es orientar al lector sobre el contenido general del documento que se presenta. En este apartado se incluyen algunos antecedentes relacionados en el trabajo, se hace explícito el problema abordado; se señalan los objetivos tanto generales como específicos y la manera cómo se desarrolló el trabajo para alcanzarlos (aspectos metodológicos), se incluyen algunos resultados obtenidos. Al finalizar se hace una descripción general del documento, capítulos y su contenido</w:t>
      </w:r>
      <w:r>
        <w:rPr>
          <w:noProof/>
          <w:color w:val="548DD4" w:themeColor="text2" w:themeTint="99"/>
        </w:rPr>
        <w:t>.</w:t>
      </w:r>
    </w:p>
    <w:p w14:paraId="370A447A" w14:textId="1FF1BE69" w:rsidR="00B40739" w:rsidRPr="003435E7" w:rsidRDefault="00B40739" w:rsidP="003435E7">
      <w:pPr>
        <w:spacing w:line="480" w:lineRule="auto"/>
        <w:rPr>
          <w:color w:val="548DD4" w:themeColor="text2" w:themeTint="99"/>
          <w:lang w:val="es-ES" w:eastAsia="es-ES"/>
        </w:rPr>
      </w:pPr>
    </w:p>
    <w:p w14:paraId="18227D91" w14:textId="7E37D8B9" w:rsidR="00B40739" w:rsidRPr="003435E7" w:rsidRDefault="00B40739" w:rsidP="00B40739">
      <w:pPr>
        <w:rPr>
          <w:color w:val="548DD4" w:themeColor="text2" w:themeTint="99"/>
          <w:lang w:val="es-ES" w:eastAsia="es-ES"/>
        </w:rPr>
      </w:pPr>
    </w:p>
    <w:p w14:paraId="3F822220" w14:textId="7E63F545" w:rsidR="00B40739" w:rsidRDefault="00B40739" w:rsidP="00B40739">
      <w:pPr>
        <w:rPr>
          <w:lang w:val="es-ES" w:eastAsia="es-ES"/>
        </w:rPr>
      </w:pPr>
    </w:p>
    <w:p w14:paraId="5BC55B7D" w14:textId="3D53BB54" w:rsidR="00B40739" w:rsidRDefault="00B40739" w:rsidP="00B40739">
      <w:pPr>
        <w:rPr>
          <w:lang w:val="es-ES" w:eastAsia="es-ES"/>
        </w:rPr>
      </w:pPr>
    </w:p>
    <w:p w14:paraId="50465517" w14:textId="353B2973" w:rsidR="00B40739" w:rsidRDefault="00B40739" w:rsidP="00B40739">
      <w:pPr>
        <w:rPr>
          <w:lang w:val="es-ES" w:eastAsia="es-ES"/>
        </w:rPr>
      </w:pPr>
    </w:p>
    <w:p w14:paraId="39B1EF4E" w14:textId="7A364498" w:rsidR="00B40739" w:rsidRDefault="00B40739" w:rsidP="00B40739">
      <w:pPr>
        <w:rPr>
          <w:lang w:val="es-ES" w:eastAsia="es-ES"/>
        </w:rPr>
      </w:pPr>
    </w:p>
    <w:p w14:paraId="0EF28371" w14:textId="08A94239" w:rsidR="00B40739" w:rsidRDefault="00B40739" w:rsidP="00B40739">
      <w:pPr>
        <w:rPr>
          <w:lang w:val="es-ES" w:eastAsia="es-ES"/>
        </w:rPr>
      </w:pPr>
    </w:p>
    <w:p w14:paraId="605E32B6" w14:textId="18CC5E31" w:rsidR="00B40739" w:rsidRDefault="00B40739" w:rsidP="00B40739">
      <w:pPr>
        <w:rPr>
          <w:lang w:val="es-ES" w:eastAsia="es-ES"/>
        </w:rPr>
      </w:pPr>
    </w:p>
    <w:p w14:paraId="73462AC1" w14:textId="5775E3AE" w:rsidR="00B40739" w:rsidRDefault="00B40739" w:rsidP="00B40739">
      <w:pPr>
        <w:rPr>
          <w:lang w:val="es-ES" w:eastAsia="es-ES"/>
        </w:rPr>
      </w:pPr>
    </w:p>
    <w:p w14:paraId="60AC66AC" w14:textId="77777777" w:rsidR="00162093" w:rsidRDefault="00162093" w:rsidP="00B40739">
      <w:pPr>
        <w:rPr>
          <w:lang w:val="es-ES" w:eastAsia="es-ES"/>
        </w:rPr>
      </w:pPr>
    </w:p>
    <w:p w14:paraId="575DAC35" w14:textId="198DD0D4" w:rsidR="00B40739" w:rsidRDefault="00B40739" w:rsidP="00B40739">
      <w:pPr>
        <w:rPr>
          <w:lang w:val="es-ES" w:eastAsia="es-ES"/>
        </w:rPr>
      </w:pPr>
    </w:p>
    <w:p w14:paraId="709117C6" w14:textId="60547F2A" w:rsidR="003435E7" w:rsidRDefault="003435E7" w:rsidP="00B40739">
      <w:pPr>
        <w:rPr>
          <w:lang w:val="es-ES" w:eastAsia="es-ES"/>
        </w:rPr>
      </w:pPr>
    </w:p>
    <w:p w14:paraId="249F62C6" w14:textId="119D0AB8" w:rsidR="003435E7" w:rsidRDefault="003435E7" w:rsidP="00B40739">
      <w:pPr>
        <w:rPr>
          <w:lang w:val="es-ES" w:eastAsia="es-ES"/>
        </w:rPr>
      </w:pPr>
    </w:p>
    <w:p w14:paraId="50B0DE94" w14:textId="77777777" w:rsidR="003435E7" w:rsidRPr="00B40739" w:rsidRDefault="003435E7" w:rsidP="00B40739">
      <w:pPr>
        <w:rPr>
          <w:lang w:val="es-ES" w:eastAsia="es-ES"/>
        </w:rPr>
      </w:pPr>
    </w:p>
    <w:p w14:paraId="3C91754B" w14:textId="0752EE10" w:rsidR="00A92E52" w:rsidRDefault="00027C87" w:rsidP="00B92FCC">
      <w:pPr>
        <w:pStyle w:val="Ttulo1"/>
        <w:numPr>
          <w:ilvl w:val="0"/>
          <w:numId w:val="36"/>
        </w:numPr>
      </w:pPr>
      <w:bookmarkStart w:id="60" w:name="_Toc75270392"/>
      <w:bookmarkStart w:id="61" w:name="_Toc256005572"/>
      <w:bookmarkStart w:id="62" w:name="_Toc256084887"/>
      <w:bookmarkStart w:id="63" w:name="_Toc256085014"/>
      <w:bookmarkStart w:id="64" w:name="_Toc256087928"/>
      <w:bookmarkStart w:id="65" w:name="_Ref256611652"/>
      <w:bookmarkStart w:id="66" w:name="_Toc392835667"/>
      <w:bookmarkEnd w:id="58"/>
      <w:r>
        <w:t xml:space="preserve">PLANTEAMIENTO DEL PROBLEMA </w:t>
      </w:r>
      <w:bookmarkEnd w:id="60"/>
    </w:p>
    <w:p w14:paraId="40263450" w14:textId="7F1625D5" w:rsidR="008D6FC5" w:rsidRPr="008D6FC5" w:rsidDel="00E921E1" w:rsidRDefault="008D6FC5" w:rsidP="008D6FC5">
      <w:pPr>
        <w:rPr>
          <w:del w:id="67" w:author="Jhonatan Rico" w:date="2021-10-25T20:41:00Z"/>
          <w:lang w:val="es-ES" w:eastAsia="es-ES"/>
        </w:rPr>
      </w:pPr>
    </w:p>
    <w:p w14:paraId="43D5E9E5" w14:textId="0FB645A8" w:rsidR="00A92E52" w:rsidDel="00E921E1" w:rsidRDefault="00A92E52" w:rsidP="00A92E52">
      <w:pPr>
        <w:pStyle w:val="PrrafoAPA"/>
        <w:ind w:left="1440" w:firstLine="0"/>
        <w:rPr>
          <w:del w:id="68" w:author="Jhonatan Rico" w:date="2021-10-25T20:41:00Z"/>
          <w:rFonts w:asciiTheme="majorBidi" w:hAnsiTheme="majorBidi" w:cstheme="majorBidi"/>
        </w:rPr>
      </w:pPr>
    </w:p>
    <w:bookmarkEnd w:id="61"/>
    <w:bookmarkEnd w:id="62"/>
    <w:bookmarkEnd w:id="63"/>
    <w:bookmarkEnd w:id="64"/>
    <w:bookmarkEnd w:id="65"/>
    <w:bookmarkEnd w:id="66"/>
    <w:p w14:paraId="691BA9CE" w14:textId="08E7BECD" w:rsidR="008D4C72" w:rsidRPr="00480D82" w:rsidRDefault="008D6FC5" w:rsidP="00140961">
      <w:pPr>
        <w:pStyle w:val="Ttulo2"/>
        <w:spacing w:line="480" w:lineRule="auto"/>
        <w:rPr>
          <w:rFonts w:asciiTheme="majorBidi" w:hAnsiTheme="majorBidi"/>
          <w:b/>
          <w:bCs w:val="0"/>
          <w:szCs w:val="24"/>
        </w:rPr>
      </w:pPr>
      <w:r w:rsidRPr="00480D82">
        <w:rPr>
          <w:rFonts w:asciiTheme="majorBidi" w:hAnsiTheme="majorBidi"/>
          <w:b/>
          <w:bCs w:val="0"/>
          <w:szCs w:val="24"/>
        </w:rPr>
        <w:t xml:space="preserve">Descripción del problema </w:t>
      </w:r>
    </w:p>
    <w:p w14:paraId="0994E394" w14:textId="28804FB2" w:rsidR="008D6FC5" w:rsidRPr="008D6FC5" w:rsidRDefault="008D6FC5" w:rsidP="008D6FC5">
      <w:pPr>
        <w:pStyle w:val="Prrafodelista"/>
        <w:spacing w:line="480" w:lineRule="auto"/>
        <w:ind w:firstLine="576"/>
        <w:rPr>
          <w:rFonts w:eastAsiaTheme="minorHAnsi"/>
          <w:noProof/>
          <w:color w:val="000000" w:themeColor="text1"/>
          <w:lang w:val="es-CO" w:eastAsia="en-US"/>
        </w:rPr>
      </w:pPr>
      <w:r w:rsidRPr="008D6FC5">
        <w:rPr>
          <w:rFonts w:eastAsiaTheme="minorHAnsi"/>
          <w:noProof/>
          <w:color w:val="000000" w:themeColor="text1"/>
          <w:lang w:val="es-CO" w:eastAsia="en-US"/>
        </w:rPr>
        <w:t xml:space="preserve">Hoy en día es de gran relevancia la utilización de las herramientas tecnológicas para lograr un desarrollo eficiente en las actividades realizadas por las empresas, teniendo en cuenta que estos sistemas informáticos permiten distribuir, almacenar y controlar de una manera más clara la información referente a las </w:t>
      </w:r>
      <w:ins w:id="69" w:author="Jhonatan Rico" w:date="2021-10-25T20:44:00Z">
        <w:r w:rsidR="00B53F3A">
          <w:rPr>
            <w:rFonts w:eastAsiaTheme="minorHAnsi"/>
            <w:noProof/>
            <w:color w:val="000000" w:themeColor="text1"/>
            <w:lang w:val="es-CO" w:eastAsia="en-US"/>
          </w:rPr>
          <w:t xml:space="preserve">diversas </w:t>
        </w:r>
      </w:ins>
      <w:r w:rsidRPr="008D6FC5">
        <w:rPr>
          <w:rFonts w:eastAsiaTheme="minorHAnsi"/>
          <w:noProof/>
          <w:color w:val="000000" w:themeColor="text1"/>
          <w:lang w:val="es-CO" w:eastAsia="en-US"/>
        </w:rPr>
        <w:t xml:space="preserve">actividades </w:t>
      </w:r>
      <w:del w:id="70" w:author="Jhonatan Rico" w:date="2021-10-25T20:44:00Z">
        <w:r w:rsidRPr="008D6FC5" w:rsidDel="00B53F3A">
          <w:rPr>
            <w:rFonts w:eastAsiaTheme="minorHAnsi"/>
            <w:noProof/>
            <w:color w:val="000000" w:themeColor="text1"/>
            <w:lang w:val="es-CO" w:eastAsia="en-US"/>
          </w:rPr>
          <w:delText>de distribución de esta</w:delText>
        </w:r>
      </w:del>
      <w:ins w:id="71" w:author="Jhonatan Rico" w:date="2021-10-25T20:44:00Z">
        <w:r w:rsidR="00B53F3A">
          <w:rPr>
            <w:rFonts w:eastAsiaTheme="minorHAnsi"/>
            <w:noProof/>
            <w:color w:val="000000" w:themeColor="text1"/>
            <w:lang w:val="es-CO" w:eastAsia="en-US"/>
          </w:rPr>
          <w:t>que se llevan a cabo</w:t>
        </w:r>
      </w:ins>
      <w:r w:rsidRPr="008D6FC5">
        <w:rPr>
          <w:rFonts w:eastAsiaTheme="minorHAnsi"/>
          <w:noProof/>
          <w:color w:val="000000" w:themeColor="text1"/>
          <w:lang w:val="es-CO" w:eastAsia="en-US"/>
        </w:rPr>
        <w:t>. Este tipo de herramientas son utilizadas por pequeñas, medianas y grandes empresas puesto que se hacen necesarias para la realización de las actividades normales de la misma y a la vez</w:t>
      </w:r>
      <w:ins w:id="72" w:author="Jhonatan Rico" w:date="2021-10-25T20:45:00Z">
        <w:r w:rsidR="00B53F3A">
          <w:rPr>
            <w:rFonts w:eastAsiaTheme="minorHAnsi"/>
            <w:noProof/>
            <w:color w:val="000000" w:themeColor="text1"/>
            <w:lang w:val="es-CO" w:eastAsia="en-US"/>
          </w:rPr>
          <w:t>,</w:t>
        </w:r>
      </w:ins>
      <w:r w:rsidRPr="008D6FC5">
        <w:rPr>
          <w:rFonts w:eastAsiaTheme="minorHAnsi"/>
          <w:noProof/>
          <w:color w:val="000000" w:themeColor="text1"/>
          <w:lang w:val="es-CO" w:eastAsia="en-US"/>
        </w:rPr>
        <w:t xml:space="preserve"> lograr mantener un control continuo de las actividades comerciales, financieras y administrativas, así mismo busca el sostenimiento de esta. </w:t>
      </w:r>
    </w:p>
    <w:p w14:paraId="2FEB602F" w14:textId="4DCA2309" w:rsidR="008D6FC5" w:rsidRPr="008D6FC5" w:rsidRDefault="008D6FC5" w:rsidP="008D6FC5">
      <w:pPr>
        <w:pStyle w:val="Prrafodelista"/>
        <w:spacing w:line="480" w:lineRule="auto"/>
        <w:ind w:firstLine="576"/>
        <w:rPr>
          <w:rFonts w:eastAsiaTheme="minorHAnsi"/>
          <w:noProof/>
          <w:color w:val="000000" w:themeColor="text1"/>
          <w:lang w:val="es-CO" w:eastAsia="en-US"/>
        </w:rPr>
      </w:pPr>
      <w:r w:rsidRPr="008D6FC5">
        <w:rPr>
          <w:rFonts w:eastAsiaTheme="minorHAnsi"/>
          <w:noProof/>
          <w:color w:val="000000" w:themeColor="text1"/>
          <w:lang w:val="es-CO" w:eastAsia="en-US"/>
        </w:rPr>
        <w:t xml:space="preserve">DANGEDAV, </w:t>
      </w:r>
      <w:del w:id="73" w:author="Jhonatan Rico" w:date="2021-10-25T20:46:00Z">
        <w:r w:rsidRPr="008D6FC5" w:rsidDel="00B53F3A">
          <w:rPr>
            <w:rFonts w:eastAsiaTheme="minorHAnsi"/>
            <w:noProof/>
            <w:color w:val="000000" w:themeColor="text1"/>
            <w:lang w:val="es-CO" w:eastAsia="en-US"/>
          </w:rPr>
          <w:delText xml:space="preserve">que </w:delText>
        </w:r>
      </w:del>
      <w:r w:rsidRPr="008D6FC5">
        <w:rPr>
          <w:rFonts w:eastAsiaTheme="minorHAnsi"/>
          <w:noProof/>
          <w:color w:val="000000" w:themeColor="text1"/>
          <w:lang w:val="es-CO" w:eastAsia="en-US"/>
        </w:rPr>
        <w:t>es una empresa de Papele</w:t>
      </w:r>
      <w:del w:id="74" w:author="Jhonatan Rico" w:date="2021-10-25T20:46:00Z">
        <w:r w:rsidRPr="008D6FC5" w:rsidDel="00B53F3A">
          <w:rPr>
            <w:rFonts w:eastAsiaTheme="minorHAnsi"/>
            <w:noProof/>
            <w:color w:val="000000" w:themeColor="text1"/>
            <w:lang w:val="es-CO" w:eastAsia="en-US"/>
          </w:rPr>
          <w:delText>a</w:delText>
        </w:r>
      </w:del>
      <w:r w:rsidRPr="008D6FC5">
        <w:rPr>
          <w:rFonts w:eastAsiaTheme="minorHAnsi"/>
          <w:noProof/>
          <w:color w:val="000000" w:themeColor="text1"/>
          <w:lang w:val="es-CO" w:eastAsia="en-US"/>
        </w:rPr>
        <w:t xml:space="preserve">ría y Variedades que tuvo sus inicios en el año 2011, brinda sus servicios a la comunidad del barrio el Carmen del municipio de Pijiño, Magdalena. </w:t>
      </w:r>
      <w:commentRangeStart w:id="75"/>
      <w:r w:rsidRPr="008D6FC5">
        <w:rPr>
          <w:rFonts w:eastAsiaTheme="minorHAnsi"/>
          <w:noProof/>
          <w:color w:val="000000" w:themeColor="text1"/>
          <w:lang w:val="es-CO" w:eastAsia="en-US"/>
        </w:rPr>
        <w:t>El problema principal radica en que ha venido presentado bajas en sus ventas, ya que no cuenta con un sistema de inventario y de registro de los productos disponibles en el momento de las ventas</w:t>
      </w:r>
      <w:commentRangeEnd w:id="75"/>
      <w:r w:rsidR="00B53F3A">
        <w:rPr>
          <w:rStyle w:val="Refdecomentario"/>
          <w:rFonts w:eastAsiaTheme="minorHAnsi" w:cstheme="minorBidi"/>
          <w:lang w:val="es-CO" w:eastAsia="en-US"/>
        </w:rPr>
        <w:commentReference w:id="75"/>
      </w:r>
      <w:r w:rsidRPr="008D6FC5">
        <w:rPr>
          <w:rFonts w:eastAsiaTheme="minorHAnsi"/>
          <w:noProof/>
          <w:color w:val="000000" w:themeColor="text1"/>
          <w:lang w:val="es-CO" w:eastAsia="en-US"/>
        </w:rPr>
        <w:t xml:space="preserve">. </w:t>
      </w:r>
      <w:commentRangeStart w:id="76"/>
      <w:r w:rsidRPr="008D6FC5">
        <w:rPr>
          <w:rFonts w:eastAsiaTheme="minorHAnsi"/>
          <w:noProof/>
          <w:color w:val="000000" w:themeColor="text1"/>
          <w:lang w:val="es-CO" w:eastAsia="en-US"/>
        </w:rPr>
        <w:t>Otro gran inconveniente está en que muchas veces los productos solicitados no se encuentran disponible en el momento, porque se pueden encontrar otro estante y no pudo ser visto por el asesor o porque no se tenía un inventario preciso del producto al momento de hacer el pedido de los productos faltantes, esto genera que la papelería perdida credibilidad causando un efecto negativo a la hora de brindar el servicio a los clientes</w:t>
      </w:r>
      <w:commentRangeEnd w:id="76"/>
      <w:r w:rsidR="00B53F3A">
        <w:rPr>
          <w:rStyle w:val="Refdecomentario"/>
          <w:rFonts w:eastAsiaTheme="minorHAnsi" w:cstheme="minorBidi"/>
          <w:lang w:val="es-CO" w:eastAsia="en-US"/>
        </w:rPr>
        <w:commentReference w:id="76"/>
      </w:r>
      <w:r w:rsidRPr="008D6FC5">
        <w:rPr>
          <w:rFonts w:eastAsiaTheme="minorHAnsi"/>
          <w:noProof/>
          <w:color w:val="000000" w:themeColor="text1"/>
          <w:lang w:val="es-CO" w:eastAsia="en-US"/>
        </w:rPr>
        <w:t xml:space="preserve">. </w:t>
      </w:r>
    </w:p>
    <w:p w14:paraId="73D5C67C" w14:textId="084459C2" w:rsidR="008D6FC5" w:rsidRDefault="008D6FC5" w:rsidP="008D6FC5">
      <w:pPr>
        <w:pStyle w:val="Prrafodelista"/>
        <w:spacing w:line="480" w:lineRule="auto"/>
        <w:ind w:firstLine="576"/>
        <w:rPr>
          <w:rFonts w:eastAsiaTheme="minorHAnsi"/>
          <w:noProof/>
          <w:color w:val="000000" w:themeColor="text1"/>
          <w:lang w:val="es-CO" w:eastAsia="en-US"/>
        </w:rPr>
      </w:pPr>
      <w:r w:rsidRPr="008D6FC5">
        <w:rPr>
          <w:rFonts w:eastAsiaTheme="minorHAnsi"/>
          <w:noProof/>
          <w:color w:val="000000" w:themeColor="text1"/>
          <w:lang w:val="es-CO" w:eastAsia="en-US"/>
        </w:rPr>
        <w:lastRenderedPageBreak/>
        <w:t>Por lo anteriormente dicho, se hace necesario que este tipo de negocios manejen inventarios computarizados que hagan más eficiente los procesos que se realizan en la empresa y con ello poder evitar las demoras y el no tener los productos disponibles al momento de prestar su servicio</w:t>
      </w:r>
      <w:ins w:id="77" w:author="Jhonatan Rico" w:date="2021-10-25T21:06:00Z">
        <w:r w:rsidR="007925FE">
          <w:rPr>
            <w:rFonts w:eastAsiaTheme="minorHAnsi"/>
            <w:noProof/>
            <w:color w:val="000000" w:themeColor="text1"/>
            <w:lang w:val="es-CO" w:eastAsia="en-US"/>
          </w:rPr>
          <w:t>,</w:t>
        </w:r>
      </w:ins>
      <w:del w:id="78" w:author="Jhonatan Rico" w:date="2021-10-25T21:06:00Z">
        <w:r w:rsidRPr="008D6FC5" w:rsidDel="007925FE">
          <w:rPr>
            <w:rFonts w:eastAsiaTheme="minorHAnsi"/>
            <w:noProof/>
            <w:color w:val="000000" w:themeColor="text1"/>
            <w:lang w:val="es-CO" w:eastAsia="en-US"/>
          </w:rPr>
          <w:delText>.</w:delText>
        </w:r>
      </w:del>
      <w:r w:rsidRPr="008D6FC5">
        <w:rPr>
          <w:rFonts w:eastAsiaTheme="minorHAnsi"/>
          <w:noProof/>
          <w:color w:val="000000" w:themeColor="text1"/>
          <w:lang w:val="es-CO" w:eastAsia="en-US"/>
        </w:rPr>
        <w:t xml:space="preserve"> evitando así los disgustos generados </w:t>
      </w:r>
      <w:del w:id="79" w:author="Jhonatan Rico" w:date="2021-10-25T21:06:00Z">
        <w:r w:rsidRPr="008D6FC5" w:rsidDel="007925FE">
          <w:rPr>
            <w:rFonts w:eastAsiaTheme="minorHAnsi"/>
            <w:noProof/>
            <w:color w:val="000000" w:themeColor="text1"/>
            <w:lang w:val="es-CO" w:eastAsia="en-US"/>
          </w:rPr>
          <w:delText>por</w:delText>
        </w:r>
      </w:del>
      <w:ins w:id="80" w:author="Jhonatan Rico" w:date="2021-10-25T21:06:00Z">
        <w:r w:rsidR="007925FE">
          <w:rPr>
            <w:rFonts w:eastAsiaTheme="minorHAnsi"/>
            <w:noProof/>
            <w:color w:val="000000" w:themeColor="text1"/>
            <w:lang w:val="es-CO" w:eastAsia="en-US"/>
          </w:rPr>
          <w:t>a</w:t>
        </w:r>
      </w:ins>
      <w:r w:rsidRPr="008D6FC5">
        <w:rPr>
          <w:rFonts w:eastAsiaTheme="minorHAnsi"/>
          <w:noProof/>
          <w:color w:val="000000" w:themeColor="text1"/>
          <w:lang w:val="es-CO" w:eastAsia="en-US"/>
        </w:rPr>
        <w:t xml:space="preserve"> los clientes.  También se puede decir que realizar ajustes en el momento de la atención ayudaría a mejorar la eficiencia en la venta del producto, podría incidir en el aumento de ventas que se generen en el negocio</w:t>
      </w:r>
      <w:ins w:id="81" w:author="Jhonatan Rico" w:date="2021-10-25T21:07:00Z">
        <w:r w:rsidR="007925FE">
          <w:rPr>
            <w:rFonts w:eastAsiaTheme="minorHAnsi"/>
            <w:noProof/>
            <w:color w:val="000000" w:themeColor="text1"/>
            <w:lang w:val="es-CO" w:eastAsia="en-US"/>
          </w:rPr>
          <w:t>, apoyaría</w:t>
        </w:r>
      </w:ins>
      <w:del w:id="82" w:author="Jhonatan Rico" w:date="2021-10-25T21:07:00Z">
        <w:r w:rsidRPr="008D6FC5" w:rsidDel="007925FE">
          <w:rPr>
            <w:rFonts w:eastAsiaTheme="minorHAnsi"/>
            <w:noProof/>
            <w:color w:val="000000" w:themeColor="text1"/>
            <w:lang w:val="es-CO" w:eastAsia="en-US"/>
          </w:rPr>
          <w:delText xml:space="preserve"> lo que contribuiría en</w:delText>
        </w:r>
      </w:del>
      <w:r w:rsidRPr="008D6FC5">
        <w:rPr>
          <w:rFonts w:eastAsiaTheme="minorHAnsi"/>
          <w:noProof/>
          <w:color w:val="000000" w:themeColor="text1"/>
          <w:lang w:val="es-CO" w:eastAsia="en-US"/>
        </w:rPr>
        <w:t xml:space="preserve"> la toma de decisiones, el proceso de atención</w:t>
      </w:r>
      <w:del w:id="83" w:author="Jhonatan Rico" w:date="2021-10-25T21:07:00Z">
        <w:r w:rsidRPr="008D6FC5" w:rsidDel="007925FE">
          <w:rPr>
            <w:rFonts w:eastAsiaTheme="minorHAnsi"/>
            <w:noProof/>
            <w:color w:val="000000" w:themeColor="text1"/>
            <w:lang w:val="es-CO" w:eastAsia="en-US"/>
          </w:rPr>
          <w:delText>,</w:delText>
        </w:r>
      </w:del>
      <w:ins w:id="84" w:author="Jhonatan Rico" w:date="2021-10-25T21:07:00Z">
        <w:r w:rsidR="007925FE">
          <w:rPr>
            <w:rFonts w:eastAsiaTheme="minorHAnsi"/>
            <w:noProof/>
            <w:color w:val="000000" w:themeColor="text1"/>
            <w:lang w:val="es-CO" w:eastAsia="en-US"/>
          </w:rPr>
          <w:t xml:space="preserve"> y</w:t>
        </w:r>
      </w:ins>
      <w:del w:id="85" w:author="Jhonatan Rico" w:date="2021-10-25T21:07:00Z">
        <w:r w:rsidRPr="008D6FC5" w:rsidDel="007925FE">
          <w:rPr>
            <w:rFonts w:eastAsiaTheme="minorHAnsi"/>
            <w:noProof/>
            <w:color w:val="000000" w:themeColor="text1"/>
            <w:lang w:val="es-CO" w:eastAsia="en-US"/>
          </w:rPr>
          <w:delText xml:space="preserve"> como en</w:delText>
        </w:r>
      </w:del>
      <w:r w:rsidRPr="008D6FC5">
        <w:rPr>
          <w:rFonts w:eastAsiaTheme="minorHAnsi"/>
          <w:noProof/>
          <w:color w:val="000000" w:themeColor="text1"/>
          <w:lang w:val="es-CO" w:eastAsia="en-US"/>
        </w:rPr>
        <w:t xml:space="preserve"> la obtención de un mayor número de ganancias generadas en la misma.  Esto evidencia la urgente necesidad desarrollar </w:t>
      </w:r>
      <w:del w:id="86" w:author="Jhonatan Rico" w:date="2021-10-25T21:07:00Z">
        <w:r w:rsidRPr="008D6FC5" w:rsidDel="007925FE">
          <w:rPr>
            <w:rFonts w:eastAsiaTheme="minorHAnsi"/>
            <w:noProof/>
            <w:color w:val="000000" w:themeColor="text1"/>
            <w:lang w:val="es-CO" w:eastAsia="en-US"/>
          </w:rPr>
          <w:delText xml:space="preserve">el diseño de </w:delText>
        </w:r>
      </w:del>
      <w:r w:rsidRPr="008D6FC5">
        <w:rPr>
          <w:rFonts w:eastAsiaTheme="minorHAnsi"/>
          <w:noProof/>
          <w:color w:val="000000" w:themeColor="text1"/>
          <w:lang w:val="es-CO" w:eastAsia="en-US"/>
        </w:rPr>
        <w:t>un sistema web que le permita a la empresa DANGEDAV llevar el inventario y registro de las compras y ventas de sus productos.</w:t>
      </w:r>
    </w:p>
    <w:p w14:paraId="0B7A2BAD" w14:textId="2D649768" w:rsidR="00952DBA" w:rsidRPr="00480D82" w:rsidRDefault="00952DBA" w:rsidP="00952DBA">
      <w:pPr>
        <w:pStyle w:val="Ttulo2"/>
        <w:spacing w:line="480" w:lineRule="auto"/>
        <w:rPr>
          <w:rFonts w:asciiTheme="majorBidi" w:hAnsiTheme="majorBidi"/>
          <w:b/>
          <w:bCs w:val="0"/>
          <w:szCs w:val="24"/>
        </w:rPr>
      </w:pPr>
      <w:r w:rsidRPr="00480D82">
        <w:rPr>
          <w:rFonts w:asciiTheme="majorBidi" w:hAnsiTheme="majorBidi"/>
          <w:b/>
          <w:bCs w:val="0"/>
          <w:szCs w:val="24"/>
        </w:rPr>
        <w:t>Formulación del problema</w:t>
      </w:r>
    </w:p>
    <w:p w14:paraId="3B9F7BFF" w14:textId="08DADEB8" w:rsidR="00952DBA" w:rsidRPr="009E3E40" w:rsidRDefault="00952DBA" w:rsidP="009E3E40">
      <w:pPr>
        <w:pStyle w:val="Prrafodelista"/>
        <w:spacing w:line="480" w:lineRule="auto"/>
        <w:ind w:firstLine="576"/>
        <w:rPr>
          <w:rFonts w:eastAsiaTheme="minorHAnsi"/>
          <w:noProof/>
          <w:color w:val="000000" w:themeColor="text1"/>
          <w:lang w:val="es-CO" w:eastAsia="en-US"/>
        </w:rPr>
      </w:pPr>
      <w:r w:rsidRPr="009E3E40">
        <w:rPr>
          <w:rFonts w:eastAsiaTheme="minorHAnsi"/>
          <w:noProof/>
          <w:color w:val="000000" w:themeColor="text1"/>
          <w:lang w:val="es-CO" w:eastAsia="en-US"/>
        </w:rPr>
        <w:t xml:space="preserve">La gran problemática que ha venido afectando a la </w:t>
      </w:r>
      <w:bookmarkStart w:id="87" w:name="_Hlk67504058"/>
      <w:r w:rsidRPr="009E3E40">
        <w:rPr>
          <w:rFonts w:eastAsiaTheme="minorHAnsi"/>
          <w:noProof/>
          <w:color w:val="000000" w:themeColor="text1"/>
          <w:lang w:val="es-CO" w:eastAsia="en-US"/>
        </w:rPr>
        <w:t>Papelearía y Variedades DANGEDAV</w:t>
      </w:r>
      <w:bookmarkEnd w:id="87"/>
      <w:r w:rsidRPr="009E3E40">
        <w:rPr>
          <w:rFonts w:eastAsiaTheme="minorHAnsi"/>
          <w:noProof/>
          <w:color w:val="000000" w:themeColor="text1"/>
          <w:lang w:val="es-CO" w:eastAsia="en-US"/>
        </w:rPr>
        <w:t xml:space="preserve"> durante varios años es la forma como ha estado organizando </w:t>
      </w:r>
      <w:del w:id="88" w:author="Jhonatan Rico" w:date="2021-10-25T21:08:00Z">
        <w:r w:rsidRPr="009E3E40" w:rsidDel="007925FE">
          <w:rPr>
            <w:rFonts w:eastAsiaTheme="minorHAnsi"/>
            <w:noProof/>
            <w:color w:val="000000" w:themeColor="text1"/>
            <w:lang w:val="es-CO" w:eastAsia="en-US"/>
          </w:rPr>
          <w:delText xml:space="preserve">durante este tiempo </w:delText>
        </w:r>
      </w:del>
      <w:r w:rsidRPr="009E3E40">
        <w:rPr>
          <w:rFonts w:eastAsiaTheme="minorHAnsi"/>
          <w:noProof/>
          <w:color w:val="000000" w:themeColor="text1"/>
          <w:lang w:val="es-CO" w:eastAsia="en-US"/>
        </w:rPr>
        <w:t>sus registros de inventarios y ventas; siendo esta de forma manual en libros de contabilidad. La utilización de estos métodos convencionales de registro y control ha</w:t>
      </w:r>
      <w:ins w:id="89" w:author="Jhonatan Rico" w:date="2021-10-25T21:08:00Z">
        <w:r w:rsidR="007925FE">
          <w:rPr>
            <w:rFonts w:eastAsiaTheme="minorHAnsi"/>
            <w:noProof/>
            <w:color w:val="000000" w:themeColor="text1"/>
            <w:lang w:val="es-CO" w:eastAsia="en-US"/>
          </w:rPr>
          <w:t>n</w:t>
        </w:r>
      </w:ins>
      <w:r w:rsidRPr="009E3E40">
        <w:rPr>
          <w:rFonts w:eastAsiaTheme="minorHAnsi"/>
          <w:noProof/>
          <w:color w:val="000000" w:themeColor="text1"/>
          <w:lang w:val="es-CO" w:eastAsia="en-US"/>
        </w:rPr>
        <w:t xml:space="preserve"> ocasionado disgustos a los propietarios del negocio por las pérdidas económicas al no tener sus productos sistematizados, los que dificulta la búsqueda del producto y el desconocimiento de si se cuenta con este o no. </w:t>
      </w:r>
    </w:p>
    <w:p w14:paraId="7064C218" w14:textId="77777777" w:rsidR="00952DBA" w:rsidRPr="009E3E40" w:rsidRDefault="00952DBA" w:rsidP="009E3E40">
      <w:pPr>
        <w:pStyle w:val="Prrafodelista"/>
        <w:spacing w:line="480" w:lineRule="auto"/>
        <w:ind w:firstLine="576"/>
        <w:rPr>
          <w:rFonts w:eastAsiaTheme="minorHAnsi"/>
          <w:noProof/>
          <w:color w:val="000000" w:themeColor="text1"/>
          <w:lang w:val="es-CO" w:eastAsia="en-US"/>
        </w:rPr>
      </w:pPr>
    </w:p>
    <w:p w14:paraId="64771877" w14:textId="77777777" w:rsidR="00952DBA" w:rsidRPr="009E3E40" w:rsidRDefault="00952DBA" w:rsidP="009E3E40">
      <w:pPr>
        <w:pStyle w:val="Prrafodelista"/>
        <w:spacing w:line="480" w:lineRule="auto"/>
        <w:ind w:firstLine="576"/>
        <w:rPr>
          <w:rFonts w:eastAsiaTheme="minorHAnsi"/>
          <w:noProof/>
          <w:color w:val="000000" w:themeColor="text1"/>
          <w:lang w:val="es-CO" w:eastAsia="en-US"/>
        </w:rPr>
      </w:pPr>
      <w:r w:rsidRPr="009E3E40">
        <w:rPr>
          <w:rFonts w:eastAsiaTheme="minorHAnsi"/>
          <w:noProof/>
          <w:color w:val="000000" w:themeColor="text1"/>
          <w:lang w:val="es-CO" w:eastAsia="en-US"/>
        </w:rPr>
        <w:t>Por este motivo surge la  necesidad de crear un software  informático que le permita a los funcionarios de la empresa dar  solución a estos problemas ya planteados, con la implementación de este  software que s</w:t>
      </w:r>
      <w:commentRangeStart w:id="90"/>
      <w:r w:rsidRPr="009E3E40">
        <w:rPr>
          <w:rFonts w:eastAsiaTheme="minorHAnsi"/>
          <w:noProof/>
          <w:color w:val="000000" w:themeColor="text1"/>
          <w:lang w:val="es-CO" w:eastAsia="en-US"/>
        </w:rPr>
        <w:t xml:space="preserve">e encargaría de llevar el   registro de  todos los </w:t>
      </w:r>
      <w:r w:rsidRPr="009E3E40">
        <w:rPr>
          <w:rFonts w:eastAsiaTheme="minorHAnsi"/>
          <w:noProof/>
          <w:color w:val="000000" w:themeColor="text1"/>
          <w:lang w:val="es-CO" w:eastAsia="en-US"/>
        </w:rPr>
        <w:lastRenderedPageBreak/>
        <w:t>artículos disponibles por códigos en la papelería</w:t>
      </w:r>
      <w:commentRangeEnd w:id="90"/>
      <w:r w:rsidR="007925FE">
        <w:rPr>
          <w:rStyle w:val="Refdecomentario"/>
          <w:rFonts w:eastAsiaTheme="minorHAnsi" w:cstheme="minorBidi"/>
          <w:lang w:val="es-CO" w:eastAsia="en-US"/>
        </w:rPr>
        <w:commentReference w:id="90"/>
      </w:r>
      <w:r w:rsidRPr="009E3E40">
        <w:rPr>
          <w:rFonts w:eastAsiaTheme="minorHAnsi"/>
          <w:noProof/>
          <w:color w:val="000000" w:themeColor="text1"/>
          <w:lang w:val="es-CO" w:eastAsia="en-US"/>
        </w:rPr>
        <w:t xml:space="preserve">, </w:t>
      </w:r>
      <w:commentRangeStart w:id="91"/>
      <w:r w:rsidRPr="009E3E40">
        <w:rPr>
          <w:rFonts w:eastAsiaTheme="minorHAnsi"/>
          <w:noProof/>
          <w:color w:val="000000" w:themeColor="text1"/>
          <w:lang w:val="es-CO" w:eastAsia="en-US"/>
        </w:rPr>
        <w:t>dando el número de unidades disponibles de productos solicitado por el cliente y presentar  la ubicación exacta de los artículos inventariados en bodega</w:t>
      </w:r>
      <w:commentRangeEnd w:id="91"/>
      <w:r w:rsidR="007925FE">
        <w:rPr>
          <w:rStyle w:val="Refdecomentario"/>
          <w:rFonts w:eastAsiaTheme="minorHAnsi" w:cstheme="minorBidi"/>
          <w:lang w:val="es-CO" w:eastAsia="en-US"/>
        </w:rPr>
        <w:commentReference w:id="91"/>
      </w:r>
      <w:r w:rsidRPr="009E3E40">
        <w:rPr>
          <w:rFonts w:eastAsiaTheme="minorHAnsi"/>
          <w:noProof/>
          <w:color w:val="000000" w:themeColor="text1"/>
          <w:lang w:val="es-CO" w:eastAsia="en-US"/>
        </w:rPr>
        <w:t xml:space="preserve"> , por lo tanto, se busca minimizar las pérdidas económicas y agilizar el proceso de despachos de los productos. De esta manera se contribuirá a la solución y mejoramiento de este problema ya que así se suministrará el inventario y el control de la disponibilidad de productos en bodegas. Con este desarrollo de software en la </w:t>
      </w:r>
      <w:bookmarkStart w:id="92" w:name="_Hlk71063262"/>
      <w:commentRangeStart w:id="93"/>
      <w:r w:rsidRPr="009E3E40">
        <w:rPr>
          <w:rFonts w:eastAsiaTheme="minorHAnsi"/>
          <w:noProof/>
          <w:color w:val="000000" w:themeColor="text1"/>
          <w:lang w:val="es-CO" w:eastAsia="en-US"/>
        </w:rPr>
        <w:t>Papelearía</w:t>
      </w:r>
      <w:commentRangeEnd w:id="93"/>
      <w:r w:rsidR="007925FE">
        <w:rPr>
          <w:rStyle w:val="Refdecomentario"/>
          <w:rFonts w:eastAsiaTheme="minorHAnsi" w:cstheme="minorBidi"/>
          <w:lang w:val="es-CO" w:eastAsia="en-US"/>
        </w:rPr>
        <w:commentReference w:id="93"/>
      </w:r>
      <w:r w:rsidRPr="009E3E40">
        <w:rPr>
          <w:rFonts w:eastAsiaTheme="minorHAnsi"/>
          <w:noProof/>
          <w:color w:val="000000" w:themeColor="text1"/>
          <w:lang w:val="es-CO" w:eastAsia="en-US"/>
        </w:rPr>
        <w:t xml:space="preserve"> y Variedades DANGEDAV</w:t>
      </w:r>
      <w:bookmarkEnd w:id="92"/>
      <w:r w:rsidRPr="009E3E40">
        <w:rPr>
          <w:rFonts w:eastAsiaTheme="minorHAnsi"/>
          <w:noProof/>
          <w:color w:val="000000" w:themeColor="text1"/>
          <w:lang w:val="es-CO" w:eastAsia="en-US"/>
        </w:rPr>
        <w:t>, permitirá mejorar su control de ventas, inventarios y disponibilidad de productos, con el fin de que esta, pueda ofrecer un servicio más eficiente y eficaz a su clientela y organizar por códigos todos los productos de ventas del negocio.</w:t>
      </w:r>
    </w:p>
    <w:p w14:paraId="47F26FE9" w14:textId="77777777" w:rsidR="00952DBA" w:rsidRPr="009E3E40" w:rsidRDefault="00952DBA" w:rsidP="009E3E40">
      <w:pPr>
        <w:pStyle w:val="Prrafodelista"/>
        <w:spacing w:line="480" w:lineRule="auto"/>
        <w:ind w:firstLine="576"/>
        <w:rPr>
          <w:rFonts w:eastAsiaTheme="minorHAnsi"/>
          <w:noProof/>
          <w:color w:val="000000" w:themeColor="text1"/>
          <w:lang w:val="es-CO" w:eastAsia="en-US"/>
        </w:rPr>
      </w:pPr>
    </w:p>
    <w:p w14:paraId="3ABC1FF3" w14:textId="0FBAA317" w:rsidR="00952DBA" w:rsidRPr="009E3E40" w:rsidRDefault="00952DBA" w:rsidP="009E3E40">
      <w:pPr>
        <w:pStyle w:val="Prrafodelista"/>
        <w:spacing w:line="480" w:lineRule="auto"/>
        <w:ind w:firstLine="576"/>
        <w:rPr>
          <w:rFonts w:eastAsiaTheme="minorHAnsi"/>
          <w:noProof/>
          <w:color w:val="000000" w:themeColor="text1"/>
          <w:lang w:val="es-CO" w:eastAsia="en-US"/>
        </w:rPr>
      </w:pPr>
      <w:del w:id="94" w:author="Jhonatan Rico" w:date="2021-10-25T21:12:00Z">
        <w:r w:rsidRPr="009E3E40" w:rsidDel="007925FE">
          <w:rPr>
            <w:rFonts w:eastAsiaTheme="minorHAnsi"/>
            <w:noProof/>
            <w:color w:val="000000" w:themeColor="text1"/>
            <w:lang w:val="es-CO" w:eastAsia="en-US"/>
          </w:rPr>
          <w:delText xml:space="preserve">Con </w:delText>
        </w:r>
      </w:del>
      <w:ins w:id="95" w:author="Jhonatan Rico" w:date="2021-10-25T21:12:00Z">
        <w:r w:rsidR="007925FE">
          <w:rPr>
            <w:rFonts w:eastAsiaTheme="minorHAnsi"/>
            <w:noProof/>
            <w:color w:val="000000" w:themeColor="text1"/>
            <w:lang w:val="es-CO" w:eastAsia="en-US"/>
          </w:rPr>
          <w:t>En resume,</w:t>
        </w:r>
        <w:r w:rsidR="007925FE" w:rsidRPr="009E3E40">
          <w:rPr>
            <w:rFonts w:eastAsiaTheme="minorHAnsi"/>
            <w:noProof/>
            <w:color w:val="000000" w:themeColor="text1"/>
            <w:lang w:val="es-CO" w:eastAsia="en-US"/>
          </w:rPr>
          <w:t xml:space="preserve"> </w:t>
        </w:r>
      </w:ins>
      <w:r w:rsidRPr="009E3E40">
        <w:rPr>
          <w:rFonts w:eastAsiaTheme="minorHAnsi"/>
          <w:noProof/>
          <w:color w:val="000000" w:themeColor="text1"/>
          <w:lang w:val="es-CO" w:eastAsia="en-US"/>
        </w:rPr>
        <w:t xml:space="preserve">este proyecto se busca responder a la pregunta: </w:t>
      </w:r>
    </w:p>
    <w:p w14:paraId="5E22931A" w14:textId="77777777" w:rsidR="00952DBA" w:rsidRPr="009E3E40" w:rsidRDefault="00952DBA" w:rsidP="009E3E40">
      <w:pPr>
        <w:pStyle w:val="Prrafodelista"/>
        <w:spacing w:line="480" w:lineRule="auto"/>
        <w:ind w:firstLine="576"/>
        <w:rPr>
          <w:rFonts w:eastAsiaTheme="minorHAnsi"/>
          <w:noProof/>
          <w:color w:val="000000" w:themeColor="text1"/>
          <w:lang w:val="es-CO" w:eastAsia="en-US"/>
        </w:rPr>
      </w:pPr>
    </w:p>
    <w:p w14:paraId="6F7246E0" w14:textId="2C86C8C2" w:rsidR="00952DBA" w:rsidRDefault="00952DBA" w:rsidP="009E3E40">
      <w:pPr>
        <w:pStyle w:val="Prrafodelista"/>
        <w:spacing w:line="480" w:lineRule="auto"/>
        <w:ind w:firstLine="576"/>
        <w:rPr>
          <w:rFonts w:eastAsiaTheme="minorHAnsi"/>
          <w:noProof/>
          <w:color w:val="000000" w:themeColor="text1"/>
          <w:lang w:val="es-CO" w:eastAsia="en-US"/>
        </w:rPr>
      </w:pPr>
      <w:r w:rsidRPr="009E3E40">
        <w:rPr>
          <w:rFonts w:eastAsiaTheme="minorHAnsi"/>
          <w:noProof/>
          <w:color w:val="000000" w:themeColor="text1"/>
          <w:lang w:val="es-CO" w:eastAsia="en-US"/>
        </w:rPr>
        <w:t>¿Con el uso de herramientas de software, es posible dar una solución a los problemas de inventario y atención generados en la papelería y variedades DANGEDAV?</w:t>
      </w:r>
    </w:p>
    <w:p w14:paraId="5F83B3DE" w14:textId="027B64A6" w:rsidR="009E3E40" w:rsidRPr="00AF145C" w:rsidRDefault="009E3E40" w:rsidP="009E3E40">
      <w:pPr>
        <w:pStyle w:val="Ttulo2"/>
        <w:spacing w:line="480" w:lineRule="auto"/>
        <w:rPr>
          <w:rFonts w:asciiTheme="majorBidi" w:hAnsiTheme="majorBidi"/>
          <w:b/>
          <w:bCs w:val="0"/>
          <w:szCs w:val="24"/>
        </w:rPr>
      </w:pPr>
      <w:r w:rsidRPr="00AF145C">
        <w:rPr>
          <w:rFonts w:asciiTheme="majorBidi" w:hAnsiTheme="majorBidi"/>
          <w:b/>
          <w:bCs w:val="0"/>
          <w:szCs w:val="24"/>
        </w:rPr>
        <w:t xml:space="preserve">Justificación </w:t>
      </w:r>
    </w:p>
    <w:p w14:paraId="308A252F" w14:textId="3C88B47E" w:rsidR="009E3E40" w:rsidRPr="009E3E40" w:rsidRDefault="009E3E40" w:rsidP="009E3E40">
      <w:pPr>
        <w:pStyle w:val="Prrafodelista"/>
        <w:spacing w:line="480" w:lineRule="auto"/>
        <w:ind w:firstLine="576"/>
        <w:rPr>
          <w:rFonts w:eastAsiaTheme="minorHAnsi"/>
          <w:noProof/>
          <w:color w:val="000000" w:themeColor="text1"/>
          <w:lang w:val="es-CO" w:eastAsia="en-US"/>
        </w:rPr>
      </w:pPr>
      <w:r w:rsidRPr="009E3E40">
        <w:rPr>
          <w:rFonts w:eastAsiaTheme="minorHAnsi"/>
          <w:noProof/>
          <w:color w:val="000000" w:themeColor="text1"/>
          <w:lang w:val="es-CO" w:eastAsia="en-US"/>
        </w:rPr>
        <w:t>A raíz de la generación de la era tecnológica, la implementación de sistemas informáticos que permitan a pequeñas, medianas y grandes empresas</w:t>
      </w:r>
      <w:commentRangeStart w:id="96"/>
      <w:ins w:id="97" w:author="Jhonatan Rico" w:date="2021-10-25T21:12:00Z">
        <w:r w:rsidR="007925FE">
          <w:rPr>
            <w:rFonts w:eastAsiaTheme="minorHAnsi"/>
            <w:noProof/>
            <w:color w:val="000000" w:themeColor="text1"/>
            <w:lang w:val="es-CO" w:eastAsia="en-US"/>
          </w:rPr>
          <w:t>,</w:t>
        </w:r>
      </w:ins>
      <w:commentRangeEnd w:id="96"/>
      <w:ins w:id="98" w:author="Jhonatan Rico" w:date="2021-10-25T21:14:00Z">
        <w:r w:rsidR="007925FE">
          <w:rPr>
            <w:rStyle w:val="Refdecomentario"/>
            <w:rFonts w:eastAsiaTheme="minorHAnsi" w:cstheme="minorBidi"/>
            <w:lang w:val="es-CO" w:eastAsia="en-US"/>
          </w:rPr>
          <w:commentReference w:id="96"/>
        </w:r>
      </w:ins>
      <w:r w:rsidRPr="009E3E40">
        <w:rPr>
          <w:rFonts w:eastAsiaTheme="minorHAnsi"/>
          <w:noProof/>
          <w:color w:val="000000" w:themeColor="text1"/>
          <w:lang w:val="es-CO" w:eastAsia="en-US"/>
        </w:rPr>
        <w:t xml:space="preserve"> mejorar sus procesos se ha vuelto </w:t>
      </w:r>
      <w:del w:id="99" w:author="Jhonatan Rico" w:date="2021-10-25T21:12:00Z">
        <w:r w:rsidRPr="009E3E40" w:rsidDel="007925FE">
          <w:rPr>
            <w:rFonts w:eastAsiaTheme="minorHAnsi"/>
            <w:noProof/>
            <w:color w:val="000000" w:themeColor="text1"/>
            <w:lang w:val="es-CO" w:eastAsia="en-US"/>
          </w:rPr>
          <w:delText xml:space="preserve">muy </w:delText>
        </w:r>
      </w:del>
      <w:r w:rsidRPr="009E3E40">
        <w:rPr>
          <w:rFonts w:eastAsiaTheme="minorHAnsi"/>
          <w:noProof/>
          <w:color w:val="000000" w:themeColor="text1"/>
          <w:lang w:val="es-CO" w:eastAsia="en-US"/>
        </w:rPr>
        <w:t>indispensable</w:t>
      </w:r>
      <w:ins w:id="100" w:author="Jhonatan Rico" w:date="2021-10-25T21:14:00Z">
        <w:r w:rsidR="007925FE">
          <w:rPr>
            <w:rFonts w:eastAsiaTheme="minorHAnsi"/>
            <w:noProof/>
            <w:color w:val="000000" w:themeColor="text1"/>
            <w:lang w:val="es-CO" w:eastAsia="en-US"/>
          </w:rPr>
          <w:t>,</w:t>
        </w:r>
      </w:ins>
      <w:r w:rsidRPr="009E3E40">
        <w:rPr>
          <w:rFonts w:eastAsiaTheme="minorHAnsi"/>
          <w:noProof/>
          <w:color w:val="000000" w:themeColor="text1"/>
          <w:lang w:val="es-CO" w:eastAsia="en-US"/>
        </w:rPr>
        <w:t xml:space="preserve"> ya que estas herramientas nos facilitan la recolección de datos que nos permiten analizar procesos generados en la empresa y con ello tomarlos como base en la toma de decisiones en pro del crecimiento de la empresa.</w:t>
      </w:r>
    </w:p>
    <w:p w14:paraId="3EC13FE2" w14:textId="77777777" w:rsidR="009E3E40" w:rsidRPr="009E3E40" w:rsidRDefault="009E3E40" w:rsidP="009E3E40">
      <w:pPr>
        <w:pStyle w:val="Prrafodelista"/>
        <w:spacing w:line="480" w:lineRule="auto"/>
        <w:ind w:firstLine="576"/>
        <w:rPr>
          <w:rFonts w:eastAsiaTheme="minorHAnsi"/>
          <w:noProof/>
          <w:color w:val="000000" w:themeColor="text1"/>
          <w:lang w:val="es-CO" w:eastAsia="en-US"/>
        </w:rPr>
      </w:pPr>
    </w:p>
    <w:p w14:paraId="16BCA9B4" w14:textId="63811220" w:rsidR="009E3E40" w:rsidRPr="009E3E40" w:rsidRDefault="009E3E40" w:rsidP="009E3E40">
      <w:pPr>
        <w:pStyle w:val="Prrafodelista"/>
        <w:spacing w:line="480" w:lineRule="auto"/>
        <w:ind w:firstLine="576"/>
        <w:rPr>
          <w:rFonts w:eastAsiaTheme="minorHAnsi"/>
          <w:noProof/>
          <w:color w:val="000000" w:themeColor="text1"/>
          <w:lang w:val="es-CO" w:eastAsia="en-US"/>
        </w:rPr>
      </w:pPr>
      <w:r w:rsidRPr="009E3E40">
        <w:rPr>
          <w:rFonts w:eastAsiaTheme="minorHAnsi"/>
          <w:noProof/>
          <w:color w:val="000000" w:themeColor="text1"/>
          <w:lang w:val="es-CO" w:eastAsia="en-US"/>
        </w:rPr>
        <w:lastRenderedPageBreak/>
        <w:t xml:space="preserve">La mayoría de las empresas sin importar su tamaño están despertando un interés en implementar softwares tecnológicos, como es el caso la </w:t>
      </w:r>
      <w:r w:rsidRPr="007925FE">
        <w:rPr>
          <w:rFonts w:eastAsiaTheme="minorHAnsi"/>
          <w:noProof/>
          <w:color w:val="000000" w:themeColor="text1"/>
          <w:highlight w:val="yellow"/>
          <w:lang w:val="es-CO" w:eastAsia="en-US"/>
          <w:rPrChange w:id="101" w:author="Jhonatan Rico" w:date="2021-10-25T21:14:00Z">
            <w:rPr>
              <w:rFonts w:eastAsiaTheme="minorHAnsi"/>
              <w:noProof/>
              <w:color w:val="000000" w:themeColor="text1"/>
              <w:lang w:val="es-CO" w:eastAsia="en-US"/>
            </w:rPr>
          </w:rPrChange>
        </w:rPr>
        <w:t>Papelearía</w:t>
      </w:r>
      <w:r w:rsidRPr="009E3E40">
        <w:rPr>
          <w:rFonts w:eastAsiaTheme="minorHAnsi"/>
          <w:noProof/>
          <w:color w:val="000000" w:themeColor="text1"/>
          <w:lang w:val="es-CO" w:eastAsia="en-US"/>
        </w:rPr>
        <w:t xml:space="preserve"> y Variedades DANGEDAV que no se queda atrás en aras de mejorar en sus procesos de distribución de los productos. </w:t>
      </w:r>
      <w:commentRangeStart w:id="102"/>
      <w:ins w:id="103" w:author="Jhonatan Rico" w:date="2021-10-25T21:15:00Z">
        <w:r w:rsidR="007925FE">
          <w:rPr>
            <w:rFonts w:eastAsiaTheme="minorHAnsi"/>
            <w:noProof/>
            <w:color w:val="000000" w:themeColor="text1"/>
            <w:lang w:val="es-CO" w:eastAsia="en-US"/>
          </w:rPr>
          <w:t>E</w:t>
        </w:r>
        <w:commentRangeEnd w:id="102"/>
        <w:r w:rsidR="007925FE">
          <w:rPr>
            <w:rStyle w:val="Refdecomentario"/>
            <w:rFonts w:eastAsiaTheme="minorHAnsi" w:cstheme="minorBidi"/>
            <w:lang w:val="es-CO" w:eastAsia="en-US"/>
          </w:rPr>
          <w:commentReference w:id="102"/>
        </w:r>
      </w:ins>
      <w:del w:id="104" w:author="Jhonatan Rico" w:date="2021-10-25T21:15:00Z">
        <w:r w:rsidRPr="009E3E40" w:rsidDel="007925FE">
          <w:rPr>
            <w:rFonts w:eastAsiaTheme="minorHAnsi"/>
            <w:noProof/>
            <w:color w:val="000000" w:themeColor="text1"/>
            <w:lang w:val="es-CO" w:eastAsia="en-US"/>
          </w:rPr>
          <w:delText>e</w:delText>
        </w:r>
      </w:del>
      <w:r w:rsidRPr="009E3E40">
        <w:rPr>
          <w:rFonts w:eastAsiaTheme="minorHAnsi"/>
          <w:noProof/>
          <w:color w:val="000000" w:themeColor="text1"/>
          <w:lang w:val="es-CO" w:eastAsia="en-US"/>
        </w:rPr>
        <w:t>n esta papelería se busca la implementación de un conjunto de acciones que va a permitir mejorar las labores o actividades de los asesores de ventas. El propósito de este proyecto es proporcionar la información necesaria para un mejor método de trabajo de los asesores y recepción de los productos utilizando teniendo en cuenta las herramientas de ingeniería, implementando una aplicación de escritorio para ello. Esto es beneficioso porque permitiría la reducción de perdidas en las ventas al mejorar la distribución de productos introducidos en el sistema, así como el mejoramiento de las actividades realizadas por el asesor de ventas. Así mismo, para obtener una mejor productividad con alta calidad de servicio a ofrecer a los clientes.</w:t>
      </w:r>
    </w:p>
    <w:p w14:paraId="5EC727BE" w14:textId="77777777" w:rsidR="009E3E40" w:rsidRPr="009E3E40" w:rsidRDefault="009E3E40" w:rsidP="009E3E40">
      <w:pPr>
        <w:pStyle w:val="Prrafodelista"/>
        <w:spacing w:line="480" w:lineRule="auto"/>
        <w:ind w:firstLine="576"/>
        <w:rPr>
          <w:rFonts w:eastAsiaTheme="minorHAnsi"/>
          <w:noProof/>
          <w:color w:val="000000" w:themeColor="text1"/>
          <w:lang w:val="es-CO" w:eastAsia="en-US"/>
        </w:rPr>
      </w:pPr>
    </w:p>
    <w:p w14:paraId="194C9D8F" w14:textId="77777777" w:rsidR="009E3E40" w:rsidRPr="009E3E40" w:rsidRDefault="009E3E40" w:rsidP="009E3E40">
      <w:pPr>
        <w:pStyle w:val="Prrafodelista"/>
        <w:spacing w:line="480" w:lineRule="auto"/>
        <w:ind w:firstLine="576"/>
        <w:rPr>
          <w:rFonts w:eastAsiaTheme="minorHAnsi"/>
          <w:noProof/>
          <w:color w:val="000000" w:themeColor="text1"/>
          <w:lang w:val="es-CO" w:eastAsia="en-US"/>
        </w:rPr>
      </w:pPr>
      <w:commentRangeStart w:id="105"/>
      <w:r w:rsidRPr="009E3E40">
        <w:rPr>
          <w:rFonts w:eastAsiaTheme="minorHAnsi"/>
          <w:noProof/>
          <w:color w:val="000000" w:themeColor="text1"/>
          <w:lang w:val="es-CO" w:eastAsia="en-US"/>
        </w:rPr>
        <w:t>La implementación de este sistema en la papelería y variedades DANGEDAV, permitiría un adecuado manejo administrativo y contable de las ventas, inventarios y registro. Esto evitaría inconsistencias y pérdidas económicas. La papelería se vería beneficiada por qué minimizaría perdidas de ventas en cuanto a productos embodegados que no se vea al alcance del asesor de ventas por que todos los productos estarían sistematizados y a si facilita su búsqueda al ser solicitado por un cliente.</w:t>
      </w:r>
      <w:commentRangeEnd w:id="105"/>
      <w:r w:rsidR="00BB4289">
        <w:rPr>
          <w:rStyle w:val="Refdecomentario"/>
          <w:rFonts w:eastAsiaTheme="minorHAnsi" w:cstheme="minorBidi"/>
          <w:lang w:val="es-CO" w:eastAsia="en-US"/>
        </w:rPr>
        <w:commentReference w:id="105"/>
      </w:r>
    </w:p>
    <w:p w14:paraId="2B454241" w14:textId="77777777" w:rsidR="009E3E40" w:rsidRPr="009E3E40" w:rsidRDefault="009E3E40" w:rsidP="009E3E40">
      <w:pPr>
        <w:pStyle w:val="Prrafodelista"/>
        <w:spacing w:line="480" w:lineRule="auto"/>
        <w:ind w:firstLine="576"/>
        <w:rPr>
          <w:rFonts w:eastAsiaTheme="minorHAnsi"/>
          <w:noProof/>
          <w:color w:val="000000" w:themeColor="text1"/>
          <w:lang w:val="es-CO" w:eastAsia="en-US"/>
        </w:rPr>
      </w:pPr>
    </w:p>
    <w:p w14:paraId="1B0B8025" w14:textId="1D9DA210" w:rsidR="009E3E40" w:rsidRDefault="009E3E40" w:rsidP="009E3E40">
      <w:pPr>
        <w:pStyle w:val="Prrafodelista"/>
        <w:spacing w:line="480" w:lineRule="auto"/>
        <w:ind w:firstLine="576"/>
        <w:rPr>
          <w:rFonts w:eastAsiaTheme="minorHAnsi"/>
          <w:noProof/>
          <w:color w:val="000000" w:themeColor="text1"/>
          <w:lang w:val="es-CO" w:eastAsia="en-US"/>
        </w:rPr>
      </w:pPr>
      <w:r w:rsidRPr="009E3E40">
        <w:rPr>
          <w:rFonts w:eastAsiaTheme="minorHAnsi"/>
          <w:noProof/>
          <w:color w:val="000000" w:themeColor="text1"/>
          <w:lang w:val="es-CO" w:eastAsia="en-US"/>
        </w:rPr>
        <w:t xml:space="preserve">Desde el punto de vista profesional la implementación de este sistema permitiría involucrar más a fondo a las nuevas generaciones que día a día están fortaleciendo los procesos tecnológicos abriendo así un paso al cambio donde el ser humano tiene que ir </w:t>
      </w:r>
      <w:r w:rsidRPr="009E3E40">
        <w:rPr>
          <w:rFonts w:eastAsiaTheme="minorHAnsi"/>
          <w:noProof/>
          <w:color w:val="000000" w:themeColor="text1"/>
          <w:lang w:val="es-CO" w:eastAsia="en-US"/>
        </w:rPr>
        <w:lastRenderedPageBreak/>
        <w:t xml:space="preserve">adaptándose para no quedar en el pasado. Por otra parte, el desarrollo de este sistema permitiría impacto positivo en el funcionamiento del negocio, ya que, las actividades que actualmente son realizadas de forma manual se podrán operar por medio del sistema, Teniendo en cuenta que así no </w:t>
      </w:r>
      <w:commentRangeStart w:id="106"/>
      <w:r w:rsidRPr="009E3E40">
        <w:rPr>
          <w:rFonts w:eastAsiaTheme="minorHAnsi"/>
          <w:noProof/>
          <w:color w:val="000000" w:themeColor="text1"/>
          <w:lang w:val="es-CO" w:eastAsia="en-US"/>
        </w:rPr>
        <w:t xml:space="preserve">tendríamos </w:t>
      </w:r>
      <w:commentRangeEnd w:id="106"/>
      <w:r w:rsidR="00BB4289">
        <w:rPr>
          <w:rStyle w:val="Refdecomentario"/>
          <w:rFonts w:eastAsiaTheme="minorHAnsi" w:cstheme="minorBidi"/>
          <w:lang w:val="es-CO" w:eastAsia="en-US"/>
        </w:rPr>
        <w:commentReference w:id="106"/>
      </w:r>
      <w:r w:rsidRPr="009E3E40">
        <w:rPr>
          <w:rFonts w:eastAsiaTheme="minorHAnsi"/>
          <w:noProof/>
          <w:color w:val="000000" w:themeColor="text1"/>
          <w:lang w:val="es-CO" w:eastAsia="en-US"/>
        </w:rPr>
        <w:t>el rie</w:t>
      </w:r>
      <w:ins w:id="107" w:author="Jhonatan Rico" w:date="2021-10-25T21:20:00Z">
        <w:r w:rsidR="00BB4289">
          <w:rPr>
            <w:rFonts w:eastAsiaTheme="minorHAnsi"/>
            <w:noProof/>
            <w:color w:val="000000" w:themeColor="text1"/>
            <w:lang w:val="es-CO" w:eastAsia="en-US"/>
          </w:rPr>
          <w:t>s</w:t>
        </w:r>
      </w:ins>
      <w:r w:rsidRPr="009E3E40">
        <w:rPr>
          <w:rFonts w:eastAsiaTheme="minorHAnsi"/>
          <w:noProof/>
          <w:color w:val="000000" w:themeColor="text1"/>
          <w:lang w:val="es-CO" w:eastAsia="en-US"/>
        </w:rPr>
        <w:t xml:space="preserve">go de no vender productos que </w:t>
      </w:r>
      <w:commentRangeStart w:id="108"/>
      <w:r w:rsidRPr="009E3E40">
        <w:rPr>
          <w:rFonts w:eastAsiaTheme="minorHAnsi"/>
          <w:noProof/>
          <w:color w:val="000000" w:themeColor="text1"/>
          <w:lang w:val="es-CO" w:eastAsia="en-US"/>
        </w:rPr>
        <w:t xml:space="preserve">tenemos </w:t>
      </w:r>
      <w:commentRangeEnd w:id="108"/>
      <w:r w:rsidR="00BB4289">
        <w:rPr>
          <w:rStyle w:val="Refdecomentario"/>
          <w:rFonts w:eastAsiaTheme="minorHAnsi" w:cstheme="minorBidi"/>
          <w:lang w:val="es-CO" w:eastAsia="en-US"/>
        </w:rPr>
        <w:commentReference w:id="108"/>
      </w:r>
      <w:r w:rsidRPr="009E3E40">
        <w:rPr>
          <w:rFonts w:eastAsiaTheme="minorHAnsi"/>
          <w:noProof/>
          <w:color w:val="000000" w:themeColor="text1"/>
          <w:lang w:val="es-CO" w:eastAsia="en-US"/>
        </w:rPr>
        <w:t xml:space="preserve">en bodegas, con estos sistemas </w:t>
      </w:r>
      <w:r w:rsidRPr="00D17D36">
        <w:rPr>
          <w:rFonts w:eastAsiaTheme="minorHAnsi"/>
          <w:noProof/>
          <w:color w:val="000000" w:themeColor="text1"/>
          <w:highlight w:val="red"/>
          <w:lang w:val="es-CO" w:eastAsia="en-US"/>
          <w:rPrChange w:id="109" w:author="Jhonatan Rico" w:date="2021-10-25T21:26:00Z">
            <w:rPr>
              <w:rFonts w:eastAsiaTheme="minorHAnsi"/>
              <w:noProof/>
              <w:color w:val="000000" w:themeColor="text1"/>
              <w:lang w:val="es-CO" w:eastAsia="en-US"/>
            </w:rPr>
          </w:rPrChange>
        </w:rPr>
        <w:t>mejoramos</w:t>
      </w:r>
      <w:r w:rsidRPr="009E3E40">
        <w:rPr>
          <w:rFonts w:eastAsiaTheme="minorHAnsi"/>
          <w:noProof/>
          <w:color w:val="000000" w:themeColor="text1"/>
          <w:lang w:val="es-CO" w:eastAsia="en-US"/>
        </w:rPr>
        <w:t xml:space="preserve"> la calidad del negocio y los propietarios se sentirán confiados al no tener pérdidas económicas.     </w:t>
      </w:r>
    </w:p>
    <w:p w14:paraId="50E3ECFD" w14:textId="6FEEFF28" w:rsidR="001803C9" w:rsidRPr="00AF145C" w:rsidRDefault="009E3E40" w:rsidP="001803C9">
      <w:pPr>
        <w:pStyle w:val="Ttulo2"/>
        <w:spacing w:line="480" w:lineRule="auto"/>
        <w:rPr>
          <w:rFonts w:eastAsiaTheme="minorHAnsi" w:cs="Times New Roman"/>
          <w:b/>
          <w:noProof/>
          <w:color w:val="000000" w:themeColor="text1"/>
          <w:szCs w:val="24"/>
        </w:rPr>
      </w:pPr>
      <w:r w:rsidRPr="00AF145C">
        <w:rPr>
          <w:rFonts w:eastAsiaTheme="minorHAnsi" w:cs="Times New Roman"/>
          <w:b/>
          <w:noProof/>
          <w:color w:val="000000" w:themeColor="text1"/>
          <w:szCs w:val="24"/>
        </w:rPr>
        <w:t>Objetivos</w:t>
      </w:r>
    </w:p>
    <w:p w14:paraId="6AB5BB6E" w14:textId="71176CA9" w:rsidR="009E3E40" w:rsidRPr="001803C9" w:rsidRDefault="001803C9" w:rsidP="001803C9">
      <w:pPr>
        <w:pStyle w:val="Ttulo3"/>
        <w:numPr>
          <w:ilvl w:val="0"/>
          <w:numId w:val="0"/>
        </w:numPr>
        <w:ind w:left="720" w:hanging="720"/>
        <w:rPr>
          <w:rFonts w:eastAsiaTheme="minorHAnsi" w:cs="Times New Roman"/>
          <w:bCs w:val="0"/>
          <w:noProof/>
          <w:color w:val="000000" w:themeColor="text1"/>
          <w:szCs w:val="24"/>
        </w:rPr>
      </w:pPr>
      <w:r w:rsidRPr="001803C9">
        <w:rPr>
          <w:rFonts w:eastAsiaTheme="minorHAnsi" w:cs="Times New Roman"/>
          <w:b/>
          <w:noProof/>
          <w:color w:val="000000" w:themeColor="text1"/>
          <w:szCs w:val="24"/>
        </w:rPr>
        <w:t>1.4.1.</w:t>
      </w:r>
      <w:r>
        <w:rPr>
          <w:rFonts w:eastAsiaTheme="minorHAnsi" w:cs="Times New Roman"/>
          <w:bCs w:val="0"/>
          <w:noProof/>
          <w:color w:val="000000" w:themeColor="text1"/>
          <w:szCs w:val="24"/>
        </w:rPr>
        <w:t xml:space="preserve"> </w:t>
      </w:r>
      <w:r w:rsidR="00CB117F">
        <w:rPr>
          <w:rFonts w:eastAsiaTheme="minorHAnsi" w:cs="Times New Roman"/>
          <w:bCs w:val="0"/>
          <w:noProof/>
          <w:color w:val="000000" w:themeColor="text1"/>
          <w:szCs w:val="24"/>
        </w:rPr>
        <w:t xml:space="preserve"> </w:t>
      </w:r>
      <w:r w:rsidR="00CB117F" w:rsidRPr="00AF145C">
        <w:rPr>
          <w:rFonts w:eastAsiaTheme="minorHAnsi" w:cs="Times New Roman"/>
          <w:b/>
          <w:noProof/>
          <w:color w:val="000000" w:themeColor="text1"/>
          <w:szCs w:val="24"/>
        </w:rPr>
        <w:t>Objetivos General</w:t>
      </w:r>
      <w:r w:rsidR="00CB117F" w:rsidRPr="001803C9">
        <w:rPr>
          <w:rFonts w:eastAsiaTheme="minorHAnsi" w:cs="Times New Roman"/>
          <w:bCs w:val="0"/>
          <w:noProof/>
          <w:color w:val="000000" w:themeColor="text1"/>
          <w:szCs w:val="24"/>
        </w:rPr>
        <w:t xml:space="preserve"> </w:t>
      </w:r>
    </w:p>
    <w:p w14:paraId="10F54FBA" w14:textId="2B16295C" w:rsidR="001803C9" w:rsidRDefault="001803C9" w:rsidP="001803C9">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1803C9">
        <w:rPr>
          <w:rFonts w:ascii="Times New Roman" w:eastAsiaTheme="minorHAnsi" w:hAnsi="Times New Roman" w:cs="Times New Roman"/>
          <w:noProof/>
          <w:color w:val="000000" w:themeColor="text1"/>
          <w:sz w:val="24"/>
          <w:szCs w:val="24"/>
          <w:lang w:eastAsia="en-US"/>
        </w:rPr>
        <w:t xml:space="preserve">Desarrollar un sistema de software </w:t>
      </w:r>
      <w:bookmarkStart w:id="110" w:name="_Hlk70973321"/>
      <w:r w:rsidRPr="001803C9">
        <w:rPr>
          <w:rFonts w:ascii="Times New Roman" w:eastAsiaTheme="minorHAnsi" w:hAnsi="Times New Roman" w:cs="Times New Roman"/>
          <w:noProof/>
          <w:color w:val="000000" w:themeColor="text1"/>
          <w:sz w:val="24"/>
          <w:szCs w:val="24"/>
          <w:lang w:eastAsia="en-US"/>
        </w:rPr>
        <w:t xml:space="preserve">con arquitectura </w:t>
      </w:r>
      <w:bookmarkEnd w:id="110"/>
      <w:r w:rsidRPr="001803C9">
        <w:rPr>
          <w:rFonts w:ascii="Times New Roman" w:eastAsiaTheme="minorHAnsi" w:hAnsi="Times New Roman" w:cs="Times New Roman"/>
          <w:noProof/>
          <w:color w:val="000000" w:themeColor="text1"/>
          <w:sz w:val="24"/>
          <w:szCs w:val="24"/>
          <w:lang w:eastAsia="en-US"/>
        </w:rPr>
        <w:t>web que permita llevar el inventario de los productos y registro de ventas de la papelería y variedades DANGEDAV que permita mejorar la atención al cliente.</w:t>
      </w:r>
    </w:p>
    <w:p w14:paraId="7D230AD6" w14:textId="38DF65FD" w:rsidR="001803C9" w:rsidRDefault="001803C9" w:rsidP="001803C9">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6D58701A" w14:textId="161D1303" w:rsidR="001803C9" w:rsidRPr="00AF145C" w:rsidRDefault="001803C9" w:rsidP="001803C9">
      <w:pPr>
        <w:pStyle w:val="Normal1"/>
        <w:numPr>
          <w:ilvl w:val="2"/>
          <w:numId w:val="36"/>
        </w:numPr>
        <w:spacing w:line="360" w:lineRule="auto"/>
        <w:jc w:val="both"/>
        <w:rPr>
          <w:rFonts w:ascii="Times New Roman" w:eastAsiaTheme="minorHAnsi" w:hAnsi="Times New Roman" w:cs="Times New Roman"/>
          <w:b/>
          <w:bCs/>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 xml:space="preserve">Objetivos especificos </w:t>
      </w:r>
    </w:p>
    <w:p w14:paraId="746F216B" w14:textId="6D9003B9" w:rsidR="001803C9" w:rsidRDefault="001803C9" w:rsidP="001803C9">
      <w:pPr>
        <w:pStyle w:val="Normal1"/>
        <w:spacing w:line="360" w:lineRule="auto"/>
        <w:ind w:left="1440"/>
        <w:jc w:val="both"/>
        <w:rPr>
          <w:rFonts w:ascii="Times New Roman" w:eastAsiaTheme="minorHAnsi" w:hAnsi="Times New Roman" w:cs="Times New Roman"/>
          <w:noProof/>
          <w:color w:val="000000" w:themeColor="text1"/>
          <w:sz w:val="24"/>
          <w:szCs w:val="24"/>
          <w:lang w:eastAsia="en-US"/>
        </w:rPr>
      </w:pPr>
    </w:p>
    <w:p w14:paraId="14AAD751" w14:textId="77777777" w:rsidR="001803C9" w:rsidRPr="005731BE" w:rsidRDefault="001803C9" w:rsidP="001803C9">
      <w:pPr>
        <w:pStyle w:val="Normal1"/>
        <w:numPr>
          <w:ilvl w:val="0"/>
          <w:numId w:val="37"/>
        </w:numPr>
        <w:spacing w:line="360" w:lineRule="auto"/>
        <w:rPr>
          <w:rFonts w:ascii="Times New Roman" w:eastAsiaTheme="minorHAnsi" w:hAnsi="Times New Roman" w:cs="Times New Roman"/>
          <w:noProof/>
          <w:color w:val="000000" w:themeColor="text1"/>
          <w:sz w:val="24"/>
          <w:szCs w:val="24"/>
          <w:lang w:eastAsia="en-US"/>
        </w:rPr>
      </w:pPr>
      <w:bookmarkStart w:id="111" w:name="_Hlk79777767"/>
      <w:r w:rsidRPr="005731BE">
        <w:rPr>
          <w:rFonts w:ascii="Times New Roman" w:eastAsiaTheme="minorHAnsi" w:hAnsi="Times New Roman" w:cs="Times New Roman"/>
          <w:noProof/>
          <w:color w:val="000000" w:themeColor="text1"/>
          <w:sz w:val="24"/>
          <w:szCs w:val="24"/>
          <w:lang w:eastAsia="en-US"/>
        </w:rPr>
        <w:t>Analizar las necesidades de los usuarios a través de reuniones con los interesados registrándolas en historias de usuario.</w:t>
      </w:r>
    </w:p>
    <w:p w14:paraId="7912ECBA" w14:textId="77777777" w:rsidR="001803C9" w:rsidRPr="005731BE" w:rsidRDefault="001803C9" w:rsidP="001803C9">
      <w:pPr>
        <w:pStyle w:val="Normal1"/>
        <w:spacing w:line="360" w:lineRule="auto"/>
        <w:ind w:left="720"/>
        <w:rPr>
          <w:rFonts w:ascii="Times New Roman" w:eastAsiaTheme="minorHAnsi" w:hAnsi="Times New Roman" w:cs="Times New Roman"/>
          <w:noProof/>
          <w:color w:val="000000" w:themeColor="text1"/>
          <w:sz w:val="24"/>
          <w:szCs w:val="24"/>
          <w:lang w:eastAsia="en-US"/>
        </w:rPr>
      </w:pPr>
    </w:p>
    <w:p w14:paraId="6610A583" w14:textId="77777777" w:rsidR="001803C9" w:rsidRPr="005731BE" w:rsidRDefault="001803C9" w:rsidP="001803C9">
      <w:pPr>
        <w:pStyle w:val="Normal1"/>
        <w:numPr>
          <w:ilvl w:val="0"/>
          <w:numId w:val="37"/>
        </w:numPr>
        <w:spacing w:line="360" w:lineRule="auto"/>
        <w:rPr>
          <w:rFonts w:ascii="Times New Roman" w:eastAsiaTheme="minorHAnsi" w:hAnsi="Times New Roman" w:cs="Times New Roman"/>
          <w:noProof/>
          <w:color w:val="000000" w:themeColor="text1"/>
          <w:sz w:val="24"/>
          <w:szCs w:val="24"/>
          <w:lang w:eastAsia="en-US"/>
        </w:rPr>
      </w:pPr>
      <w:r w:rsidRPr="005731BE">
        <w:rPr>
          <w:rFonts w:ascii="Times New Roman" w:eastAsiaTheme="minorHAnsi" w:hAnsi="Times New Roman" w:cs="Times New Roman"/>
          <w:noProof/>
          <w:color w:val="000000" w:themeColor="text1"/>
          <w:sz w:val="24"/>
          <w:szCs w:val="24"/>
          <w:lang w:eastAsia="en-US"/>
        </w:rPr>
        <w:t>Diseñar el sistema para que responda a las necesidades de los usuarios utilizando diagramas UML.</w:t>
      </w:r>
    </w:p>
    <w:p w14:paraId="27AA7BDE" w14:textId="77777777" w:rsidR="001803C9" w:rsidRPr="005731BE" w:rsidRDefault="001803C9" w:rsidP="001803C9">
      <w:pPr>
        <w:pStyle w:val="Normal1"/>
        <w:spacing w:line="360" w:lineRule="auto"/>
        <w:rPr>
          <w:rFonts w:ascii="Times New Roman" w:eastAsiaTheme="minorHAnsi" w:hAnsi="Times New Roman" w:cs="Times New Roman"/>
          <w:noProof/>
          <w:color w:val="000000" w:themeColor="text1"/>
          <w:sz w:val="24"/>
          <w:szCs w:val="24"/>
          <w:lang w:eastAsia="en-US"/>
        </w:rPr>
      </w:pPr>
    </w:p>
    <w:p w14:paraId="525EAEFE" w14:textId="31FC5EB8" w:rsidR="001803C9" w:rsidRPr="005731BE" w:rsidRDefault="001803C9" w:rsidP="001803C9">
      <w:pPr>
        <w:pStyle w:val="Normal1"/>
        <w:numPr>
          <w:ilvl w:val="0"/>
          <w:numId w:val="37"/>
        </w:numPr>
        <w:spacing w:line="360" w:lineRule="auto"/>
        <w:jc w:val="both"/>
        <w:rPr>
          <w:rFonts w:ascii="Times New Roman" w:eastAsiaTheme="minorHAnsi" w:hAnsi="Times New Roman" w:cs="Times New Roman"/>
          <w:noProof/>
          <w:color w:val="000000" w:themeColor="text1"/>
          <w:sz w:val="24"/>
          <w:szCs w:val="24"/>
          <w:lang w:eastAsia="en-US"/>
        </w:rPr>
      </w:pPr>
      <w:bookmarkStart w:id="112" w:name="_Hlk71234829"/>
      <w:r w:rsidRPr="005731BE">
        <w:rPr>
          <w:rFonts w:ascii="Times New Roman" w:eastAsiaTheme="minorHAnsi" w:hAnsi="Times New Roman" w:cs="Times New Roman"/>
          <w:noProof/>
          <w:color w:val="000000" w:themeColor="text1"/>
          <w:sz w:val="24"/>
          <w:szCs w:val="24"/>
          <w:lang w:eastAsia="en-US"/>
        </w:rPr>
        <w:t>Codificar el sistema de acuerdo con el diseño de software realizado usando arquitectura web.</w:t>
      </w:r>
      <w:bookmarkEnd w:id="112"/>
    </w:p>
    <w:p w14:paraId="156C1AB8" w14:textId="77777777" w:rsidR="001803C9" w:rsidRPr="005731BE" w:rsidRDefault="001803C9" w:rsidP="001803C9">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6F49D384" w14:textId="6EDCE3E9" w:rsidR="001803C9" w:rsidRDefault="001803C9" w:rsidP="001803C9">
      <w:pPr>
        <w:pStyle w:val="Prrafodelista"/>
        <w:numPr>
          <w:ilvl w:val="0"/>
          <w:numId w:val="37"/>
        </w:numPr>
        <w:autoSpaceDE w:val="0"/>
        <w:autoSpaceDN w:val="0"/>
        <w:adjustRightInd w:val="0"/>
        <w:spacing w:after="200"/>
        <w:contextualSpacing/>
        <w:rPr>
          <w:rFonts w:eastAsiaTheme="minorHAnsi"/>
          <w:noProof/>
          <w:color w:val="000000" w:themeColor="text1"/>
          <w:lang w:val="es-CO" w:eastAsia="en-US"/>
        </w:rPr>
      </w:pPr>
      <w:r w:rsidRPr="005731BE">
        <w:rPr>
          <w:rFonts w:eastAsiaTheme="minorHAnsi"/>
          <w:noProof/>
          <w:color w:val="000000" w:themeColor="text1"/>
          <w:lang w:val="es-CO" w:eastAsia="en-US"/>
        </w:rPr>
        <w:t xml:space="preserve">Realizar pruebas del sistema codificado para verificar su correcta ejecución a través de pruebas funcionales y de </w:t>
      </w:r>
      <w:bookmarkStart w:id="113" w:name="_Hlk71234920"/>
      <w:r w:rsidRPr="005731BE">
        <w:rPr>
          <w:rFonts w:eastAsiaTheme="minorHAnsi"/>
          <w:noProof/>
          <w:color w:val="000000" w:themeColor="text1"/>
          <w:lang w:val="es-CO" w:eastAsia="en-US"/>
        </w:rPr>
        <w:t xml:space="preserve">integración. </w:t>
      </w:r>
      <w:bookmarkEnd w:id="113"/>
    </w:p>
    <w:p w14:paraId="040E89B6" w14:textId="77777777" w:rsidR="005731BE" w:rsidRPr="005731BE" w:rsidRDefault="005731BE" w:rsidP="005731BE">
      <w:pPr>
        <w:pStyle w:val="Prrafodelista"/>
        <w:rPr>
          <w:rFonts w:eastAsiaTheme="minorHAnsi"/>
          <w:noProof/>
          <w:color w:val="000000" w:themeColor="text1"/>
          <w:lang w:val="es-CO" w:eastAsia="en-US"/>
        </w:rPr>
      </w:pPr>
    </w:p>
    <w:p w14:paraId="2BBA9378" w14:textId="49263176" w:rsidR="005731BE" w:rsidRPr="00AF145C" w:rsidRDefault="387CA3B7" w:rsidP="387CA3B7">
      <w:pPr>
        <w:pStyle w:val="Ttulo2"/>
        <w:spacing w:line="480" w:lineRule="auto"/>
        <w:rPr>
          <w:rFonts w:eastAsiaTheme="minorEastAsia" w:cs="Times New Roman"/>
          <w:b/>
          <w:noProof/>
          <w:color w:val="000000" w:themeColor="text1"/>
        </w:rPr>
      </w:pPr>
      <w:r w:rsidRPr="387CA3B7">
        <w:rPr>
          <w:rFonts w:eastAsiaTheme="minorEastAsia" w:cs="Times New Roman"/>
          <w:b/>
          <w:noProof/>
          <w:color w:val="000000" w:themeColor="text1"/>
        </w:rPr>
        <w:lastRenderedPageBreak/>
        <w:t>Alcance, Especificaciones y Limitaciones del proyecto</w:t>
      </w:r>
    </w:p>
    <w:bookmarkEnd w:id="111"/>
    <w:p w14:paraId="05E2CD54" w14:textId="598A741C" w:rsidR="00E90C2A" w:rsidRDefault="0085431D" w:rsidP="0085431D">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sidRPr="0085431D">
        <w:rPr>
          <w:rFonts w:ascii="Times New Roman" w:eastAsiaTheme="minorHAnsi" w:hAnsi="Times New Roman" w:cs="Times New Roman"/>
          <w:b/>
          <w:bCs/>
          <w:noProof/>
          <w:color w:val="000000" w:themeColor="text1"/>
          <w:sz w:val="24"/>
          <w:szCs w:val="24"/>
          <w:lang w:eastAsia="en-US"/>
        </w:rPr>
        <w:t>1.5.1.</w:t>
      </w:r>
      <w:r>
        <w:rPr>
          <w:rFonts w:ascii="Times New Roman" w:eastAsiaTheme="minorHAnsi" w:hAnsi="Times New Roman" w:cs="Times New Roman"/>
          <w:noProof/>
          <w:color w:val="000000" w:themeColor="text1"/>
          <w:sz w:val="24"/>
          <w:szCs w:val="24"/>
          <w:lang w:eastAsia="en-US"/>
        </w:rPr>
        <w:t xml:space="preserve"> </w:t>
      </w:r>
      <w:r w:rsidR="00CB117F" w:rsidRPr="00AF145C">
        <w:rPr>
          <w:rFonts w:ascii="Times New Roman" w:eastAsiaTheme="minorHAnsi" w:hAnsi="Times New Roman" w:cs="Times New Roman"/>
          <w:b/>
          <w:bCs/>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Alcance</w:t>
      </w:r>
    </w:p>
    <w:p w14:paraId="2F953808" w14:textId="77777777" w:rsidR="00AF145C" w:rsidRPr="0085431D" w:rsidRDefault="00AF145C" w:rsidP="0085431D">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D9701B6" w14:textId="77777777" w:rsidR="0085431D" w:rsidRPr="0085431D" w:rsidRDefault="0085431D" w:rsidP="0085431D">
      <w:pPr>
        <w:pStyle w:val="Normal1"/>
        <w:spacing w:line="360" w:lineRule="auto"/>
        <w:jc w:val="both"/>
        <w:rPr>
          <w:rFonts w:ascii="Times New Roman" w:eastAsiaTheme="minorHAnsi" w:hAnsi="Times New Roman" w:cs="Times New Roman"/>
          <w:noProof/>
          <w:color w:val="000000" w:themeColor="text1"/>
          <w:sz w:val="24"/>
          <w:szCs w:val="24"/>
          <w:lang w:eastAsia="en-US"/>
        </w:rPr>
      </w:pPr>
      <w:bookmarkStart w:id="114" w:name="_Hlk79778328"/>
      <w:r w:rsidRPr="0085431D">
        <w:rPr>
          <w:rFonts w:ascii="Times New Roman" w:eastAsiaTheme="minorHAnsi" w:hAnsi="Times New Roman" w:cs="Times New Roman"/>
          <w:noProof/>
          <w:color w:val="000000" w:themeColor="text1"/>
          <w:sz w:val="24"/>
          <w:szCs w:val="24"/>
          <w:lang w:eastAsia="en-US"/>
        </w:rPr>
        <w:t>El sistema de software de registro y control permitiría la toma de información de los productos, con el fin de mantenerlos de una manera organizada, confiable, concreta y eficaz. Este sistema se desarrollaría para el uso exclusivo de la papelería y variedades DANGEDAV.  Se propone que el sistema cuente con 5 módulos, para hacer usados por los administradores de la papelería, los cuáles son:</w:t>
      </w:r>
    </w:p>
    <w:p w14:paraId="2529ADF6" w14:textId="77777777" w:rsidR="0085431D" w:rsidRPr="00A92627" w:rsidRDefault="0085431D" w:rsidP="0085431D">
      <w:pPr>
        <w:pStyle w:val="Normal1"/>
        <w:spacing w:line="360" w:lineRule="auto"/>
        <w:jc w:val="both"/>
        <w:rPr>
          <w:sz w:val="24"/>
          <w:szCs w:val="24"/>
        </w:rPr>
      </w:pPr>
    </w:p>
    <w:p w14:paraId="4B03802C" w14:textId="77777777" w:rsidR="0085431D" w:rsidRPr="0085431D" w:rsidRDefault="0085431D" w:rsidP="0085431D">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commentRangeStart w:id="115"/>
      <w:r w:rsidRPr="0085431D">
        <w:rPr>
          <w:rFonts w:ascii="Times New Roman" w:eastAsiaTheme="minorHAnsi" w:hAnsi="Times New Roman" w:cs="Times New Roman"/>
          <w:noProof/>
          <w:color w:val="000000" w:themeColor="text1"/>
          <w:sz w:val="24"/>
          <w:szCs w:val="24"/>
          <w:lang w:eastAsia="en-US"/>
        </w:rPr>
        <w:t>Módulo Inventarios:</w:t>
      </w:r>
      <w:r w:rsidRPr="00A92627">
        <w:rPr>
          <w:b/>
          <w:sz w:val="24"/>
          <w:szCs w:val="24"/>
        </w:rPr>
        <w:t xml:space="preserve"> </w:t>
      </w:r>
      <w:r w:rsidRPr="0085431D">
        <w:rPr>
          <w:rFonts w:ascii="Times New Roman" w:eastAsiaTheme="minorHAnsi" w:hAnsi="Times New Roman" w:cs="Times New Roman"/>
          <w:noProof/>
          <w:color w:val="000000" w:themeColor="text1"/>
          <w:sz w:val="24"/>
          <w:szCs w:val="24"/>
          <w:lang w:eastAsia="en-US"/>
        </w:rPr>
        <w:t>Realizar un inventario de los productos que se han vendido hasta la fecha, y su disponibilidad para así llevar un registro de todos los artículos que hay en el negocio.</w:t>
      </w:r>
    </w:p>
    <w:p w14:paraId="6058EE9A" w14:textId="77777777" w:rsidR="0085431D" w:rsidRPr="00A92627" w:rsidRDefault="0085431D" w:rsidP="0085431D">
      <w:pPr>
        <w:pStyle w:val="Prrafodelista"/>
        <w:rPr>
          <w:rFonts w:ascii="Arial" w:hAnsi="Arial" w:cs="Arial"/>
          <w:b/>
        </w:rPr>
      </w:pPr>
    </w:p>
    <w:p w14:paraId="4EC662E2" w14:textId="77777777" w:rsidR="0085431D" w:rsidRPr="0085431D" w:rsidRDefault="0085431D" w:rsidP="0085431D">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85431D">
        <w:rPr>
          <w:rFonts w:ascii="Times New Roman" w:eastAsiaTheme="minorHAnsi" w:hAnsi="Times New Roman" w:cs="Times New Roman"/>
          <w:noProof/>
          <w:color w:val="000000" w:themeColor="text1"/>
          <w:sz w:val="24"/>
          <w:szCs w:val="24"/>
          <w:lang w:eastAsia="en-US"/>
        </w:rPr>
        <w:t>Módulo Ventas: Registrar todas las ventas de los productos que salen día a día y    sugerir a los clientes artículos alternos cuando no tengan disponibilidad inmediata de inventario.</w:t>
      </w:r>
    </w:p>
    <w:p w14:paraId="2BCC693F" w14:textId="77777777" w:rsidR="0085431D" w:rsidRPr="00A92627" w:rsidRDefault="0085431D" w:rsidP="0085431D">
      <w:pPr>
        <w:pStyle w:val="Prrafodelista"/>
        <w:rPr>
          <w:rFonts w:ascii="Arial" w:hAnsi="Arial" w:cs="Arial"/>
          <w:b/>
        </w:rPr>
      </w:pPr>
    </w:p>
    <w:p w14:paraId="5BEE5400" w14:textId="77777777" w:rsidR="0085431D" w:rsidRPr="0085431D" w:rsidRDefault="0085431D" w:rsidP="0085431D">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85431D">
        <w:rPr>
          <w:rFonts w:ascii="Times New Roman" w:eastAsiaTheme="minorHAnsi" w:hAnsi="Times New Roman" w:cs="Times New Roman"/>
          <w:noProof/>
          <w:color w:val="000000" w:themeColor="text1"/>
          <w:sz w:val="24"/>
          <w:szCs w:val="24"/>
          <w:lang w:eastAsia="en-US"/>
        </w:rPr>
        <w:t>Módulo Productos: Revisar la cantidad de productos que están disponible, para ver qué productos hacen falta y cuáles son los que hay en el momento.</w:t>
      </w:r>
    </w:p>
    <w:p w14:paraId="61197417" w14:textId="77777777" w:rsidR="0085431D" w:rsidRPr="00A92627" w:rsidRDefault="0085431D" w:rsidP="0085431D">
      <w:pPr>
        <w:pStyle w:val="Prrafodelista"/>
        <w:rPr>
          <w:rFonts w:ascii="Arial" w:hAnsi="Arial" w:cs="Arial"/>
          <w:b/>
        </w:rPr>
      </w:pPr>
    </w:p>
    <w:p w14:paraId="28878C5F" w14:textId="77777777" w:rsidR="0085431D" w:rsidRPr="0085431D" w:rsidRDefault="0085431D" w:rsidP="0085431D">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85431D">
        <w:rPr>
          <w:rFonts w:ascii="Times New Roman" w:eastAsiaTheme="minorHAnsi" w:hAnsi="Times New Roman" w:cs="Times New Roman"/>
          <w:noProof/>
          <w:color w:val="000000" w:themeColor="text1"/>
          <w:sz w:val="24"/>
          <w:szCs w:val="24"/>
          <w:lang w:eastAsia="en-US"/>
        </w:rPr>
        <w:t>Módulo para gestión de Cliente: este módulo permitirá ver y consultar todos los clientes registrados en la base de datos, de igual forma permite registrar, actualizar o eliminar clientes nuevos o ya existentes. Los clientes serían categorizados por dos tipos, clientes nuevos y clientes frecuentes, para eso se diseña un submódulo adicional el cual permita registrar los tipos de clientes, editarlos o eliminarlos.</w:t>
      </w:r>
    </w:p>
    <w:p w14:paraId="7320CF35" w14:textId="77777777" w:rsidR="0085431D" w:rsidRPr="00A92627" w:rsidRDefault="0085431D" w:rsidP="0085431D">
      <w:pPr>
        <w:pStyle w:val="Prrafodelista"/>
        <w:rPr>
          <w:rFonts w:ascii="Arial" w:hAnsi="Arial" w:cs="Arial"/>
          <w:b/>
        </w:rPr>
      </w:pPr>
    </w:p>
    <w:p w14:paraId="4CBA1505" w14:textId="10D6DB95" w:rsidR="0085431D" w:rsidRDefault="0085431D" w:rsidP="0085431D">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85431D">
        <w:rPr>
          <w:rFonts w:ascii="Times New Roman" w:eastAsiaTheme="minorHAnsi" w:hAnsi="Times New Roman" w:cs="Times New Roman"/>
          <w:noProof/>
          <w:color w:val="000000" w:themeColor="text1"/>
          <w:sz w:val="24"/>
          <w:szCs w:val="24"/>
          <w:lang w:eastAsia="en-US"/>
        </w:rPr>
        <w:t xml:space="preserve">Módulo de administración de usuario: consiste en asignar un usuario y contraseña a todas las personas que manipulan el sistema </w:t>
      </w:r>
      <w:commentRangeEnd w:id="115"/>
      <w:r w:rsidR="00D17D36">
        <w:rPr>
          <w:rStyle w:val="Refdecomentario"/>
          <w:rFonts w:ascii="Times New Roman" w:eastAsiaTheme="minorHAnsi" w:hAnsi="Times New Roman" w:cstheme="minorBidi"/>
          <w:color w:val="auto"/>
          <w:lang w:eastAsia="en-US"/>
        </w:rPr>
        <w:commentReference w:id="115"/>
      </w:r>
      <w:r w:rsidRPr="0085431D">
        <w:rPr>
          <w:rFonts w:ascii="Times New Roman" w:eastAsiaTheme="minorHAnsi" w:hAnsi="Times New Roman" w:cs="Times New Roman"/>
          <w:noProof/>
          <w:color w:val="000000" w:themeColor="text1"/>
          <w:sz w:val="24"/>
          <w:szCs w:val="24"/>
          <w:lang w:eastAsia="en-US"/>
        </w:rPr>
        <w:t>desde las diferentes áreas que les corresponde, por tal razón, se estableció fijar perfiles que determinen los permisos que cada usuario desde su ámbito laboral le corresponde operar en el sistema.</w:t>
      </w:r>
    </w:p>
    <w:p w14:paraId="689BBAB8" w14:textId="09C9F544" w:rsidR="00FB1F24" w:rsidRDefault="19B18000" w:rsidP="387CA3B7">
      <w:pPr>
        <w:pStyle w:val="Prrafodelista"/>
        <w:rPr>
          <w:rFonts w:eastAsiaTheme="minorEastAsia"/>
          <w:noProof/>
          <w:color w:val="000000" w:themeColor="text1"/>
          <w:lang w:eastAsia="en-US"/>
        </w:rPr>
      </w:pPr>
      <w:r w:rsidRPr="19B18000">
        <w:rPr>
          <w:rFonts w:eastAsiaTheme="minorEastAsia"/>
          <w:noProof/>
          <w:color w:val="000000" w:themeColor="text1"/>
          <w:lang w:eastAsia="en-US"/>
        </w:rPr>
        <w:lastRenderedPageBreak/>
        <w:t>Para las funcionalidades del sistema, se han identificado los siguientes roles que, conforman al personal que interactuará con el sistema propiamete dicho:</w:t>
      </w:r>
    </w:p>
    <w:tbl>
      <w:tblPr>
        <w:tblStyle w:val="Tablaconcuadrcula"/>
        <w:tblW w:w="0" w:type="auto"/>
        <w:tblLook w:val="04A0" w:firstRow="1" w:lastRow="0" w:firstColumn="1" w:lastColumn="0" w:noHBand="0" w:noVBand="1"/>
      </w:tblPr>
      <w:tblGrid>
        <w:gridCol w:w="1251"/>
        <w:gridCol w:w="1805"/>
        <w:gridCol w:w="2619"/>
        <w:gridCol w:w="1800"/>
        <w:gridCol w:w="1274"/>
      </w:tblGrid>
      <w:tr w:rsidR="387CA3B7" w14:paraId="03E83DDE" w14:textId="77777777" w:rsidTr="387CA3B7">
        <w:tc>
          <w:tcPr>
            <w:tcW w:w="9356" w:type="dxa"/>
            <w:gridSpan w:val="5"/>
          </w:tcPr>
          <w:p w14:paraId="7A8DE788" w14:textId="2ABF43CB" w:rsidR="387CA3B7" w:rsidRDefault="387CA3B7" w:rsidP="387CA3B7">
            <w:pPr>
              <w:spacing w:after="200" w:line="276" w:lineRule="auto"/>
              <w:jc w:val="center"/>
              <w:rPr>
                <w:rFonts w:eastAsia="Calibri" w:cs="Arial"/>
                <w:szCs w:val="24"/>
              </w:rPr>
            </w:pPr>
            <w:r>
              <w:t>ROLES</w:t>
            </w:r>
          </w:p>
        </w:tc>
      </w:tr>
      <w:tr w:rsidR="387CA3B7" w14:paraId="04450BEB" w14:textId="77777777" w:rsidTr="387CA3B7">
        <w:trPr>
          <w:trHeight w:val="536"/>
        </w:trPr>
        <w:tc>
          <w:tcPr>
            <w:tcW w:w="1276" w:type="dxa"/>
          </w:tcPr>
          <w:p w14:paraId="07782929" w14:textId="77777777" w:rsidR="387CA3B7" w:rsidRDefault="387CA3B7" w:rsidP="387CA3B7">
            <w:pPr>
              <w:jc w:val="both"/>
              <w:rPr>
                <w:b/>
                <w:bCs/>
              </w:rPr>
            </w:pPr>
            <w:r w:rsidRPr="387CA3B7">
              <w:rPr>
                <w:b/>
                <w:bCs/>
              </w:rPr>
              <w:t>CODIGO</w:t>
            </w:r>
          </w:p>
        </w:tc>
        <w:tc>
          <w:tcPr>
            <w:tcW w:w="1843" w:type="dxa"/>
          </w:tcPr>
          <w:p w14:paraId="412F16ED" w14:textId="77777777" w:rsidR="387CA3B7" w:rsidRDefault="387CA3B7" w:rsidP="387CA3B7">
            <w:pPr>
              <w:jc w:val="both"/>
              <w:rPr>
                <w:b/>
                <w:bCs/>
              </w:rPr>
            </w:pPr>
            <w:r w:rsidRPr="387CA3B7">
              <w:rPr>
                <w:b/>
                <w:bCs/>
              </w:rPr>
              <w:t>ROL O CARGO</w:t>
            </w:r>
          </w:p>
        </w:tc>
        <w:tc>
          <w:tcPr>
            <w:tcW w:w="3118" w:type="dxa"/>
          </w:tcPr>
          <w:p w14:paraId="2B191FAB" w14:textId="77777777" w:rsidR="387CA3B7" w:rsidRDefault="387CA3B7" w:rsidP="387CA3B7">
            <w:pPr>
              <w:jc w:val="both"/>
              <w:rPr>
                <w:b/>
                <w:bCs/>
              </w:rPr>
            </w:pPr>
            <w:r w:rsidRPr="387CA3B7">
              <w:rPr>
                <w:b/>
                <w:bCs/>
              </w:rPr>
              <w:t>DESCRIPCION DEL ROL O INTERES</w:t>
            </w:r>
          </w:p>
        </w:tc>
        <w:tc>
          <w:tcPr>
            <w:tcW w:w="1843" w:type="dxa"/>
          </w:tcPr>
          <w:p w14:paraId="6635CBB4" w14:textId="77777777" w:rsidR="387CA3B7" w:rsidRDefault="387CA3B7" w:rsidP="387CA3B7">
            <w:pPr>
              <w:jc w:val="both"/>
              <w:rPr>
                <w:b/>
                <w:bCs/>
              </w:rPr>
            </w:pPr>
            <w:r w:rsidRPr="387CA3B7">
              <w:rPr>
                <w:b/>
                <w:bCs/>
              </w:rPr>
              <w:t>NIVEL DE INFLUENCIA</w:t>
            </w:r>
          </w:p>
        </w:tc>
        <w:tc>
          <w:tcPr>
            <w:tcW w:w="1276" w:type="dxa"/>
          </w:tcPr>
          <w:p w14:paraId="56C8E9FB" w14:textId="77777777" w:rsidR="387CA3B7" w:rsidRDefault="387CA3B7" w:rsidP="387CA3B7">
            <w:pPr>
              <w:jc w:val="both"/>
              <w:rPr>
                <w:b/>
                <w:bCs/>
              </w:rPr>
            </w:pPr>
            <w:r w:rsidRPr="387CA3B7">
              <w:rPr>
                <w:b/>
                <w:bCs/>
              </w:rPr>
              <w:t>NIVEL DE INTERES</w:t>
            </w:r>
          </w:p>
        </w:tc>
      </w:tr>
      <w:tr w:rsidR="387CA3B7" w14:paraId="26555096" w14:textId="77777777" w:rsidTr="387CA3B7">
        <w:trPr>
          <w:trHeight w:val="276"/>
        </w:trPr>
        <w:tc>
          <w:tcPr>
            <w:tcW w:w="1276" w:type="dxa"/>
          </w:tcPr>
          <w:p w14:paraId="5798F0D8" w14:textId="77777777" w:rsidR="387CA3B7" w:rsidRDefault="387CA3B7" w:rsidP="387CA3B7">
            <w:pPr>
              <w:jc w:val="both"/>
            </w:pPr>
            <w:r>
              <w:t>A</w:t>
            </w:r>
          </w:p>
        </w:tc>
        <w:tc>
          <w:tcPr>
            <w:tcW w:w="1843" w:type="dxa"/>
          </w:tcPr>
          <w:p w14:paraId="4D902F10" w14:textId="77777777" w:rsidR="387CA3B7" w:rsidRDefault="387CA3B7" w:rsidP="387CA3B7">
            <w:pPr>
              <w:jc w:val="both"/>
            </w:pPr>
            <w:r>
              <w:t>GERENTE</w:t>
            </w:r>
          </w:p>
        </w:tc>
        <w:tc>
          <w:tcPr>
            <w:tcW w:w="3118" w:type="dxa"/>
          </w:tcPr>
          <w:p w14:paraId="69D2DF5D" w14:textId="77777777" w:rsidR="387CA3B7" w:rsidRDefault="387CA3B7" w:rsidP="387CA3B7">
            <w:pPr>
              <w:jc w:val="both"/>
            </w:pPr>
            <w:r>
              <w:t>GERENTE DE LA ENTIDAD</w:t>
            </w:r>
          </w:p>
        </w:tc>
        <w:tc>
          <w:tcPr>
            <w:tcW w:w="1843" w:type="dxa"/>
          </w:tcPr>
          <w:p w14:paraId="2773A2F7" w14:textId="77777777" w:rsidR="387CA3B7" w:rsidRDefault="387CA3B7" w:rsidP="387CA3B7">
            <w:pPr>
              <w:jc w:val="both"/>
            </w:pPr>
            <w:r>
              <w:t>ALTO</w:t>
            </w:r>
          </w:p>
        </w:tc>
        <w:tc>
          <w:tcPr>
            <w:tcW w:w="1276" w:type="dxa"/>
          </w:tcPr>
          <w:p w14:paraId="729CA154" w14:textId="77777777" w:rsidR="387CA3B7" w:rsidRDefault="387CA3B7" w:rsidP="387CA3B7">
            <w:pPr>
              <w:jc w:val="both"/>
            </w:pPr>
            <w:r>
              <w:t>ALTO</w:t>
            </w:r>
          </w:p>
        </w:tc>
      </w:tr>
      <w:tr w:rsidR="387CA3B7" w14:paraId="62F7C8A0" w14:textId="77777777" w:rsidTr="387CA3B7">
        <w:trPr>
          <w:trHeight w:val="276"/>
        </w:trPr>
        <w:tc>
          <w:tcPr>
            <w:tcW w:w="1276" w:type="dxa"/>
          </w:tcPr>
          <w:p w14:paraId="4D15849D" w14:textId="77777777" w:rsidR="387CA3B7" w:rsidRDefault="387CA3B7" w:rsidP="387CA3B7">
            <w:pPr>
              <w:jc w:val="both"/>
            </w:pPr>
            <w:r>
              <w:t>B</w:t>
            </w:r>
          </w:p>
        </w:tc>
        <w:tc>
          <w:tcPr>
            <w:tcW w:w="1843" w:type="dxa"/>
          </w:tcPr>
          <w:p w14:paraId="652F2AA6" w14:textId="77777777" w:rsidR="387CA3B7" w:rsidRDefault="387CA3B7" w:rsidP="387CA3B7">
            <w:pPr>
              <w:jc w:val="both"/>
            </w:pPr>
            <w:r>
              <w:t>CAJERO</w:t>
            </w:r>
          </w:p>
        </w:tc>
        <w:tc>
          <w:tcPr>
            <w:tcW w:w="3118" w:type="dxa"/>
          </w:tcPr>
          <w:p w14:paraId="56F97E49" w14:textId="77777777" w:rsidR="387CA3B7" w:rsidRDefault="387CA3B7" w:rsidP="387CA3B7">
            <w:pPr>
              <w:jc w:val="both"/>
            </w:pPr>
            <w:r>
              <w:t>ENCARGADO DE COBRO DE VENTAS</w:t>
            </w:r>
          </w:p>
        </w:tc>
        <w:tc>
          <w:tcPr>
            <w:tcW w:w="1843" w:type="dxa"/>
          </w:tcPr>
          <w:p w14:paraId="4834754B" w14:textId="77777777" w:rsidR="387CA3B7" w:rsidRDefault="387CA3B7" w:rsidP="387CA3B7">
            <w:pPr>
              <w:jc w:val="both"/>
            </w:pPr>
            <w:r>
              <w:t>ALTO</w:t>
            </w:r>
          </w:p>
        </w:tc>
        <w:tc>
          <w:tcPr>
            <w:tcW w:w="1276" w:type="dxa"/>
          </w:tcPr>
          <w:p w14:paraId="12127F57" w14:textId="77777777" w:rsidR="387CA3B7" w:rsidRDefault="387CA3B7" w:rsidP="387CA3B7">
            <w:pPr>
              <w:jc w:val="both"/>
            </w:pPr>
            <w:r>
              <w:t>ALTO</w:t>
            </w:r>
          </w:p>
        </w:tc>
      </w:tr>
      <w:tr w:rsidR="387CA3B7" w14:paraId="1B63B2BC" w14:textId="77777777" w:rsidTr="387CA3B7">
        <w:trPr>
          <w:trHeight w:val="276"/>
        </w:trPr>
        <w:tc>
          <w:tcPr>
            <w:tcW w:w="1276" w:type="dxa"/>
          </w:tcPr>
          <w:p w14:paraId="22439EC8" w14:textId="77777777" w:rsidR="387CA3B7" w:rsidRDefault="387CA3B7" w:rsidP="387CA3B7">
            <w:pPr>
              <w:jc w:val="both"/>
            </w:pPr>
            <w:r>
              <w:t>C</w:t>
            </w:r>
          </w:p>
        </w:tc>
        <w:tc>
          <w:tcPr>
            <w:tcW w:w="1843" w:type="dxa"/>
          </w:tcPr>
          <w:p w14:paraId="212E5A85" w14:textId="77777777" w:rsidR="387CA3B7" w:rsidRDefault="387CA3B7" w:rsidP="387CA3B7">
            <w:pPr>
              <w:jc w:val="both"/>
            </w:pPr>
            <w:r>
              <w:t>BODEGUISTA</w:t>
            </w:r>
          </w:p>
        </w:tc>
        <w:tc>
          <w:tcPr>
            <w:tcW w:w="3118" w:type="dxa"/>
          </w:tcPr>
          <w:p w14:paraId="72979F48" w14:textId="77777777" w:rsidR="387CA3B7" w:rsidRDefault="387CA3B7" w:rsidP="387CA3B7">
            <w:pPr>
              <w:jc w:val="both"/>
            </w:pPr>
            <w:r>
              <w:t>ENCARGADO DE GESTIONAR ELEMENTOS A INVENTARIO</w:t>
            </w:r>
          </w:p>
        </w:tc>
        <w:tc>
          <w:tcPr>
            <w:tcW w:w="1843" w:type="dxa"/>
          </w:tcPr>
          <w:p w14:paraId="0A5E86E4" w14:textId="77777777" w:rsidR="387CA3B7" w:rsidRDefault="387CA3B7" w:rsidP="387CA3B7">
            <w:pPr>
              <w:jc w:val="both"/>
            </w:pPr>
            <w:r>
              <w:t>ALTO</w:t>
            </w:r>
          </w:p>
        </w:tc>
        <w:tc>
          <w:tcPr>
            <w:tcW w:w="1276" w:type="dxa"/>
          </w:tcPr>
          <w:p w14:paraId="484E476D" w14:textId="77777777" w:rsidR="387CA3B7" w:rsidRDefault="387CA3B7" w:rsidP="387CA3B7">
            <w:pPr>
              <w:jc w:val="both"/>
            </w:pPr>
            <w:r>
              <w:t>ALTO</w:t>
            </w:r>
          </w:p>
        </w:tc>
      </w:tr>
      <w:tr w:rsidR="387CA3B7" w14:paraId="255F9234" w14:textId="77777777" w:rsidTr="387CA3B7">
        <w:trPr>
          <w:trHeight w:val="276"/>
        </w:trPr>
        <w:tc>
          <w:tcPr>
            <w:tcW w:w="1276" w:type="dxa"/>
          </w:tcPr>
          <w:p w14:paraId="71223211" w14:textId="77777777" w:rsidR="387CA3B7" w:rsidRDefault="387CA3B7" w:rsidP="387CA3B7">
            <w:pPr>
              <w:jc w:val="both"/>
            </w:pPr>
            <w:r>
              <w:t>D</w:t>
            </w:r>
          </w:p>
        </w:tc>
        <w:tc>
          <w:tcPr>
            <w:tcW w:w="1843" w:type="dxa"/>
          </w:tcPr>
          <w:p w14:paraId="1AAFC029" w14:textId="77777777" w:rsidR="387CA3B7" w:rsidRDefault="387CA3B7" w:rsidP="387CA3B7">
            <w:pPr>
              <w:jc w:val="both"/>
            </w:pPr>
            <w:r>
              <w:t>CLIENTE</w:t>
            </w:r>
          </w:p>
        </w:tc>
        <w:tc>
          <w:tcPr>
            <w:tcW w:w="3118" w:type="dxa"/>
          </w:tcPr>
          <w:p w14:paraId="589C2002" w14:textId="77777777" w:rsidR="387CA3B7" w:rsidRDefault="387CA3B7" w:rsidP="387CA3B7">
            <w:pPr>
              <w:jc w:val="both"/>
            </w:pPr>
            <w:r>
              <w:t>PERSONA QUE ADQUIERE PRODUCTOS OFERTADOS POR LA EMPRESA</w:t>
            </w:r>
          </w:p>
        </w:tc>
        <w:tc>
          <w:tcPr>
            <w:tcW w:w="1843" w:type="dxa"/>
          </w:tcPr>
          <w:p w14:paraId="3E9F110C" w14:textId="77777777" w:rsidR="387CA3B7" w:rsidRDefault="387CA3B7" w:rsidP="387CA3B7">
            <w:pPr>
              <w:jc w:val="both"/>
            </w:pPr>
            <w:r>
              <w:t>ALTO</w:t>
            </w:r>
          </w:p>
        </w:tc>
        <w:tc>
          <w:tcPr>
            <w:tcW w:w="1276" w:type="dxa"/>
          </w:tcPr>
          <w:p w14:paraId="3B27620A" w14:textId="77777777" w:rsidR="387CA3B7" w:rsidRDefault="387CA3B7" w:rsidP="387CA3B7">
            <w:pPr>
              <w:jc w:val="both"/>
            </w:pPr>
            <w:r>
              <w:t>ALTO</w:t>
            </w:r>
          </w:p>
        </w:tc>
      </w:tr>
    </w:tbl>
    <w:p w14:paraId="15DF342D" w14:textId="77777777" w:rsidR="387CA3B7" w:rsidRDefault="387CA3B7" w:rsidP="387CA3B7">
      <w:pPr>
        <w:jc w:val="both"/>
      </w:pPr>
      <w:commentRangeStart w:id="116"/>
      <w:commentRangeEnd w:id="116"/>
      <w:r>
        <w:commentReference w:id="116"/>
      </w:r>
    </w:p>
    <w:p w14:paraId="0144AF45" w14:textId="0C760D80" w:rsidR="387CA3B7" w:rsidRDefault="387CA3B7" w:rsidP="387CA3B7">
      <w:pPr>
        <w:pStyle w:val="Prrafodelista"/>
        <w:rPr>
          <w:noProof/>
          <w:color w:val="000000" w:themeColor="text1"/>
          <w:lang w:eastAsia="en-US"/>
        </w:rPr>
      </w:pPr>
    </w:p>
    <w:p w14:paraId="58D850E7" w14:textId="0E989C69" w:rsidR="00FB1F24" w:rsidRDefault="00FB1F24" w:rsidP="00FB1F24">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85431D">
        <w:rPr>
          <w:rFonts w:ascii="Times New Roman" w:eastAsiaTheme="minorHAnsi" w:hAnsi="Times New Roman" w:cs="Times New Roman"/>
          <w:b/>
          <w:bCs/>
          <w:noProof/>
          <w:color w:val="000000" w:themeColor="text1"/>
          <w:sz w:val="24"/>
          <w:szCs w:val="24"/>
          <w:lang w:eastAsia="en-US"/>
        </w:rPr>
        <w:t>1.5.</w:t>
      </w:r>
      <w:r>
        <w:rPr>
          <w:rFonts w:ascii="Times New Roman" w:eastAsiaTheme="minorHAnsi" w:hAnsi="Times New Roman" w:cs="Times New Roman"/>
          <w:b/>
          <w:bCs/>
          <w:noProof/>
          <w:color w:val="000000" w:themeColor="text1"/>
          <w:sz w:val="24"/>
          <w:szCs w:val="24"/>
          <w:lang w:eastAsia="en-US"/>
        </w:rPr>
        <w:t>2</w:t>
      </w:r>
      <w:r w:rsidRPr="0085431D">
        <w:rPr>
          <w:rFonts w:ascii="Times New Roman" w:eastAsiaTheme="minorHAnsi" w:hAnsi="Times New Roman" w:cs="Times New Roman"/>
          <w:b/>
          <w:bCs/>
          <w:noProof/>
          <w:color w:val="000000" w:themeColor="text1"/>
          <w:sz w:val="24"/>
          <w:szCs w:val="24"/>
          <w:lang w:eastAsia="en-US"/>
        </w:rPr>
        <w:t>.</w:t>
      </w:r>
      <w:r>
        <w:rPr>
          <w:rFonts w:ascii="Times New Roman" w:eastAsiaTheme="minorHAnsi" w:hAnsi="Times New Roman" w:cs="Times New Roman"/>
          <w:noProof/>
          <w:color w:val="000000" w:themeColor="text1"/>
          <w:sz w:val="24"/>
          <w:szCs w:val="24"/>
          <w:lang w:eastAsia="en-US"/>
        </w:rPr>
        <w:t xml:space="preserve"> </w:t>
      </w:r>
      <w:r w:rsidR="00CB117F">
        <w:rPr>
          <w:rFonts w:ascii="Times New Roman" w:eastAsiaTheme="minorHAnsi" w:hAnsi="Times New Roman" w:cs="Times New Roman"/>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Alcance Y Limitaciones</w:t>
      </w:r>
      <w:r>
        <w:rPr>
          <w:rFonts w:ascii="Times New Roman" w:eastAsiaTheme="minorHAnsi" w:hAnsi="Times New Roman" w:cs="Times New Roman"/>
          <w:noProof/>
          <w:color w:val="000000" w:themeColor="text1"/>
          <w:sz w:val="24"/>
          <w:szCs w:val="24"/>
          <w:lang w:eastAsia="en-US"/>
        </w:rPr>
        <w:t xml:space="preserve"> </w:t>
      </w:r>
    </w:p>
    <w:p w14:paraId="2E8D98A3" w14:textId="09257731" w:rsidR="00FB1F24" w:rsidRDefault="00FB1F24" w:rsidP="00FB1F24">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9A3365A" w14:textId="77777777" w:rsidR="00FB1F24" w:rsidRPr="00FB1F24" w:rsidRDefault="00FB1F24" w:rsidP="00FB1F24">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FB1F24">
        <w:rPr>
          <w:rFonts w:ascii="Times New Roman" w:eastAsiaTheme="minorHAnsi" w:hAnsi="Times New Roman" w:cs="Times New Roman"/>
          <w:noProof/>
          <w:color w:val="000000" w:themeColor="text1"/>
          <w:sz w:val="24"/>
          <w:szCs w:val="24"/>
          <w:lang w:eastAsia="en-US"/>
        </w:rPr>
        <w:t>El sistema tendrá algunas excepciones en el cumplimiento de algunas funcionalidades planteadas tales como:</w:t>
      </w:r>
    </w:p>
    <w:p w14:paraId="5568C195" w14:textId="77777777" w:rsidR="00FB1F24" w:rsidRPr="00A92627" w:rsidRDefault="00FB1F24" w:rsidP="00FB1F24">
      <w:pPr>
        <w:pStyle w:val="Normal1"/>
        <w:spacing w:line="360" w:lineRule="auto"/>
        <w:jc w:val="both"/>
        <w:rPr>
          <w:sz w:val="24"/>
          <w:szCs w:val="24"/>
        </w:rPr>
      </w:pPr>
    </w:p>
    <w:p w14:paraId="2ED75562" w14:textId="77777777" w:rsidR="00FB1F24" w:rsidRPr="00FB1F24" w:rsidRDefault="00FB1F24" w:rsidP="00FB1F24">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FB1F24">
        <w:rPr>
          <w:rFonts w:ascii="Times New Roman" w:eastAsiaTheme="minorHAnsi" w:hAnsi="Times New Roman" w:cs="Times New Roman"/>
          <w:noProof/>
          <w:color w:val="000000" w:themeColor="text1"/>
          <w:sz w:val="24"/>
          <w:szCs w:val="24"/>
          <w:lang w:eastAsia="en-US"/>
        </w:rPr>
        <w:t>Desconocimiento de los encargados de la empresa en el funcionamiento del sistema.</w:t>
      </w:r>
    </w:p>
    <w:p w14:paraId="15F36BCB" w14:textId="77777777" w:rsidR="00FB1F24" w:rsidRPr="00A92627" w:rsidRDefault="00FB1F24" w:rsidP="00FB1F24">
      <w:pPr>
        <w:pStyle w:val="Normal1"/>
        <w:spacing w:line="360" w:lineRule="auto"/>
        <w:ind w:left="720"/>
        <w:jc w:val="both"/>
        <w:rPr>
          <w:sz w:val="24"/>
          <w:szCs w:val="24"/>
        </w:rPr>
      </w:pPr>
    </w:p>
    <w:p w14:paraId="367B0065" w14:textId="77777777" w:rsidR="00FB1F24" w:rsidRPr="00FB1F24" w:rsidRDefault="00FB1F24" w:rsidP="00FB1F24">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FB1F24">
        <w:rPr>
          <w:rFonts w:ascii="Times New Roman" w:eastAsiaTheme="minorHAnsi" w:hAnsi="Times New Roman" w:cs="Times New Roman"/>
          <w:noProof/>
          <w:color w:val="000000" w:themeColor="text1"/>
          <w:sz w:val="24"/>
          <w:szCs w:val="24"/>
          <w:lang w:eastAsia="en-US"/>
        </w:rPr>
        <w:t>La falta de equipo para la implementación del sistema.</w:t>
      </w:r>
    </w:p>
    <w:p w14:paraId="27CAFEA1" w14:textId="77777777" w:rsidR="00FB1F24" w:rsidRPr="00A92627" w:rsidRDefault="00FB1F24" w:rsidP="00FB1F24">
      <w:pPr>
        <w:pStyle w:val="Normal1"/>
        <w:spacing w:line="360" w:lineRule="auto"/>
        <w:jc w:val="both"/>
        <w:rPr>
          <w:sz w:val="24"/>
          <w:szCs w:val="24"/>
        </w:rPr>
      </w:pPr>
    </w:p>
    <w:p w14:paraId="31973B75" w14:textId="77777777" w:rsidR="00FB1F24" w:rsidRPr="00FB1F24" w:rsidRDefault="00FB1F24" w:rsidP="00FB1F24">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FB1F24">
        <w:rPr>
          <w:rFonts w:ascii="Times New Roman" w:eastAsiaTheme="minorHAnsi" w:hAnsi="Times New Roman" w:cs="Times New Roman"/>
          <w:noProof/>
          <w:color w:val="000000" w:themeColor="text1"/>
          <w:sz w:val="24"/>
          <w:szCs w:val="24"/>
          <w:lang w:eastAsia="en-US"/>
        </w:rPr>
        <w:t>Compra o modo de la instalación del software a implementar.</w:t>
      </w:r>
    </w:p>
    <w:p w14:paraId="11D0D099" w14:textId="77777777" w:rsidR="00FB1F24" w:rsidRDefault="00FB1F24" w:rsidP="00FB1F24">
      <w:pPr>
        <w:pStyle w:val="Normal1"/>
        <w:spacing w:line="360" w:lineRule="auto"/>
        <w:jc w:val="both"/>
        <w:rPr>
          <w:sz w:val="24"/>
          <w:szCs w:val="24"/>
        </w:rPr>
      </w:pPr>
      <w:r w:rsidRPr="00A92627">
        <w:rPr>
          <w:sz w:val="24"/>
          <w:szCs w:val="24"/>
        </w:rPr>
        <w:t xml:space="preserve"> </w:t>
      </w:r>
    </w:p>
    <w:p w14:paraId="12DF2FF0" w14:textId="77777777" w:rsidR="00FB1F24" w:rsidRPr="00FB1F24" w:rsidRDefault="00FB1F24" w:rsidP="00FB1F24">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FB1F24">
        <w:rPr>
          <w:rFonts w:ascii="Times New Roman" w:eastAsiaTheme="minorHAnsi" w:hAnsi="Times New Roman" w:cs="Times New Roman"/>
          <w:noProof/>
          <w:color w:val="000000" w:themeColor="text1"/>
          <w:sz w:val="24"/>
          <w:szCs w:val="24"/>
          <w:lang w:eastAsia="en-US"/>
        </w:rPr>
        <w:t>La disposición del personal que va disponer del equipo para realizar la instalación de la herramienta.</w:t>
      </w:r>
    </w:p>
    <w:p w14:paraId="173EC010" w14:textId="77777777" w:rsidR="00FB1F24" w:rsidRDefault="00FB1F24" w:rsidP="00FB1F24">
      <w:pPr>
        <w:pStyle w:val="Normal1"/>
        <w:spacing w:line="360" w:lineRule="auto"/>
        <w:ind w:left="720"/>
        <w:jc w:val="both"/>
        <w:rPr>
          <w:sz w:val="24"/>
          <w:szCs w:val="24"/>
        </w:rPr>
      </w:pPr>
    </w:p>
    <w:p w14:paraId="5D5AF04A" w14:textId="77777777" w:rsidR="00FB1F24" w:rsidRPr="00FB1F24" w:rsidRDefault="00FB1F24" w:rsidP="00FB1F24">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FB1F24">
        <w:rPr>
          <w:rFonts w:ascii="Times New Roman" w:eastAsiaTheme="minorHAnsi" w:hAnsi="Times New Roman" w:cs="Times New Roman"/>
          <w:noProof/>
          <w:color w:val="000000" w:themeColor="text1"/>
          <w:sz w:val="24"/>
          <w:szCs w:val="24"/>
          <w:lang w:eastAsia="en-US"/>
        </w:rPr>
        <w:lastRenderedPageBreak/>
        <w:t>La migración de los datos históricos contenidos en los cuadernos.</w:t>
      </w:r>
    </w:p>
    <w:p w14:paraId="04C135DB" w14:textId="77777777" w:rsidR="00FB1F24" w:rsidRPr="00031565" w:rsidRDefault="00FB1F24" w:rsidP="00FB1F24">
      <w:pPr>
        <w:pStyle w:val="Normal1"/>
        <w:spacing w:line="360" w:lineRule="auto"/>
        <w:ind w:left="720"/>
        <w:jc w:val="both"/>
        <w:rPr>
          <w:sz w:val="24"/>
          <w:szCs w:val="24"/>
        </w:rPr>
      </w:pPr>
    </w:p>
    <w:p w14:paraId="033BC66A" w14:textId="77777777" w:rsidR="00FB1F24" w:rsidRPr="00FB1F24" w:rsidRDefault="00FB1F24" w:rsidP="00FB1F24">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FB1F24">
        <w:rPr>
          <w:rFonts w:ascii="Times New Roman" w:eastAsiaTheme="minorHAnsi" w:hAnsi="Times New Roman" w:cs="Times New Roman"/>
          <w:noProof/>
          <w:color w:val="000000" w:themeColor="text1"/>
          <w:sz w:val="24"/>
          <w:szCs w:val="24"/>
          <w:lang w:eastAsia="en-US"/>
        </w:rPr>
        <w:t xml:space="preserve">El sistema no sería (multiusuario) por lo que no se permitiría trabajar con la información de diferentes empresas. </w:t>
      </w:r>
    </w:p>
    <w:p w14:paraId="2737784C" w14:textId="77777777" w:rsidR="00FB1F24" w:rsidRDefault="00FB1F24" w:rsidP="00FB1F24">
      <w:pPr>
        <w:pStyle w:val="Normal1"/>
        <w:spacing w:line="360" w:lineRule="auto"/>
        <w:ind w:left="720"/>
        <w:jc w:val="both"/>
        <w:rPr>
          <w:sz w:val="24"/>
          <w:szCs w:val="24"/>
        </w:rPr>
      </w:pPr>
    </w:p>
    <w:p w14:paraId="160EC066" w14:textId="53872F9F" w:rsidR="00FB1F24" w:rsidRDefault="00FB1F24" w:rsidP="00FB1F24">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FB1F24">
        <w:rPr>
          <w:rFonts w:ascii="Times New Roman" w:eastAsiaTheme="minorHAnsi" w:hAnsi="Times New Roman" w:cs="Times New Roman"/>
          <w:noProof/>
          <w:color w:val="000000" w:themeColor="text1"/>
          <w:sz w:val="24"/>
          <w:szCs w:val="24"/>
          <w:lang w:eastAsia="en-US"/>
        </w:rPr>
        <w:t>Las actualizaciones o mantenimiento en el sistema una vez sea entregado.</w:t>
      </w:r>
    </w:p>
    <w:p w14:paraId="71818D12" w14:textId="77777777" w:rsidR="00FB1F24" w:rsidRPr="00FB1F24" w:rsidRDefault="00FB1F24" w:rsidP="00FB1F24">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p>
    <w:p w14:paraId="404707C0" w14:textId="253F34A0" w:rsidR="00FB1F24" w:rsidRDefault="387CA3B7" w:rsidP="387CA3B7">
      <w:pPr>
        <w:spacing w:line="360" w:lineRule="auto"/>
        <w:jc w:val="both"/>
        <w:rPr>
          <w:ins w:id="117" w:author="Luis Pichon" w:date="2021-10-26T11:56:00Z"/>
          <w:b/>
          <w:bCs/>
        </w:rPr>
      </w:pPr>
      <w:r w:rsidRPr="387CA3B7">
        <w:rPr>
          <w:b/>
          <w:bCs/>
          <w:rPrChange w:id="118" w:author="Luis Pichon" w:date="2021-10-26T11:57:00Z">
            <w:rPr/>
          </w:rPrChange>
        </w:rPr>
        <w:t>1.5.3 Especificaciones</w:t>
      </w:r>
    </w:p>
    <w:p w14:paraId="7F4A2AD1" w14:textId="298805DD" w:rsidR="00FB1F24" w:rsidRDefault="387CA3B7">
      <w:pPr>
        <w:spacing w:line="360" w:lineRule="auto"/>
        <w:ind w:firstLine="576"/>
        <w:jc w:val="both"/>
        <w:rPr>
          <w:rFonts w:eastAsia="Calibri" w:cs="Arial"/>
          <w:b/>
          <w:bCs/>
          <w:szCs w:val="24"/>
          <w:rPrChange w:id="119" w:author="Luis Pichon" w:date="2021-10-26T11:57:00Z">
            <w:rPr>
              <w:rFonts w:eastAsia="Calibri" w:cs="Arial"/>
              <w:szCs w:val="24"/>
            </w:rPr>
          </w:rPrChange>
        </w:rPr>
        <w:pPrChange w:id="120" w:author="Luis Pichon" w:date="2021-10-26T11:56:00Z">
          <w:pPr>
            <w:jc w:val="both"/>
          </w:pPr>
        </w:pPrChange>
      </w:pPr>
      <w:r w:rsidRPr="387CA3B7">
        <w:rPr>
          <w:b/>
          <w:bCs/>
          <w:rPrChange w:id="121" w:author="Luis Pichon" w:date="2021-10-26T11:57:00Z">
            <w:rPr/>
          </w:rPrChange>
        </w:rPr>
        <w:t>1.5.3.1 Especificaciones Técnicas</w:t>
      </w:r>
    </w:p>
    <w:p w14:paraId="6C715290" w14:textId="1598993F" w:rsidR="00FB1F24" w:rsidRDefault="387CA3B7" w:rsidP="387CA3B7">
      <w:pPr>
        <w:pStyle w:val="Ttulo2"/>
        <w:numPr>
          <w:ilvl w:val="0"/>
          <w:numId w:val="10"/>
        </w:numPr>
        <w:spacing w:line="360" w:lineRule="auto"/>
        <w:rPr>
          <w:rFonts w:asciiTheme="minorHAnsi" w:eastAsiaTheme="minorEastAsia" w:hAnsiTheme="minorHAnsi" w:cstheme="minorBidi"/>
          <w:szCs w:val="24"/>
        </w:rPr>
      </w:pPr>
      <w:r>
        <w:t>Dispositivos Soportados</w:t>
      </w:r>
    </w:p>
    <w:p w14:paraId="38D5E068" w14:textId="77777777" w:rsidR="00FB1F24" w:rsidRDefault="387CA3B7" w:rsidP="387CA3B7">
      <w:pPr>
        <w:spacing w:line="360" w:lineRule="auto"/>
        <w:jc w:val="both"/>
      </w:pPr>
      <w:r>
        <w:t>El sistema estará disponible para cualquier dispositivo conectado a la red, sin importar su marca, modelo o referencia.</w:t>
      </w:r>
    </w:p>
    <w:p w14:paraId="1D31E2BF" w14:textId="39DFB68B" w:rsidR="00FB1F24" w:rsidRDefault="387CA3B7" w:rsidP="387CA3B7">
      <w:pPr>
        <w:pStyle w:val="Ttulo2"/>
        <w:numPr>
          <w:ilvl w:val="0"/>
          <w:numId w:val="9"/>
        </w:numPr>
        <w:spacing w:line="360" w:lineRule="auto"/>
        <w:rPr>
          <w:rFonts w:asciiTheme="minorHAnsi" w:eastAsiaTheme="minorEastAsia" w:hAnsiTheme="minorHAnsi" w:cstheme="minorBidi"/>
          <w:szCs w:val="24"/>
        </w:rPr>
      </w:pPr>
      <w:r>
        <w:t>Navegadores Compatibles</w:t>
      </w:r>
    </w:p>
    <w:p w14:paraId="6B5FA850" w14:textId="77777777" w:rsidR="00FB1F24" w:rsidRDefault="387CA3B7" w:rsidP="387CA3B7">
      <w:pPr>
        <w:spacing w:line="360" w:lineRule="auto"/>
      </w:pPr>
      <w:r>
        <w:t>Se recomienda el uso de Mozilla Firefox o de Google Chrome (o cualquier navegador basado den Chromium) para una mejor experiencia de usuario.</w:t>
      </w:r>
    </w:p>
    <w:p w14:paraId="2A8EB878" w14:textId="437C8F0F" w:rsidR="00FB1F24" w:rsidRDefault="387CA3B7" w:rsidP="387CA3B7">
      <w:pPr>
        <w:pStyle w:val="Ttulo2"/>
        <w:numPr>
          <w:ilvl w:val="0"/>
          <w:numId w:val="8"/>
        </w:numPr>
        <w:spacing w:line="360" w:lineRule="auto"/>
        <w:rPr>
          <w:rFonts w:asciiTheme="minorHAnsi" w:eastAsiaTheme="minorEastAsia" w:hAnsiTheme="minorHAnsi" w:cstheme="minorBidi"/>
          <w:szCs w:val="24"/>
        </w:rPr>
      </w:pPr>
      <w:r>
        <w:t>Sistemas operativos soportados</w:t>
      </w:r>
    </w:p>
    <w:p w14:paraId="24260EDC" w14:textId="77777777" w:rsidR="00FB1F24" w:rsidRDefault="387CA3B7" w:rsidP="387CA3B7">
      <w:pPr>
        <w:spacing w:line="360" w:lineRule="auto"/>
      </w:pPr>
      <w:r>
        <w:t>Cualquier sistema operativo en el que los navegadores descritos anteriormente tenga soporte para el sistema operativo en uso</w:t>
      </w:r>
    </w:p>
    <w:p w14:paraId="625C4F76" w14:textId="77777777" w:rsidR="00FB1F24" w:rsidRDefault="00FB1F24" w:rsidP="387CA3B7">
      <w:pPr>
        <w:spacing w:line="360" w:lineRule="auto"/>
        <w:rPr>
          <w:del w:id="122" w:author="Luis Pichon" w:date="2021-10-26T11:57:00Z"/>
        </w:rPr>
      </w:pPr>
    </w:p>
    <w:p w14:paraId="2DCC0045" w14:textId="0F1033BA" w:rsidR="00FB1F24" w:rsidRDefault="387CA3B7" w:rsidP="387CA3B7">
      <w:pPr>
        <w:pStyle w:val="Ttulo1"/>
        <w:spacing w:line="360" w:lineRule="auto"/>
        <w:ind w:left="0" w:firstLine="708"/>
        <w:jc w:val="left"/>
      </w:pPr>
      <w:r>
        <w:t>1.5.3.2 Especificaciones Tecnológicas</w:t>
      </w:r>
    </w:p>
    <w:p w14:paraId="073D31CF" w14:textId="77777777" w:rsidR="00FB1F24" w:rsidRDefault="387CA3B7" w:rsidP="387CA3B7">
      <w:pPr>
        <w:spacing w:line="360" w:lineRule="auto"/>
      </w:pPr>
      <w:r>
        <w:t>Para el desarrollo de este producto, se empelarán las siguientes tecnologías</w:t>
      </w:r>
    </w:p>
    <w:p w14:paraId="14CD5679" w14:textId="77777777" w:rsidR="00FB1F24" w:rsidRDefault="387CA3B7" w:rsidP="387CA3B7">
      <w:pPr>
        <w:pStyle w:val="Ttulo2"/>
        <w:numPr>
          <w:ilvl w:val="1"/>
          <w:numId w:val="0"/>
        </w:numPr>
        <w:spacing w:line="360" w:lineRule="auto"/>
        <w:ind w:left="576" w:hanging="576"/>
      </w:pPr>
      <w:r>
        <w:t>Lenguajes de Programación</w:t>
      </w:r>
    </w:p>
    <w:p w14:paraId="42C5A295" w14:textId="77777777" w:rsidR="00FB1F24" w:rsidRDefault="387CA3B7" w:rsidP="387CA3B7">
      <w:pPr>
        <w:pStyle w:val="Prrafodelista"/>
        <w:numPr>
          <w:ilvl w:val="0"/>
          <w:numId w:val="58"/>
        </w:numPr>
        <w:spacing w:after="200" w:line="276" w:lineRule="auto"/>
        <w:jc w:val="left"/>
      </w:pPr>
      <w:r>
        <w:t>Python para el backend en versión 3.8 o superior (versión 3.10 no es recomendada) con los siguientes paquetes:</w:t>
      </w:r>
    </w:p>
    <w:p w14:paraId="4AC47926" w14:textId="77777777" w:rsidR="00FB1F24" w:rsidRDefault="387CA3B7" w:rsidP="387CA3B7">
      <w:pPr>
        <w:pStyle w:val="Prrafodelista"/>
        <w:numPr>
          <w:ilvl w:val="0"/>
          <w:numId w:val="55"/>
        </w:numPr>
        <w:spacing w:after="200" w:line="276" w:lineRule="auto"/>
        <w:jc w:val="left"/>
      </w:pPr>
      <w:r>
        <w:lastRenderedPageBreak/>
        <w:t>Django</w:t>
      </w:r>
    </w:p>
    <w:p w14:paraId="26D91A81" w14:textId="77777777" w:rsidR="00FB1F24" w:rsidRDefault="387CA3B7" w:rsidP="387CA3B7">
      <w:pPr>
        <w:pStyle w:val="Prrafodelista"/>
        <w:numPr>
          <w:ilvl w:val="0"/>
          <w:numId w:val="55"/>
        </w:numPr>
        <w:spacing w:after="200" w:line="276" w:lineRule="auto"/>
        <w:jc w:val="left"/>
      </w:pPr>
      <w:r>
        <w:t>Django-cors-headers</w:t>
      </w:r>
    </w:p>
    <w:p w14:paraId="1E454FE7" w14:textId="77777777" w:rsidR="00FB1F24" w:rsidRDefault="387CA3B7" w:rsidP="387CA3B7">
      <w:pPr>
        <w:pStyle w:val="Prrafodelista"/>
        <w:numPr>
          <w:ilvl w:val="0"/>
          <w:numId w:val="55"/>
        </w:numPr>
        <w:spacing w:after="200" w:line="276" w:lineRule="auto"/>
        <w:jc w:val="left"/>
      </w:pPr>
      <w:r>
        <w:t>Pylint</w:t>
      </w:r>
    </w:p>
    <w:p w14:paraId="6AB49B38" w14:textId="77777777" w:rsidR="00FB1F24" w:rsidRDefault="387CA3B7" w:rsidP="387CA3B7">
      <w:pPr>
        <w:pStyle w:val="Prrafodelista"/>
        <w:numPr>
          <w:ilvl w:val="0"/>
          <w:numId w:val="55"/>
        </w:numPr>
        <w:spacing w:after="200" w:line="276" w:lineRule="auto"/>
        <w:jc w:val="left"/>
      </w:pPr>
      <w:r>
        <w:t>Django-bootstrap-v5</w:t>
      </w:r>
    </w:p>
    <w:p w14:paraId="7ADDB58D" w14:textId="77777777" w:rsidR="00FB1F24" w:rsidRDefault="387CA3B7" w:rsidP="387CA3B7">
      <w:pPr>
        <w:pStyle w:val="Prrafodelista"/>
        <w:numPr>
          <w:ilvl w:val="0"/>
          <w:numId w:val="55"/>
        </w:numPr>
        <w:spacing w:after="200" w:line="276" w:lineRule="auto"/>
        <w:jc w:val="left"/>
      </w:pPr>
      <w:r>
        <w:t>Django-crispy-forms</w:t>
      </w:r>
    </w:p>
    <w:p w14:paraId="7FBF2C3E" w14:textId="77777777" w:rsidR="00FB1F24" w:rsidRDefault="387CA3B7" w:rsidP="387CA3B7">
      <w:pPr>
        <w:pStyle w:val="Prrafodelista"/>
        <w:numPr>
          <w:ilvl w:val="0"/>
          <w:numId w:val="55"/>
        </w:numPr>
        <w:spacing w:after="200" w:line="276" w:lineRule="auto"/>
        <w:jc w:val="left"/>
      </w:pPr>
      <w:r>
        <w:t>Crispy-bootstrap-5</w:t>
      </w:r>
    </w:p>
    <w:p w14:paraId="6A48A30C" w14:textId="77777777" w:rsidR="00FB1F24" w:rsidRDefault="387CA3B7" w:rsidP="387CA3B7">
      <w:pPr>
        <w:pStyle w:val="Prrafodelista"/>
        <w:numPr>
          <w:ilvl w:val="0"/>
          <w:numId w:val="58"/>
        </w:numPr>
        <w:spacing w:after="200" w:line="276" w:lineRule="auto"/>
        <w:jc w:val="left"/>
      </w:pPr>
      <w:r>
        <w:t>Html5/CSS/JS para el desarrollo frontend</w:t>
      </w:r>
    </w:p>
    <w:p w14:paraId="08EFFF53" w14:textId="77777777" w:rsidR="00FB1F24" w:rsidRDefault="387CA3B7" w:rsidP="387CA3B7">
      <w:pPr>
        <w:pStyle w:val="Prrafodelista"/>
        <w:numPr>
          <w:ilvl w:val="0"/>
          <w:numId w:val="58"/>
        </w:numPr>
        <w:spacing w:after="200" w:line="276" w:lineRule="auto"/>
        <w:jc w:val="left"/>
      </w:pPr>
      <w:r>
        <w:t>SQL para las consultas en el sistema gestor de bases de datos (SGBD)</w:t>
      </w:r>
    </w:p>
    <w:p w14:paraId="552CC6E7" w14:textId="77777777" w:rsidR="00FB1F24" w:rsidRDefault="387CA3B7" w:rsidP="387CA3B7">
      <w:pPr>
        <w:pStyle w:val="Ttulo2"/>
        <w:numPr>
          <w:ilvl w:val="0"/>
          <w:numId w:val="7"/>
        </w:numPr>
        <w:spacing w:line="360" w:lineRule="auto"/>
        <w:rPr>
          <w:rFonts w:asciiTheme="minorHAnsi" w:eastAsiaTheme="minorEastAsia" w:hAnsiTheme="minorHAnsi" w:cstheme="minorBidi"/>
          <w:szCs w:val="24"/>
        </w:rPr>
      </w:pPr>
      <w:r>
        <w:t>Sistema Gestor de Base de datos (SGBD)</w:t>
      </w:r>
    </w:p>
    <w:p w14:paraId="64F4EF99" w14:textId="77777777" w:rsidR="00FB1F24" w:rsidRDefault="387CA3B7" w:rsidP="387CA3B7">
      <w:pPr>
        <w:spacing w:line="360" w:lineRule="auto"/>
      </w:pPr>
      <w:r>
        <w:t>Se establece el uso de SQLite3 como base de datos predeterminada. No se requiere ningún tipo de configuración para su uso</w:t>
      </w:r>
    </w:p>
    <w:p w14:paraId="2E90AEAA" w14:textId="77777777" w:rsidR="00FB1F24" w:rsidRDefault="387CA3B7" w:rsidP="387CA3B7">
      <w:pPr>
        <w:pStyle w:val="Ttulo2"/>
        <w:numPr>
          <w:ilvl w:val="0"/>
          <w:numId w:val="6"/>
        </w:numPr>
        <w:spacing w:line="360" w:lineRule="auto"/>
        <w:rPr>
          <w:rFonts w:asciiTheme="minorHAnsi" w:eastAsiaTheme="minorEastAsia" w:hAnsiTheme="minorHAnsi" w:cstheme="minorBidi"/>
          <w:szCs w:val="24"/>
        </w:rPr>
      </w:pPr>
      <w:r>
        <w:t>Elementos de computo</w:t>
      </w:r>
    </w:p>
    <w:p w14:paraId="075240DA" w14:textId="77777777" w:rsidR="00FB1F24" w:rsidRDefault="387CA3B7" w:rsidP="387CA3B7">
      <w:pPr>
        <w:spacing w:line="360" w:lineRule="auto"/>
      </w:pPr>
      <w:r>
        <w:t>Cualquiera que cumpla con las especificaciones mínimas de los navegadores compatibles mencionados en las especificaciones técnicas, siempre y cuando sean computadoras sin importar su naturaleza (portátiles o de mesa)</w:t>
      </w:r>
    </w:p>
    <w:p w14:paraId="6E044879" w14:textId="77777777" w:rsidR="00FB1F24" w:rsidRDefault="00FB1F24" w:rsidP="387CA3B7">
      <w:pPr>
        <w:spacing w:line="360" w:lineRule="auto"/>
      </w:pPr>
    </w:p>
    <w:p w14:paraId="276A2BB6" w14:textId="7B553444" w:rsidR="00FB1F24" w:rsidRDefault="387CA3B7">
      <w:pPr>
        <w:pStyle w:val="Ttulo2"/>
        <w:numPr>
          <w:ilvl w:val="1"/>
          <w:numId w:val="0"/>
        </w:numPr>
        <w:spacing w:line="360" w:lineRule="auto"/>
        <w:ind w:left="576"/>
        <w:rPr>
          <w:b/>
          <w:rPrChange w:id="123" w:author="Luis Pichon" w:date="2021-10-26T11:58:00Z">
            <w:rPr/>
          </w:rPrChange>
        </w:rPr>
        <w:pPrChange w:id="124" w:author="Luis Pichon" w:date="2021-10-26T11:58:00Z">
          <w:pPr>
            <w:pStyle w:val="Ttulo2"/>
          </w:pPr>
        </w:pPrChange>
      </w:pPr>
      <w:r w:rsidRPr="387CA3B7">
        <w:rPr>
          <w:b/>
          <w:rPrChange w:id="125" w:author="Luis Pichon" w:date="2021-10-26T11:58:00Z">
            <w:rPr/>
          </w:rPrChange>
        </w:rPr>
        <w:t>1.5.3.3 Programas requeridos</w:t>
      </w:r>
    </w:p>
    <w:p w14:paraId="0A3CAB2F" w14:textId="77777777" w:rsidR="00FB1F24" w:rsidRDefault="387CA3B7" w:rsidP="387CA3B7">
      <w:pPr>
        <w:pStyle w:val="Prrafodelista"/>
        <w:numPr>
          <w:ilvl w:val="0"/>
          <w:numId w:val="2"/>
        </w:numPr>
        <w:spacing w:after="200" w:line="276" w:lineRule="auto"/>
        <w:jc w:val="left"/>
        <w:rPr>
          <w:rFonts w:asciiTheme="minorHAnsi" w:eastAsiaTheme="minorEastAsia" w:hAnsiTheme="minorHAnsi" w:cstheme="minorBidi"/>
        </w:rPr>
      </w:pPr>
      <w:r>
        <w:t>GIT para el control de versiones durante el desarrollo</w:t>
      </w:r>
    </w:p>
    <w:p w14:paraId="302D5219" w14:textId="4611C35A" w:rsidR="00FB1F24" w:rsidRDefault="387CA3B7" w:rsidP="387CA3B7">
      <w:pPr>
        <w:pStyle w:val="Prrafodelista"/>
        <w:numPr>
          <w:ilvl w:val="0"/>
          <w:numId w:val="2"/>
        </w:numPr>
        <w:spacing w:after="200" w:line="276" w:lineRule="auto"/>
        <w:jc w:val="left"/>
        <w:rPr>
          <w:rFonts w:asciiTheme="minorHAnsi" w:eastAsiaTheme="minorEastAsia" w:hAnsiTheme="minorHAnsi" w:cstheme="minorBidi"/>
        </w:rPr>
      </w:pPr>
      <w:r>
        <w:t>Visual Studio Code de Microsoft o Pycharm de JetBrains como IDE (cualquiera de las dos IDE es recomendado)</w:t>
      </w:r>
      <w:commentRangeStart w:id="126"/>
      <w:commentRangeEnd w:id="126"/>
      <w:r w:rsidR="00FB1F24">
        <w:commentReference w:id="126"/>
      </w:r>
    </w:p>
    <w:p w14:paraId="28EC470E" w14:textId="77777777" w:rsidR="00FB1F24" w:rsidRDefault="00FB1F24" w:rsidP="387CA3B7">
      <w:pPr>
        <w:pStyle w:val="Normal1"/>
        <w:spacing w:line="360" w:lineRule="auto"/>
        <w:jc w:val="both"/>
        <w:rPr>
          <w:rFonts w:ascii="Times New Roman" w:eastAsiaTheme="minorEastAsia" w:hAnsi="Times New Roman" w:cs="Times New Roman"/>
          <w:noProof/>
          <w:color w:val="000000" w:themeColor="text1"/>
          <w:sz w:val="24"/>
          <w:szCs w:val="24"/>
          <w:lang w:val="es-ES" w:eastAsia="en-US"/>
        </w:rPr>
      </w:pPr>
    </w:p>
    <w:p w14:paraId="6D17DB68" w14:textId="77777777" w:rsidR="00FB1F24" w:rsidRDefault="00FB1F24" w:rsidP="387CA3B7">
      <w:pPr>
        <w:pStyle w:val="Normal1"/>
        <w:spacing w:line="360" w:lineRule="auto"/>
        <w:ind w:left="720"/>
        <w:jc w:val="both"/>
        <w:rPr>
          <w:rFonts w:ascii="Times New Roman" w:eastAsiaTheme="minorEastAsia" w:hAnsi="Times New Roman" w:cs="Times New Roman"/>
          <w:noProof/>
          <w:color w:val="000000" w:themeColor="text1"/>
          <w:sz w:val="24"/>
          <w:szCs w:val="24"/>
          <w:lang w:eastAsia="en-US"/>
        </w:rPr>
      </w:pPr>
    </w:p>
    <w:p w14:paraId="5C139789" w14:textId="77777777" w:rsidR="00FB1F24" w:rsidRDefault="00FB1F24" w:rsidP="387CA3B7">
      <w:pPr>
        <w:pStyle w:val="Normal1"/>
        <w:spacing w:line="360" w:lineRule="auto"/>
        <w:jc w:val="both"/>
        <w:rPr>
          <w:rFonts w:ascii="Times New Roman" w:eastAsiaTheme="minorEastAsia" w:hAnsi="Times New Roman" w:cs="Times New Roman"/>
          <w:noProof/>
          <w:color w:val="000000" w:themeColor="text1"/>
          <w:sz w:val="24"/>
          <w:szCs w:val="24"/>
          <w:lang w:eastAsia="en-US"/>
        </w:rPr>
      </w:pPr>
    </w:p>
    <w:p w14:paraId="2DEDD066" w14:textId="77777777" w:rsidR="00FB1F24" w:rsidRDefault="00FB1F24" w:rsidP="387CA3B7">
      <w:pPr>
        <w:pStyle w:val="Normal1"/>
        <w:spacing w:line="360" w:lineRule="auto"/>
        <w:jc w:val="both"/>
        <w:rPr>
          <w:rFonts w:ascii="Times New Roman" w:eastAsiaTheme="minorEastAsia" w:hAnsi="Times New Roman" w:cs="Times New Roman"/>
          <w:noProof/>
          <w:color w:val="000000" w:themeColor="text1"/>
          <w:sz w:val="24"/>
          <w:szCs w:val="24"/>
          <w:lang w:eastAsia="en-US"/>
        </w:rPr>
      </w:pPr>
    </w:p>
    <w:p w14:paraId="4EF7C9CB" w14:textId="291962BD" w:rsidR="00FB1F24" w:rsidRDefault="00FB1F24" w:rsidP="387CA3B7">
      <w:pPr>
        <w:pStyle w:val="Normal1"/>
        <w:spacing w:line="360" w:lineRule="auto"/>
        <w:rPr>
          <w:color w:val="000000" w:themeColor="text1"/>
        </w:rPr>
      </w:pPr>
    </w:p>
    <w:p w14:paraId="13054831" w14:textId="77777777" w:rsidR="00FB1F24" w:rsidRDefault="00FB1F24" w:rsidP="00FB1F24">
      <w:pPr>
        <w:pStyle w:val="Normal1"/>
        <w:spacing w:line="360" w:lineRule="auto"/>
      </w:pPr>
    </w:p>
    <w:p w14:paraId="4CAF324D" w14:textId="77777777" w:rsidR="00FB1F24" w:rsidRDefault="00FB1F24" w:rsidP="00FB1F24">
      <w:pPr>
        <w:pStyle w:val="Normal1"/>
        <w:spacing w:line="360" w:lineRule="auto"/>
      </w:pPr>
    </w:p>
    <w:p w14:paraId="78299E25" w14:textId="77777777" w:rsidR="00FB1F24" w:rsidRDefault="00FB1F24" w:rsidP="00FB1F24">
      <w:pPr>
        <w:pStyle w:val="Normal1"/>
        <w:spacing w:line="360" w:lineRule="auto"/>
      </w:pPr>
    </w:p>
    <w:p w14:paraId="6FA4DA0A" w14:textId="392BF8B1" w:rsidR="00D17D36" w:rsidRDefault="00D17D36">
      <w:pPr>
        <w:rPr>
          <w:ins w:id="127" w:author="Jhonatan Rico" w:date="2021-10-25T21:29:00Z"/>
          <w:rFonts w:ascii="Arial" w:eastAsia="Arial" w:hAnsi="Arial" w:cs="Arial"/>
          <w:color w:val="000000"/>
          <w:sz w:val="22"/>
          <w:szCs w:val="20"/>
          <w:lang w:eastAsia="es-CO"/>
        </w:rPr>
      </w:pPr>
      <w:ins w:id="128" w:author="Jhonatan Rico" w:date="2021-10-25T21:29:00Z">
        <w:r>
          <w:br w:type="page"/>
        </w:r>
      </w:ins>
    </w:p>
    <w:p w14:paraId="66F062A2" w14:textId="2F04D3DE" w:rsidR="00FB1F24" w:rsidRPr="00D63DF6" w:rsidDel="00D17D36" w:rsidRDefault="00FB1F24" w:rsidP="00FB1F24">
      <w:pPr>
        <w:pStyle w:val="Normal1"/>
        <w:spacing w:line="360" w:lineRule="auto"/>
        <w:rPr>
          <w:del w:id="129" w:author="Jhonatan Rico" w:date="2021-10-25T21:29:00Z"/>
        </w:rPr>
      </w:pPr>
    </w:p>
    <w:p w14:paraId="75195B2F" w14:textId="09DB3279" w:rsidR="00CB117F" w:rsidRPr="00AF145C" w:rsidDel="00D17D36" w:rsidRDefault="00027C87">
      <w:pPr>
        <w:pStyle w:val="Ttulo1"/>
        <w:numPr>
          <w:ilvl w:val="0"/>
          <w:numId w:val="13"/>
        </w:numPr>
        <w:rPr>
          <w:del w:id="130" w:author="Jhonatan Rico" w:date="2021-10-25T21:29:00Z"/>
        </w:rPr>
      </w:pPr>
      <w:r w:rsidRPr="00D17D36">
        <w:rPr>
          <w:rFonts w:cs="Times New Roman"/>
          <w:b w:val="0"/>
          <w:bCs w:val="0"/>
          <w:color w:val="000000" w:themeColor="text1"/>
          <w:szCs w:val="24"/>
        </w:rPr>
        <w:t>MARC</w:t>
      </w:r>
      <w:del w:id="131" w:author="Jhonatan Rico" w:date="2021-10-25T21:28:00Z">
        <w:r w:rsidRPr="00D17D36" w:rsidDel="00D17D36">
          <w:rPr>
            <w:rFonts w:cs="Times New Roman"/>
            <w:b w:val="0"/>
            <w:bCs w:val="0"/>
            <w:color w:val="000000" w:themeColor="text1"/>
            <w:szCs w:val="24"/>
          </w:rPr>
          <w:delText>A</w:delText>
        </w:r>
      </w:del>
      <w:ins w:id="132" w:author="Jhonatan Rico" w:date="2021-10-25T21:28:00Z">
        <w:r w:rsidR="00D17D36" w:rsidRPr="00D17D36">
          <w:rPr>
            <w:rFonts w:cs="Times New Roman"/>
            <w:b w:val="0"/>
            <w:bCs w:val="0"/>
            <w:color w:val="000000" w:themeColor="text1"/>
            <w:szCs w:val="24"/>
          </w:rPr>
          <w:t>O</w:t>
        </w:r>
      </w:ins>
      <w:r w:rsidRPr="00D17D36">
        <w:rPr>
          <w:rFonts w:cs="Times New Roman"/>
          <w:b w:val="0"/>
          <w:bCs w:val="0"/>
          <w:color w:val="000000" w:themeColor="text1"/>
          <w:szCs w:val="24"/>
        </w:rPr>
        <w:t xml:space="preserve"> DE REFERENCIA</w:t>
      </w:r>
      <w:del w:id="133" w:author="Jhonatan Rico" w:date="2021-10-25T21:28:00Z">
        <w:r w:rsidRPr="00D17D36" w:rsidDel="00D17D36">
          <w:rPr>
            <w:rFonts w:cs="Times New Roman"/>
            <w:b w:val="0"/>
            <w:bCs w:val="0"/>
            <w:color w:val="000000" w:themeColor="text1"/>
            <w:szCs w:val="24"/>
          </w:rPr>
          <w:delText>S</w:delText>
        </w:r>
      </w:del>
    </w:p>
    <w:p w14:paraId="120DD2B8" w14:textId="45C01603" w:rsidR="00FB1F24" w:rsidRDefault="001B2C0C">
      <w:pPr>
        <w:pStyle w:val="Ttulo1"/>
        <w:numPr>
          <w:ilvl w:val="0"/>
          <w:numId w:val="13"/>
        </w:numPr>
        <w:pPrChange w:id="134" w:author="Jhonatan Rico" w:date="2021-10-25T21:29:00Z">
          <w:pPr>
            <w:pStyle w:val="Ttulo1"/>
            <w:ind w:left="2345"/>
            <w:jc w:val="left"/>
          </w:pPr>
        </w:pPrChange>
      </w:pPr>
      <w:r>
        <w:t xml:space="preserve"> </w:t>
      </w:r>
    </w:p>
    <w:p w14:paraId="108CE315" w14:textId="68CC2211" w:rsidR="001B2C0C" w:rsidRDefault="001B2C0C" w:rsidP="001B2C0C">
      <w:pPr>
        <w:rPr>
          <w:rFonts w:cs="Times New Roman"/>
          <w:noProof/>
          <w:color w:val="000000" w:themeColor="text1"/>
          <w:szCs w:val="24"/>
        </w:rPr>
      </w:pPr>
      <w:r w:rsidRPr="001B2C0C">
        <w:rPr>
          <w:b/>
          <w:bCs/>
          <w:lang w:val="es-ES" w:eastAsia="es-ES"/>
        </w:rPr>
        <w:t>2.1</w:t>
      </w:r>
      <w:r>
        <w:rPr>
          <w:b/>
          <w:bCs/>
          <w:lang w:val="es-ES" w:eastAsia="es-ES"/>
        </w:rPr>
        <w:t xml:space="preserve">. </w:t>
      </w:r>
      <w:r w:rsidR="00CB117F">
        <w:rPr>
          <w:b/>
          <w:bCs/>
          <w:lang w:val="es-ES" w:eastAsia="es-ES"/>
        </w:rPr>
        <w:t xml:space="preserve"> </w:t>
      </w:r>
      <w:r w:rsidRPr="00AF145C">
        <w:rPr>
          <w:rFonts w:cs="Times New Roman"/>
          <w:b/>
          <w:bCs/>
          <w:noProof/>
          <w:color w:val="000000" w:themeColor="text1"/>
          <w:szCs w:val="24"/>
        </w:rPr>
        <w:t>Marco Teórico</w:t>
      </w:r>
    </w:p>
    <w:p w14:paraId="7A43DA16" w14:textId="77777777" w:rsidR="00CB117F" w:rsidRDefault="00CB117F" w:rsidP="001B2C0C">
      <w:pPr>
        <w:rPr>
          <w:rFonts w:cs="Times New Roman"/>
          <w:noProof/>
          <w:color w:val="000000" w:themeColor="text1"/>
          <w:szCs w:val="24"/>
        </w:rPr>
      </w:pPr>
    </w:p>
    <w:p w14:paraId="07F06071" w14:textId="743E1F90" w:rsid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1B2C0C">
        <w:rPr>
          <w:rFonts w:ascii="Times New Roman" w:eastAsiaTheme="minorHAnsi" w:hAnsi="Times New Roman" w:cs="Times New Roman"/>
          <w:noProof/>
          <w:color w:val="000000" w:themeColor="text1"/>
          <w:sz w:val="24"/>
          <w:szCs w:val="24"/>
          <w:lang w:eastAsia="en-US"/>
        </w:rPr>
        <w:t xml:space="preserve">Dado que éste es un proyecto se enfoca en la utilización y diseño de un software informático que permita el mejoramiento de los inventarios de la empresa, en esta parte se incluyen </w:t>
      </w:r>
      <w:del w:id="135" w:author="Jhonatan Rico" w:date="2021-10-25T21:29:00Z">
        <w:r w:rsidRPr="001B2C0C" w:rsidDel="00D17D36">
          <w:rPr>
            <w:rFonts w:ascii="Times New Roman" w:eastAsiaTheme="minorHAnsi" w:hAnsi="Times New Roman" w:cs="Times New Roman"/>
            <w:noProof/>
            <w:color w:val="000000" w:themeColor="text1"/>
            <w:sz w:val="24"/>
            <w:szCs w:val="24"/>
            <w:lang w:eastAsia="en-US"/>
          </w:rPr>
          <w:delText xml:space="preserve">teorías </w:delText>
        </w:r>
      </w:del>
      <w:ins w:id="136" w:author="Jhonatan Rico" w:date="2021-10-25T21:29:00Z">
        <w:r w:rsidR="00D17D36">
          <w:rPr>
            <w:rFonts w:ascii="Times New Roman" w:eastAsiaTheme="minorHAnsi" w:hAnsi="Times New Roman" w:cs="Times New Roman"/>
            <w:noProof/>
            <w:color w:val="000000" w:themeColor="text1"/>
            <w:sz w:val="24"/>
            <w:szCs w:val="24"/>
            <w:lang w:eastAsia="en-US"/>
          </w:rPr>
          <w:t>las definiciones</w:t>
        </w:r>
        <w:r w:rsidR="00D17D36" w:rsidRPr="001B2C0C">
          <w:rPr>
            <w:rFonts w:ascii="Times New Roman" w:eastAsiaTheme="minorHAnsi" w:hAnsi="Times New Roman" w:cs="Times New Roman"/>
            <w:noProof/>
            <w:color w:val="000000" w:themeColor="text1"/>
            <w:sz w:val="24"/>
            <w:szCs w:val="24"/>
            <w:lang w:eastAsia="en-US"/>
          </w:rPr>
          <w:t xml:space="preserve"> </w:t>
        </w:r>
      </w:ins>
      <w:r w:rsidRPr="001B2C0C">
        <w:rPr>
          <w:rFonts w:ascii="Times New Roman" w:eastAsiaTheme="minorHAnsi" w:hAnsi="Times New Roman" w:cs="Times New Roman"/>
          <w:noProof/>
          <w:color w:val="000000" w:themeColor="text1"/>
          <w:sz w:val="24"/>
          <w:szCs w:val="24"/>
          <w:lang w:eastAsia="en-US"/>
        </w:rPr>
        <w:t>que fortalezcan la idea principal de desarrollo del software en la misma que soportan a las variables y los objetivos seleccionados para el presente estudio.</w:t>
      </w:r>
    </w:p>
    <w:p w14:paraId="21B349F1" w14:textId="77777777" w:rsid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6CAE5D0" w14:textId="0E4DC709" w:rsid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1B2C0C">
        <w:rPr>
          <w:rFonts w:ascii="Times New Roman" w:eastAsiaTheme="minorHAnsi" w:hAnsi="Times New Roman" w:cs="Times New Roman"/>
          <w:b/>
          <w:bCs/>
          <w:noProof/>
          <w:color w:val="000000" w:themeColor="text1"/>
          <w:sz w:val="24"/>
          <w:szCs w:val="24"/>
          <w:lang w:eastAsia="en-US"/>
        </w:rPr>
        <w:t xml:space="preserve">2.1.1. </w:t>
      </w:r>
      <w:r w:rsidR="00CB117F">
        <w:rPr>
          <w:rFonts w:ascii="Times New Roman" w:eastAsiaTheme="minorHAnsi" w:hAnsi="Times New Roman" w:cs="Times New Roman"/>
          <w:b/>
          <w:bCs/>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Sistemas De Gesti</w:t>
      </w:r>
      <w:commentRangeStart w:id="137"/>
      <w:ins w:id="138" w:author="Jhonatan Rico" w:date="2021-10-25T21:29:00Z">
        <w:r w:rsidR="00D17D36">
          <w:rPr>
            <w:rFonts w:ascii="Times New Roman" w:eastAsiaTheme="minorHAnsi" w:hAnsi="Times New Roman" w:cs="Times New Roman"/>
            <w:b/>
            <w:bCs/>
            <w:noProof/>
            <w:color w:val="000000" w:themeColor="text1"/>
            <w:sz w:val="24"/>
            <w:szCs w:val="24"/>
            <w:lang w:eastAsia="en-US"/>
          </w:rPr>
          <w:t>ó</w:t>
        </w:r>
      </w:ins>
      <w:commentRangeEnd w:id="137"/>
      <w:ins w:id="139" w:author="Jhonatan Rico" w:date="2021-10-25T21:30:00Z">
        <w:r w:rsidR="00D17D36">
          <w:rPr>
            <w:rStyle w:val="Refdecomentario"/>
            <w:rFonts w:ascii="Times New Roman" w:eastAsiaTheme="minorHAnsi" w:hAnsi="Times New Roman" w:cstheme="minorBidi"/>
            <w:color w:val="auto"/>
            <w:lang w:eastAsia="en-US"/>
          </w:rPr>
          <w:commentReference w:id="137"/>
        </w:r>
      </w:ins>
      <w:del w:id="140" w:author="Jhonatan Rico" w:date="2021-10-25T21:29:00Z">
        <w:r w:rsidRPr="00AF145C" w:rsidDel="00D17D36">
          <w:rPr>
            <w:rFonts w:ascii="Times New Roman" w:eastAsiaTheme="minorHAnsi" w:hAnsi="Times New Roman" w:cs="Times New Roman"/>
            <w:b/>
            <w:bCs/>
            <w:noProof/>
            <w:color w:val="000000" w:themeColor="text1"/>
            <w:sz w:val="24"/>
            <w:szCs w:val="24"/>
            <w:lang w:eastAsia="en-US"/>
          </w:rPr>
          <w:delText>o</w:delText>
        </w:r>
      </w:del>
      <w:r w:rsidRPr="00AF145C">
        <w:rPr>
          <w:rFonts w:ascii="Times New Roman" w:eastAsiaTheme="minorHAnsi" w:hAnsi="Times New Roman" w:cs="Times New Roman"/>
          <w:b/>
          <w:bCs/>
          <w:noProof/>
          <w:color w:val="000000" w:themeColor="text1"/>
          <w:sz w:val="24"/>
          <w:szCs w:val="24"/>
          <w:lang w:eastAsia="en-US"/>
        </w:rPr>
        <w:t xml:space="preserve">n </w:t>
      </w:r>
    </w:p>
    <w:p w14:paraId="733FADF2" w14:textId="6D012368" w:rsid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3CB32E31" w14:textId="77777777" w:rsidR="001B2C0C" w:rsidRP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1B2C0C">
        <w:rPr>
          <w:rFonts w:ascii="Times New Roman" w:eastAsiaTheme="minorHAnsi" w:hAnsi="Times New Roman" w:cs="Times New Roman"/>
          <w:noProof/>
          <w:color w:val="000000" w:themeColor="text1"/>
          <w:sz w:val="24"/>
          <w:szCs w:val="24"/>
          <w:lang w:eastAsia="en-US"/>
        </w:rPr>
        <w:t xml:space="preserve">Este es un tipo de sistema que se emplea para garantizar que las empresas realicen todas las tareas necesarias para alcanzar sus objetivos. Es un sistema que sirve como herramienta de control para los efectos económicos y no económicos en las actividades realizadas en la empresa. Así mismo sirve para planificar los contextos internos y externos de la misma, en cierta manera lo que pasará en el futuro. Mide el aprovechamiento eficaz y permanente de los recursos que posee la empresa para el logro de sus objetivos (Diaz ,2005). </w:t>
      </w:r>
    </w:p>
    <w:p w14:paraId="40FFD7FB" w14:textId="77777777" w:rsidR="001B2C0C" w:rsidRP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320D8B48" w14:textId="52C8F8DD" w:rsid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1B2C0C">
        <w:rPr>
          <w:rFonts w:ascii="Times New Roman" w:eastAsiaTheme="minorHAnsi" w:hAnsi="Times New Roman" w:cs="Times New Roman"/>
          <w:noProof/>
          <w:color w:val="000000" w:themeColor="text1"/>
          <w:sz w:val="24"/>
          <w:szCs w:val="24"/>
          <w:lang w:eastAsia="en-US"/>
        </w:rPr>
        <w:t>Dentro de los sistemas de gestión se encuentran particularmente los sistemas de gestión de bases de datos que son encargados de poner en funcionamiento y dar solución a los problemas de manejo de información de la empresa</w:t>
      </w:r>
      <w:del w:id="141" w:author="Jhonatan Rico" w:date="2021-10-25T21:31:00Z">
        <w:r w:rsidRPr="001B2C0C" w:rsidDel="00D17D36">
          <w:rPr>
            <w:rFonts w:ascii="Times New Roman" w:eastAsiaTheme="minorHAnsi" w:hAnsi="Times New Roman" w:cs="Times New Roman"/>
            <w:noProof/>
            <w:color w:val="000000" w:themeColor="text1"/>
            <w:sz w:val="24"/>
            <w:szCs w:val="24"/>
            <w:lang w:eastAsia="en-US"/>
          </w:rPr>
          <w:delText>,</w:delText>
        </w:r>
      </w:del>
      <w:ins w:id="142" w:author="Jhonatan Rico" w:date="2021-10-25T21:31:00Z">
        <w:r w:rsidR="00D17D36">
          <w:rPr>
            <w:rFonts w:ascii="Times New Roman" w:eastAsiaTheme="minorHAnsi" w:hAnsi="Times New Roman" w:cs="Times New Roman"/>
            <w:noProof/>
            <w:color w:val="000000" w:themeColor="text1"/>
            <w:sz w:val="24"/>
            <w:szCs w:val="24"/>
            <w:lang w:eastAsia="en-US"/>
          </w:rPr>
          <w:t>.</w:t>
        </w:r>
      </w:ins>
      <w:r w:rsidRPr="001B2C0C">
        <w:rPr>
          <w:rFonts w:ascii="Times New Roman" w:eastAsiaTheme="minorHAnsi" w:hAnsi="Times New Roman" w:cs="Times New Roman"/>
          <w:noProof/>
          <w:color w:val="000000" w:themeColor="text1"/>
          <w:sz w:val="24"/>
          <w:szCs w:val="24"/>
          <w:lang w:eastAsia="en-US"/>
        </w:rPr>
        <w:t xml:space="preserve"> </w:t>
      </w:r>
      <w:del w:id="143" w:author="Jhonatan Rico" w:date="2021-10-25T21:31:00Z">
        <w:r w:rsidRPr="001B2C0C" w:rsidDel="00D17D36">
          <w:rPr>
            <w:rFonts w:ascii="Times New Roman" w:eastAsiaTheme="minorHAnsi" w:hAnsi="Times New Roman" w:cs="Times New Roman"/>
            <w:noProof/>
            <w:color w:val="000000" w:themeColor="text1"/>
            <w:sz w:val="24"/>
            <w:szCs w:val="24"/>
            <w:lang w:eastAsia="en-US"/>
          </w:rPr>
          <w:delText>u</w:delText>
        </w:r>
      </w:del>
      <w:ins w:id="144" w:author="Jhonatan Rico" w:date="2021-10-25T21:31:00Z">
        <w:r w:rsidR="00D17D36">
          <w:rPr>
            <w:rFonts w:ascii="Times New Roman" w:eastAsiaTheme="minorHAnsi" w:hAnsi="Times New Roman" w:cs="Times New Roman"/>
            <w:noProof/>
            <w:color w:val="000000" w:themeColor="text1"/>
            <w:sz w:val="24"/>
            <w:szCs w:val="24"/>
            <w:lang w:eastAsia="en-US"/>
          </w:rPr>
          <w:t>U</w:t>
        </w:r>
      </w:ins>
      <w:r w:rsidRPr="001B2C0C">
        <w:rPr>
          <w:rFonts w:ascii="Times New Roman" w:eastAsiaTheme="minorHAnsi" w:hAnsi="Times New Roman" w:cs="Times New Roman"/>
          <w:noProof/>
          <w:color w:val="000000" w:themeColor="text1"/>
          <w:sz w:val="24"/>
          <w:szCs w:val="24"/>
          <w:lang w:eastAsia="en-US"/>
        </w:rPr>
        <w:t>n sistema de información consiste en un organismo para reunir, almacenar, encausar, y distribuir la información, el objetivo es deliberadamente apoyar al administrador al gerente de la empresa, en cuanto a la productividad económica (Laudon &amp; Laudon, 2005; Mora &amp; Vargas, 2020).</w:t>
      </w:r>
    </w:p>
    <w:p w14:paraId="3C294644" w14:textId="167977F2" w:rsid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4CFB3F34" w14:textId="5DB481E2" w:rsid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CE5BA57" w14:textId="7A03FE9C" w:rsidR="001B2C0C" w:rsidRDefault="001B2C0C" w:rsidP="001B2C0C">
      <w:pPr>
        <w:pStyle w:val="Normal1"/>
        <w:spacing w:line="360" w:lineRule="auto"/>
        <w:jc w:val="both"/>
        <w:rPr>
          <w:rFonts w:ascii="Times New Roman" w:eastAsiaTheme="minorHAnsi" w:hAnsi="Times New Roman" w:cs="Times New Roman"/>
          <w:b/>
          <w:bCs/>
          <w:noProof/>
          <w:color w:val="000000" w:themeColor="text1"/>
          <w:sz w:val="24"/>
          <w:szCs w:val="24"/>
          <w:lang w:eastAsia="en-US"/>
        </w:rPr>
      </w:pPr>
      <w:commentRangeStart w:id="145"/>
      <w:r w:rsidRPr="001B2C0C">
        <w:rPr>
          <w:rFonts w:ascii="Times New Roman" w:eastAsiaTheme="minorHAnsi" w:hAnsi="Times New Roman" w:cs="Times New Roman"/>
          <w:b/>
          <w:bCs/>
          <w:noProof/>
          <w:color w:val="000000" w:themeColor="text1"/>
          <w:sz w:val="24"/>
          <w:szCs w:val="24"/>
          <w:lang w:eastAsia="en-US"/>
        </w:rPr>
        <w:t>2.1.2.</w:t>
      </w:r>
      <w:r>
        <w:rPr>
          <w:rFonts w:ascii="Times New Roman" w:eastAsiaTheme="minorHAnsi" w:hAnsi="Times New Roman" w:cs="Times New Roman"/>
          <w:b/>
          <w:bCs/>
          <w:noProof/>
          <w:color w:val="000000" w:themeColor="text1"/>
          <w:sz w:val="24"/>
          <w:szCs w:val="24"/>
          <w:lang w:eastAsia="en-US"/>
        </w:rPr>
        <w:t xml:space="preserve"> </w:t>
      </w:r>
      <w:r w:rsidR="00CB117F">
        <w:rPr>
          <w:rFonts w:ascii="Times New Roman" w:eastAsiaTheme="minorHAnsi" w:hAnsi="Times New Roman" w:cs="Times New Roman"/>
          <w:b/>
          <w:bCs/>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Sistema De Informacion</w:t>
      </w:r>
      <w:r>
        <w:rPr>
          <w:rFonts w:ascii="Times New Roman" w:eastAsiaTheme="minorHAnsi" w:hAnsi="Times New Roman" w:cs="Times New Roman"/>
          <w:b/>
          <w:bCs/>
          <w:noProof/>
          <w:color w:val="000000" w:themeColor="text1"/>
          <w:sz w:val="24"/>
          <w:szCs w:val="24"/>
          <w:lang w:eastAsia="en-US"/>
        </w:rPr>
        <w:t xml:space="preserve"> </w:t>
      </w:r>
      <w:commentRangeEnd w:id="145"/>
      <w:r w:rsidR="00D17BE2">
        <w:rPr>
          <w:rStyle w:val="Refdecomentario"/>
          <w:rFonts w:ascii="Times New Roman" w:eastAsiaTheme="minorHAnsi" w:hAnsi="Times New Roman" w:cstheme="minorBidi"/>
          <w:color w:val="auto"/>
          <w:lang w:eastAsia="en-US"/>
        </w:rPr>
        <w:commentReference w:id="145"/>
      </w:r>
    </w:p>
    <w:p w14:paraId="47308392" w14:textId="77777777" w:rsidR="00583105" w:rsidRDefault="00583105" w:rsidP="001B2C0C">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75B2E316" w14:textId="642A5380" w:rsidR="001B2C0C" w:rsidRPr="00583105"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583105">
        <w:rPr>
          <w:rFonts w:ascii="Times New Roman" w:eastAsiaTheme="minorHAnsi" w:hAnsi="Times New Roman" w:cs="Times New Roman"/>
          <w:noProof/>
          <w:color w:val="000000" w:themeColor="text1"/>
          <w:sz w:val="24"/>
          <w:szCs w:val="24"/>
          <w:lang w:eastAsia="en-US"/>
        </w:rPr>
        <w:t xml:space="preserve">Es un conjunto de estudios y elementos informáticos que no solo sirven como soporte a la operación diaria si no que constituyen un elemento que brinda ventajas estratégicas que </w:t>
      </w:r>
      <w:r w:rsidRPr="00583105">
        <w:rPr>
          <w:rFonts w:ascii="Times New Roman" w:eastAsiaTheme="minorHAnsi" w:hAnsi="Times New Roman" w:cs="Times New Roman"/>
          <w:noProof/>
          <w:color w:val="000000" w:themeColor="text1"/>
          <w:sz w:val="24"/>
          <w:szCs w:val="24"/>
          <w:lang w:eastAsia="en-US"/>
        </w:rPr>
        <w:lastRenderedPageBreak/>
        <w:t>permiten a la organización lograr una ventaja competitiva sostenible para las empresas, que han considerado en el proceso de planificación de las estrategias empresarial convenientes según las necesidades de la estructura interna (Trasabares,2003).</w:t>
      </w:r>
    </w:p>
    <w:p w14:paraId="6ABEBB2D" w14:textId="77777777" w:rsidR="001B2C0C" w:rsidRPr="00583105"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583105">
        <w:rPr>
          <w:rFonts w:ascii="Times New Roman" w:eastAsiaTheme="minorHAnsi" w:hAnsi="Times New Roman" w:cs="Times New Roman"/>
          <w:noProof/>
          <w:color w:val="000000" w:themeColor="text1"/>
          <w:sz w:val="24"/>
          <w:szCs w:val="24"/>
          <w:lang w:eastAsia="en-US"/>
        </w:rPr>
        <w:t xml:space="preserve">  </w:t>
      </w:r>
    </w:p>
    <w:p w14:paraId="321F94AD" w14:textId="72374CA9" w:rsidR="001B2C0C" w:rsidRPr="00583105"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583105">
        <w:rPr>
          <w:rFonts w:ascii="Times New Roman" w:eastAsiaTheme="minorHAnsi" w:hAnsi="Times New Roman" w:cs="Times New Roman"/>
          <w:noProof/>
          <w:color w:val="000000" w:themeColor="text1"/>
          <w:sz w:val="24"/>
          <w:szCs w:val="24"/>
          <w:lang w:eastAsia="en-US"/>
        </w:rPr>
        <w:t xml:space="preserve">Según el sistema de información podríamos encontrar dificultad de seguridad, privacidad y mantenimiento de la seguridad de datos, por tal motivo se hace necesario tener en cuenta los beneficios de uso de un sistema de información que son muy altos para mejorar la eficacia de una empresa (Sommerville,2011; </w:t>
      </w:r>
      <w:del w:id="146" w:author="Jhonatan Rico" w:date="2021-10-25T21:32:00Z">
        <w:r w:rsidRPr="00583105" w:rsidDel="00D17D36">
          <w:rPr>
            <w:rFonts w:ascii="Times New Roman" w:eastAsiaTheme="minorHAnsi" w:hAnsi="Times New Roman" w:cs="Times New Roman"/>
            <w:noProof/>
            <w:color w:val="000000" w:themeColor="text1"/>
            <w:sz w:val="24"/>
            <w:szCs w:val="24"/>
            <w:lang w:eastAsia="en-US"/>
          </w:rPr>
          <w:delText>m</w:delText>
        </w:r>
      </w:del>
      <w:ins w:id="147" w:author="Jhonatan Rico" w:date="2021-10-25T21:32:00Z">
        <w:r w:rsidR="00D17D36">
          <w:rPr>
            <w:rFonts w:ascii="Times New Roman" w:eastAsiaTheme="minorHAnsi" w:hAnsi="Times New Roman" w:cs="Times New Roman"/>
            <w:noProof/>
            <w:color w:val="000000" w:themeColor="text1"/>
            <w:sz w:val="24"/>
            <w:szCs w:val="24"/>
            <w:lang w:eastAsia="en-US"/>
          </w:rPr>
          <w:t>M</w:t>
        </w:r>
      </w:ins>
      <w:r w:rsidRPr="00583105">
        <w:rPr>
          <w:rFonts w:ascii="Times New Roman" w:eastAsiaTheme="minorHAnsi" w:hAnsi="Times New Roman" w:cs="Times New Roman"/>
          <w:noProof/>
          <w:color w:val="000000" w:themeColor="text1"/>
          <w:sz w:val="24"/>
          <w:szCs w:val="24"/>
          <w:lang w:eastAsia="en-US"/>
        </w:rPr>
        <w:t>ora &amp; Vargas, 2020).</w:t>
      </w:r>
    </w:p>
    <w:p w14:paraId="009776D6" w14:textId="77777777" w:rsidR="001B2C0C" w:rsidRPr="00583105"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4DB695E1" w14:textId="77777777" w:rsidR="001B2C0C" w:rsidRPr="00583105"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commentRangeStart w:id="148"/>
      <w:r w:rsidRPr="00583105">
        <w:rPr>
          <w:rFonts w:ascii="Times New Roman" w:eastAsiaTheme="minorHAnsi" w:hAnsi="Times New Roman" w:cs="Times New Roman"/>
          <w:noProof/>
          <w:color w:val="000000" w:themeColor="text1"/>
          <w:sz w:val="24"/>
          <w:szCs w:val="24"/>
          <w:lang w:eastAsia="en-US"/>
        </w:rPr>
        <w:t>Para realizar la implementación de un sistema de información en una empresa es importante conocer aplicaciones como CMR (Customer Relationship Management), en esta se generan procesos tecnológicos que permiten establecer mejores relaciones en la empresa y sus clientes, el CMR es una solución tecnológica para administrar la base de datos y generar herramienta de automatización que permitan fortalecer las estrategias de marketing y mejorar los métodos de alcen de la empresa (Popovich &amp; Chen, 2003) (Mora &amp; Vargas, 2020).</w:t>
      </w:r>
      <w:commentRangeEnd w:id="148"/>
      <w:r w:rsidR="00D17D36">
        <w:rPr>
          <w:rStyle w:val="Refdecomentario"/>
          <w:rFonts w:ascii="Times New Roman" w:eastAsiaTheme="minorHAnsi" w:hAnsi="Times New Roman" w:cstheme="minorBidi"/>
          <w:color w:val="auto"/>
          <w:lang w:eastAsia="en-US"/>
        </w:rPr>
        <w:commentReference w:id="148"/>
      </w:r>
    </w:p>
    <w:p w14:paraId="70A0C409" w14:textId="77777777" w:rsidR="001B2C0C" w:rsidRPr="00583105"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628D76C4" w14:textId="634E2C08" w:rsidR="001B2C0C" w:rsidRPr="00583105" w:rsidDel="00D17BE2" w:rsidRDefault="001B2C0C" w:rsidP="001B2C0C">
      <w:pPr>
        <w:pStyle w:val="Normal1"/>
        <w:spacing w:line="360" w:lineRule="auto"/>
        <w:jc w:val="both"/>
        <w:rPr>
          <w:del w:id="149" w:author="Jhonatan Rico" w:date="2021-10-25T21:36:00Z"/>
          <w:rFonts w:ascii="Times New Roman" w:eastAsiaTheme="minorHAnsi" w:hAnsi="Times New Roman" w:cs="Times New Roman"/>
          <w:noProof/>
          <w:color w:val="000000" w:themeColor="text1"/>
          <w:sz w:val="24"/>
          <w:szCs w:val="24"/>
          <w:lang w:eastAsia="en-US"/>
        </w:rPr>
      </w:pPr>
      <w:r w:rsidRPr="00583105">
        <w:rPr>
          <w:rFonts w:ascii="Times New Roman" w:eastAsiaTheme="minorHAnsi" w:hAnsi="Times New Roman" w:cs="Times New Roman"/>
          <w:noProof/>
          <w:color w:val="000000" w:themeColor="text1"/>
          <w:sz w:val="24"/>
          <w:szCs w:val="24"/>
          <w:lang w:eastAsia="en-US"/>
        </w:rPr>
        <w:t>Estos sistemas de administración web son necesarias para aplicar técnicas de arquitectura web. La cual influye en la organización de la información del sistema de etiquetado y contenido. Así mismo sirve como sistema de búsqueda y recuperación. La creación de una arquitectura de información requiere de un estudio específico de los usuarios por el cual debe contar con ciertas características con base a lo que se aplica, como herramientas claves para el desarrollo, el objetivo es implementar la arquitectura de información de un sitio web para garantizar un buen funcionamiento de sitio</w:t>
      </w:r>
    </w:p>
    <w:p w14:paraId="681233D0" w14:textId="48FC11BD" w:rsidR="001B2C0C" w:rsidRDefault="00D17BE2"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ins w:id="150" w:author="Jhonatan Rico" w:date="2021-10-25T21:36:00Z">
        <w:r>
          <w:rPr>
            <w:rFonts w:ascii="Times New Roman" w:eastAsiaTheme="minorHAnsi" w:hAnsi="Times New Roman" w:cs="Times New Roman"/>
            <w:noProof/>
            <w:color w:val="000000" w:themeColor="text1"/>
            <w:sz w:val="24"/>
            <w:szCs w:val="24"/>
            <w:lang w:eastAsia="en-US"/>
          </w:rPr>
          <w:t xml:space="preserve"> </w:t>
        </w:r>
      </w:ins>
      <w:r w:rsidR="001B2C0C" w:rsidRPr="00583105">
        <w:rPr>
          <w:rFonts w:ascii="Times New Roman" w:eastAsiaTheme="minorHAnsi" w:hAnsi="Times New Roman" w:cs="Times New Roman"/>
          <w:noProof/>
          <w:color w:val="000000" w:themeColor="text1"/>
          <w:sz w:val="24"/>
          <w:szCs w:val="24"/>
          <w:lang w:eastAsia="en-US"/>
        </w:rPr>
        <w:t>(Perez,2003)</w:t>
      </w:r>
    </w:p>
    <w:p w14:paraId="12248BAE" w14:textId="1F0F4876" w:rsidR="00583105" w:rsidRDefault="00583105"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85B9DD3" w14:textId="5DC28204" w:rsidR="00583105" w:rsidRDefault="00583105"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A02AF8B" w14:textId="414B1F7E" w:rsidR="00583105" w:rsidRDefault="00583105" w:rsidP="001B2C0C">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sidRPr="00583105">
        <w:rPr>
          <w:rFonts w:ascii="Times New Roman" w:eastAsiaTheme="minorHAnsi" w:hAnsi="Times New Roman" w:cs="Times New Roman"/>
          <w:b/>
          <w:bCs/>
          <w:noProof/>
          <w:color w:val="000000" w:themeColor="text1"/>
          <w:sz w:val="24"/>
          <w:szCs w:val="24"/>
          <w:lang w:eastAsia="en-US"/>
        </w:rPr>
        <w:t>2.1.4.</w:t>
      </w:r>
      <w:r>
        <w:rPr>
          <w:rFonts w:ascii="Times New Roman" w:eastAsiaTheme="minorHAnsi" w:hAnsi="Times New Roman" w:cs="Times New Roman"/>
          <w:b/>
          <w:bCs/>
          <w:noProof/>
          <w:color w:val="000000" w:themeColor="text1"/>
          <w:sz w:val="24"/>
          <w:szCs w:val="24"/>
          <w:lang w:eastAsia="en-US"/>
        </w:rPr>
        <w:t xml:space="preserve"> </w:t>
      </w:r>
      <w:r w:rsidR="00CB117F">
        <w:rPr>
          <w:rFonts w:ascii="Times New Roman" w:eastAsiaTheme="minorHAnsi" w:hAnsi="Times New Roman" w:cs="Times New Roman"/>
          <w:b/>
          <w:bCs/>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Base De Datos</w:t>
      </w:r>
      <w:r>
        <w:rPr>
          <w:rFonts w:ascii="Times New Roman" w:eastAsiaTheme="minorHAnsi" w:hAnsi="Times New Roman" w:cs="Times New Roman"/>
          <w:b/>
          <w:bCs/>
          <w:noProof/>
          <w:color w:val="000000" w:themeColor="text1"/>
          <w:sz w:val="24"/>
          <w:szCs w:val="24"/>
          <w:lang w:eastAsia="en-US"/>
        </w:rPr>
        <w:t xml:space="preserve"> </w:t>
      </w:r>
    </w:p>
    <w:p w14:paraId="2028785A" w14:textId="4B9DE9BD" w:rsidR="00583105" w:rsidRDefault="00583105" w:rsidP="001B2C0C">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2A4BABD3" w14:textId="77777777" w:rsidR="00583105" w:rsidRPr="00583105" w:rsidRDefault="00583105" w:rsidP="00583105">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583105">
        <w:rPr>
          <w:rFonts w:ascii="Times New Roman" w:eastAsiaTheme="minorHAnsi" w:hAnsi="Times New Roman" w:cs="Times New Roman"/>
          <w:noProof/>
          <w:color w:val="000000" w:themeColor="text1"/>
          <w:sz w:val="24"/>
          <w:szCs w:val="24"/>
          <w:lang w:eastAsia="en-US"/>
        </w:rPr>
        <w:t xml:space="preserve">Es una colección de archivos interrelacionados. Estos son creados con un Data Base Management System (DBMS), donde el contenido de la base de datos esta englobada a la información concerniente a la empresa en un archivo, una finalidad de una base de datos es </w:t>
      </w:r>
      <w:r w:rsidRPr="00583105">
        <w:rPr>
          <w:rFonts w:ascii="Times New Roman" w:eastAsiaTheme="minorHAnsi" w:hAnsi="Times New Roman" w:cs="Times New Roman"/>
          <w:noProof/>
          <w:color w:val="000000" w:themeColor="text1"/>
          <w:sz w:val="24"/>
          <w:szCs w:val="24"/>
          <w:lang w:eastAsia="en-US"/>
        </w:rPr>
        <w:lastRenderedPageBreak/>
        <w:t xml:space="preserve">eliminar la </w:t>
      </w:r>
      <w:commentRangeStart w:id="151"/>
      <w:r w:rsidRPr="00583105">
        <w:rPr>
          <w:rFonts w:ascii="Times New Roman" w:eastAsiaTheme="minorHAnsi" w:hAnsi="Times New Roman" w:cs="Times New Roman"/>
          <w:noProof/>
          <w:color w:val="000000" w:themeColor="text1"/>
          <w:sz w:val="24"/>
          <w:szCs w:val="24"/>
          <w:lang w:eastAsia="en-US"/>
        </w:rPr>
        <w:t xml:space="preserve">redundancia o al menos minimizar los tres componentes principales que son Hardware, el </w:t>
      </w:r>
      <w:bookmarkStart w:id="152" w:name="_Hlk71194222"/>
      <w:r w:rsidRPr="00583105">
        <w:rPr>
          <w:rFonts w:ascii="Times New Roman" w:eastAsiaTheme="minorHAnsi" w:hAnsi="Times New Roman" w:cs="Times New Roman"/>
          <w:noProof/>
          <w:color w:val="000000" w:themeColor="text1"/>
          <w:sz w:val="24"/>
          <w:szCs w:val="24"/>
          <w:lang w:eastAsia="en-US"/>
        </w:rPr>
        <w:t xml:space="preserve">software DBMS </w:t>
      </w:r>
      <w:bookmarkEnd w:id="152"/>
      <w:r w:rsidRPr="00583105">
        <w:rPr>
          <w:rFonts w:ascii="Times New Roman" w:eastAsiaTheme="minorHAnsi" w:hAnsi="Times New Roman" w:cs="Times New Roman"/>
          <w:noProof/>
          <w:color w:val="000000" w:themeColor="text1"/>
          <w:sz w:val="24"/>
          <w:szCs w:val="24"/>
          <w:lang w:eastAsia="en-US"/>
        </w:rPr>
        <w:t xml:space="preserve">y los datos a manejar, así como el personal encargado del manejo del sistema. </w:t>
      </w:r>
      <w:commentRangeEnd w:id="151"/>
      <w:r w:rsidR="00D17BE2">
        <w:rPr>
          <w:rStyle w:val="Refdecomentario"/>
          <w:rFonts w:ascii="Times New Roman" w:eastAsiaTheme="minorHAnsi" w:hAnsi="Times New Roman" w:cstheme="minorBidi"/>
          <w:color w:val="auto"/>
          <w:lang w:eastAsia="en-US"/>
        </w:rPr>
        <w:commentReference w:id="151"/>
      </w:r>
      <w:r w:rsidRPr="00583105">
        <w:rPr>
          <w:rFonts w:ascii="Times New Roman" w:eastAsiaTheme="minorHAnsi" w:hAnsi="Times New Roman" w:cs="Times New Roman"/>
          <w:noProof/>
          <w:color w:val="000000" w:themeColor="text1"/>
          <w:sz w:val="24"/>
          <w:szCs w:val="24"/>
          <w:lang w:eastAsia="en-US"/>
        </w:rPr>
        <w:t>(Redacción PowerData,2015).</w:t>
      </w:r>
    </w:p>
    <w:p w14:paraId="340B99BE" w14:textId="77777777" w:rsidR="00583105" w:rsidRPr="00583105" w:rsidRDefault="00583105" w:rsidP="0058310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3C15CA91" w14:textId="1BBD59E1" w:rsidR="00583105" w:rsidRDefault="00583105" w:rsidP="00583105">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583105">
        <w:rPr>
          <w:rFonts w:ascii="Times New Roman" w:eastAsiaTheme="minorHAnsi" w:hAnsi="Times New Roman" w:cs="Times New Roman"/>
          <w:noProof/>
          <w:color w:val="000000" w:themeColor="text1"/>
          <w:sz w:val="24"/>
          <w:szCs w:val="24"/>
          <w:lang w:eastAsia="en-US"/>
        </w:rPr>
        <w:t xml:space="preserve">Una de las ventajas que </w:t>
      </w:r>
      <w:r w:rsidRPr="00D17BE2">
        <w:rPr>
          <w:rFonts w:ascii="Times New Roman" w:eastAsiaTheme="minorHAnsi" w:hAnsi="Times New Roman" w:cs="Times New Roman"/>
          <w:noProof/>
          <w:color w:val="000000" w:themeColor="text1"/>
          <w:sz w:val="24"/>
          <w:szCs w:val="24"/>
          <w:highlight w:val="red"/>
          <w:lang w:eastAsia="en-US"/>
          <w:rPrChange w:id="153" w:author="Jhonatan Rico" w:date="2021-10-25T21:37:00Z">
            <w:rPr>
              <w:rFonts w:ascii="Times New Roman" w:eastAsiaTheme="minorHAnsi" w:hAnsi="Times New Roman" w:cs="Times New Roman"/>
              <w:noProof/>
              <w:color w:val="000000" w:themeColor="text1"/>
              <w:sz w:val="24"/>
              <w:szCs w:val="24"/>
              <w:lang w:eastAsia="en-US"/>
            </w:rPr>
          </w:rPrChange>
        </w:rPr>
        <w:t>nos</w:t>
      </w:r>
      <w:r w:rsidRPr="00583105">
        <w:rPr>
          <w:rFonts w:ascii="Times New Roman" w:eastAsiaTheme="minorHAnsi" w:hAnsi="Times New Roman" w:cs="Times New Roman"/>
          <w:noProof/>
          <w:color w:val="000000" w:themeColor="text1"/>
          <w:sz w:val="24"/>
          <w:szCs w:val="24"/>
          <w:lang w:eastAsia="en-US"/>
        </w:rPr>
        <w:t xml:space="preserve"> permite el sistema es la recolección de numerosas rutinas del software que van interrelacionadas, así como responder por cada una de las tareas específicas</w:t>
      </w:r>
      <w:del w:id="154" w:author="Jhonatan Rico" w:date="2021-10-25T21:37:00Z">
        <w:r w:rsidRPr="00583105" w:rsidDel="00D17BE2">
          <w:rPr>
            <w:rFonts w:ascii="Times New Roman" w:eastAsiaTheme="minorHAnsi" w:hAnsi="Times New Roman" w:cs="Times New Roman"/>
            <w:noProof/>
            <w:color w:val="000000" w:themeColor="text1"/>
            <w:sz w:val="24"/>
            <w:szCs w:val="24"/>
            <w:lang w:eastAsia="en-US"/>
          </w:rPr>
          <w:delText>,</w:delText>
        </w:r>
      </w:del>
      <w:ins w:id="155" w:author="Jhonatan Rico" w:date="2021-10-25T21:37:00Z">
        <w:r w:rsidR="00D17BE2">
          <w:rPr>
            <w:rFonts w:ascii="Times New Roman" w:eastAsiaTheme="minorHAnsi" w:hAnsi="Times New Roman" w:cs="Times New Roman"/>
            <w:noProof/>
            <w:color w:val="000000" w:themeColor="text1"/>
            <w:sz w:val="24"/>
            <w:szCs w:val="24"/>
            <w:lang w:eastAsia="en-US"/>
          </w:rPr>
          <w:t>.</w:t>
        </w:r>
      </w:ins>
      <w:r w:rsidRPr="00583105">
        <w:rPr>
          <w:rFonts w:ascii="Times New Roman" w:eastAsiaTheme="minorHAnsi" w:hAnsi="Times New Roman" w:cs="Times New Roman"/>
          <w:noProof/>
          <w:color w:val="000000" w:themeColor="text1"/>
          <w:sz w:val="24"/>
          <w:szCs w:val="24"/>
          <w:lang w:eastAsia="en-US"/>
        </w:rPr>
        <w:t xml:space="preserve"> </w:t>
      </w:r>
      <w:ins w:id="156" w:author="Jhonatan Rico" w:date="2021-10-25T21:37:00Z">
        <w:r w:rsidR="00D17BE2">
          <w:rPr>
            <w:rFonts w:ascii="Times New Roman" w:eastAsiaTheme="minorHAnsi" w:hAnsi="Times New Roman" w:cs="Times New Roman"/>
            <w:noProof/>
            <w:color w:val="000000" w:themeColor="text1"/>
            <w:sz w:val="24"/>
            <w:szCs w:val="24"/>
            <w:lang w:eastAsia="en-US"/>
          </w:rPr>
          <w:t>E</w:t>
        </w:r>
      </w:ins>
      <w:del w:id="157" w:author="Jhonatan Rico" w:date="2021-10-25T21:37:00Z">
        <w:r w:rsidRPr="00583105" w:rsidDel="00D17BE2">
          <w:rPr>
            <w:rFonts w:ascii="Times New Roman" w:eastAsiaTheme="minorHAnsi" w:hAnsi="Times New Roman" w:cs="Times New Roman"/>
            <w:noProof/>
            <w:color w:val="000000" w:themeColor="text1"/>
            <w:sz w:val="24"/>
            <w:szCs w:val="24"/>
            <w:lang w:eastAsia="en-US"/>
          </w:rPr>
          <w:delText>e</w:delText>
        </w:r>
      </w:del>
      <w:r w:rsidRPr="00583105">
        <w:rPr>
          <w:rFonts w:ascii="Times New Roman" w:eastAsiaTheme="minorHAnsi" w:hAnsi="Times New Roman" w:cs="Times New Roman"/>
          <w:noProof/>
          <w:color w:val="000000" w:themeColor="text1"/>
          <w:sz w:val="24"/>
          <w:szCs w:val="24"/>
          <w:lang w:eastAsia="en-US"/>
        </w:rPr>
        <w:t xml:space="preserve">l objetivo primordial de este sistema manejador base de datos es proporcionar un contorno que sea a la vez conveniente y eficiente para ser utilizado al extraer, almacenar y manipular información de la base de datos. Todas las peticiones a la base de datos, así mismo el sistema se maneja centralizadamente por medio del DBMS, por lo cual esta funciona como </w:t>
      </w:r>
      <w:commentRangeStart w:id="158"/>
      <w:r w:rsidRPr="00D17BE2">
        <w:rPr>
          <w:rFonts w:ascii="Times New Roman" w:eastAsiaTheme="minorHAnsi" w:hAnsi="Times New Roman" w:cs="Times New Roman"/>
          <w:noProof/>
          <w:color w:val="000000" w:themeColor="text1"/>
          <w:sz w:val="24"/>
          <w:szCs w:val="24"/>
          <w:highlight w:val="red"/>
          <w:lang w:eastAsia="en-US"/>
          <w:rPrChange w:id="159" w:author="Jhonatan Rico" w:date="2021-10-25T21:37:00Z">
            <w:rPr>
              <w:rFonts w:ascii="Times New Roman" w:eastAsiaTheme="minorHAnsi" w:hAnsi="Times New Roman" w:cs="Times New Roman"/>
              <w:noProof/>
              <w:color w:val="000000" w:themeColor="text1"/>
              <w:sz w:val="24"/>
              <w:szCs w:val="24"/>
              <w:lang w:eastAsia="en-US"/>
            </w:rPr>
          </w:rPrChange>
        </w:rPr>
        <w:t>interfase</w:t>
      </w:r>
      <w:r w:rsidRPr="00583105">
        <w:rPr>
          <w:rFonts w:ascii="Times New Roman" w:eastAsiaTheme="minorHAnsi" w:hAnsi="Times New Roman" w:cs="Times New Roman"/>
          <w:noProof/>
          <w:color w:val="000000" w:themeColor="text1"/>
          <w:sz w:val="24"/>
          <w:szCs w:val="24"/>
          <w:lang w:eastAsia="en-US"/>
        </w:rPr>
        <w:t xml:space="preserve"> </w:t>
      </w:r>
      <w:commentRangeEnd w:id="158"/>
      <w:r w:rsidR="00D17BE2">
        <w:rPr>
          <w:rStyle w:val="Refdecomentario"/>
          <w:rFonts w:ascii="Times New Roman" w:eastAsiaTheme="minorHAnsi" w:hAnsi="Times New Roman" w:cstheme="minorBidi"/>
          <w:color w:val="auto"/>
          <w:lang w:eastAsia="en-US"/>
        </w:rPr>
        <w:commentReference w:id="158"/>
      </w:r>
      <w:r w:rsidRPr="00583105">
        <w:rPr>
          <w:rFonts w:ascii="Times New Roman" w:eastAsiaTheme="minorHAnsi" w:hAnsi="Times New Roman" w:cs="Times New Roman"/>
          <w:noProof/>
          <w:color w:val="000000" w:themeColor="text1"/>
          <w:sz w:val="24"/>
          <w:szCs w:val="24"/>
          <w:lang w:eastAsia="en-US"/>
        </w:rPr>
        <w:t>entre los usuarios y la base de datos proporciona al usuario una visión abstracta de la información lo cual quiere decir que el sistema oculta ciertos detalles relativos a firmar como los datos se almacenan. (Rivera,2008).</w:t>
      </w:r>
    </w:p>
    <w:p w14:paraId="5CD53479" w14:textId="77777777" w:rsidR="00CB117F" w:rsidRDefault="00CB117F" w:rsidP="0058310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59FC86F8" w14:textId="47D2AE56" w:rsidR="00CB117F" w:rsidRDefault="00CB117F" w:rsidP="0058310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876F5B3" w14:textId="21319EF3" w:rsidR="00CB117F" w:rsidRDefault="00CB117F" w:rsidP="00583105">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sidRPr="00CB117F">
        <w:rPr>
          <w:rFonts w:ascii="Times New Roman" w:eastAsiaTheme="minorHAnsi" w:hAnsi="Times New Roman" w:cs="Times New Roman"/>
          <w:b/>
          <w:bCs/>
          <w:noProof/>
          <w:color w:val="000000" w:themeColor="text1"/>
          <w:sz w:val="24"/>
          <w:szCs w:val="24"/>
          <w:lang w:eastAsia="en-US"/>
        </w:rPr>
        <w:t>2.1.5.</w:t>
      </w:r>
      <w:r>
        <w:rPr>
          <w:rFonts w:ascii="Times New Roman" w:eastAsiaTheme="minorHAnsi" w:hAnsi="Times New Roman" w:cs="Times New Roman"/>
          <w:b/>
          <w:bCs/>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Modelos UML</w:t>
      </w:r>
      <w:r>
        <w:rPr>
          <w:rFonts w:ascii="Times New Roman" w:eastAsiaTheme="minorHAnsi" w:hAnsi="Times New Roman" w:cs="Times New Roman"/>
          <w:b/>
          <w:bCs/>
          <w:noProof/>
          <w:color w:val="000000" w:themeColor="text1"/>
          <w:sz w:val="24"/>
          <w:szCs w:val="24"/>
          <w:lang w:eastAsia="en-US"/>
        </w:rPr>
        <w:t xml:space="preserve"> </w:t>
      </w:r>
    </w:p>
    <w:p w14:paraId="07AB931E" w14:textId="5C379A46" w:rsidR="00CB117F" w:rsidRDefault="00CB117F" w:rsidP="00583105">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43A4CFF0" w14:textId="64520743" w:rsidR="00CB117F" w:rsidRPr="00CB117F" w:rsidDel="00D17BE2" w:rsidRDefault="00CB117F" w:rsidP="00CB117F">
      <w:pPr>
        <w:pStyle w:val="Normal1"/>
        <w:spacing w:line="360" w:lineRule="auto"/>
        <w:jc w:val="both"/>
        <w:rPr>
          <w:del w:id="160" w:author="Jhonatan Rico" w:date="2021-10-25T21:38:00Z"/>
          <w:rFonts w:ascii="Times New Roman" w:eastAsiaTheme="minorHAnsi" w:hAnsi="Times New Roman" w:cs="Times New Roman"/>
          <w:noProof/>
          <w:color w:val="000000" w:themeColor="text1"/>
          <w:sz w:val="24"/>
          <w:szCs w:val="24"/>
          <w:lang w:eastAsia="en-US"/>
        </w:rPr>
      </w:pPr>
      <w:r w:rsidRPr="00CB117F">
        <w:rPr>
          <w:rFonts w:ascii="Times New Roman" w:eastAsiaTheme="minorHAnsi" w:hAnsi="Times New Roman" w:cs="Times New Roman"/>
          <w:noProof/>
          <w:color w:val="000000" w:themeColor="text1"/>
          <w:sz w:val="24"/>
          <w:szCs w:val="24"/>
          <w:lang w:eastAsia="en-US"/>
        </w:rPr>
        <w:t>Este tipo de modelo permite un lenguaje modelado del sistema de software que comparte una estructura y un comportamiento semántico y sistemáticamente rico para la arquitectura, el diseño y la implementación de un sistema de software complejo. El UML no es un lenguaje de programación, pero hay herramientas que se pueden usar para generar códigos en diversos lenguajes usando diagramas UML</w:t>
      </w:r>
      <w:del w:id="161" w:author="Jhonatan Rico" w:date="2021-10-25T21:38:00Z">
        <w:r w:rsidRPr="00CB117F" w:rsidDel="00D17BE2">
          <w:rPr>
            <w:rFonts w:ascii="Times New Roman" w:eastAsiaTheme="minorHAnsi" w:hAnsi="Times New Roman" w:cs="Times New Roman"/>
            <w:noProof/>
            <w:color w:val="000000" w:themeColor="text1"/>
            <w:sz w:val="24"/>
            <w:szCs w:val="24"/>
            <w:lang w:eastAsia="en-US"/>
          </w:rPr>
          <w:delText>,</w:delText>
        </w:r>
      </w:del>
      <w:ins w:id="162" w:author="Jhonatan Rico" w:date="2021-10-25T21:38:00Z">
        <w:r w:rsidR="00D17BE2">
          <w:rPr>
            <w:rFonts w:ascii="Times New Roman" w:eastAsiaTheme="minorHAnsi" w:hAnsi="Times New Roman" w:cs="Times New Roman"/>
            <w:noProof/>
            <w:color w:val="000000" w:themeColor="text1"/>
            <w:sz w:val="24"/>
            <w:szCs w:val="24"/>
            <w:lang w:eastAsia="en-US"/>
          </w:rPr>
          <w:t>.</w:t>
        </w:r>
      </w:ins>
      <w:r w:rsidRPr="00CB117F">
        <w:rPr>
          <w:rFonts w:ascii="Times New Roman" w:eastAsiaTheme="minorHAnsi" w:hAnsi="Times New Roman" w:cs="Times New Roman"/>
          <w:noProof/>
          <w:color w:val="000000" w:themeColor="text1"/>
          <w:sz w:val="24"/>
          <w:szCs w:val="24"/>
          <w:lang w:eastAsia="en-US"/>
        </w:rPr>
        <w:t xml:space="preserve"> Esta es una aplicación en la que los métodos de programación van orientados a objectos han tenido un éxito considerable por ejemplo la definición de interfaces de usuarios. Así mismo los diagramas UML representan la operación del sistema y los procesos generados en la empresa. También realiza un proceso de   automatización bajo la tecnología workflow y por medio de los modelos de trazabilidad controla la evolución de la operación de las empresas y del sistema. (Tabares, Pineda &amp; Barrera, 2008).</w:t>
      </w:r>
    </w:p>
    <w:p w14:paraId="24C9FCE9" w14:textId="77777777" w:rsidR="00CB117F" w:rsidRPr="00CB117F" w:rsidRDefault="00CB117F" w:rsidP="00CB117F">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3E596D5" w14:textId="77777777" w:rsidR="00D17BE2" w:rsidRDefault="00D17BE2" w:rsidP="00CB117F">
      <w:pPr>
        <w:pStyle w:val="Normal1"/>
        <w:spacing w:line="360" w:lineRule="auto"/>
        <w:jc w:val="both"/>
        <w:rPr>
          <w:ins w:id="163" w:author="Jhonatan Rico" w:date="2021-10-25T21:39:00Z"/>
          <w:rFonts w:ascii="Times New Roman" w:eastAsiaTheme="minorHAnsi" w:hAnsi="Times New Roman" w:cs="Times New Roman"/>
          <w:noProof/>
          <w:color w:val="000000" w:themeColor="text1"/>
          <w:sz w:val="24"/>
          <w:szCs w:val="24"/>
          <w:lang w:eastAsia="en-US"/>
        </w:rPr>
      </w:pPr>
    </w:p>
    <w:p w14:paraId="73F83E7F" w14:textId="722155CD" w:rsidR="00CB117F" w:rsidRDefault="00CB117F" w:rsidP="00CB117F">
      <w:pPr>
        <w:pStyle w:val="Normal1"/>
        <w:spacing w:line="360" w:lineRule="auto"/>
        <w:jc w:val="both"/>
        <w:rPr>
          <w:rFonts w:ascii="Times New Roman" w:eastAsiaTheme="minorHAnsi" w:hAnsi="Times New Roman" w:cs="Times New Roman"/>
          <w:noProof/>
          <w:color w:val="000000" w:themeColor="text1"/>
          <w:sz w:val="24"/>
          <w:szCs w:val="24"/>
          <w:lang w:eastAsia="en-US"/>
        </w:rPr>
      </w:pPr>
      <w:commentRangeStart w:id="164"/>
      <w:r w:rsidRPr="00CB117F">
        <w:rPr>
          <w:rFonts w:ascii="Times New Roman" w:eastAsiaTheme="minorHAnsi" w:hAnsi="Times New Roman" w:cs="Times New Roman"/>
          <w:noProof/>
          <w:color w:val="000000" w:themeColor="text1"/>
          <w:sz w:val="24"/>
          <w:szCs w:val="24"/>
          <w:lang w:eastAsia="en-US"/>
        </w:rPr>
        <w:lastRenderedPageBreak/>
        <w:t xml:space="preserve">Esta herramienta de comunicación </w:t>
      </w:r>
      <w:r w:rsidRPr="00D17BE2">
        <w:rPr>
          <w:rFonts w:ascii="Times New Roman" w:eastAsiaTheme="minorHAnsi" w:hAnsi="Times New Roman" w:cs="Times New Roman"/>
          <w:noProof/>
          <w:color w:val="000000" w:themeColor="text1"/>
          <w:sz w:val="24"/>
          <w:szCs w:val="24"/>
          <w:highlight w:val="red"/>
          <w:lang w:eastAsia="en-US"/>
          <w:rPrChange w:id="165" w:author="Jhonatan Rico" w:date="2021-10-25T21:39:00Z">
            <w:rPr>
              <w:rFonts w:ascii="Times New Roman" w:eastAsiaTheme="minorHAnsi" w:hAnsi="Times New Roman" w:cs="Times New Roman"/>
              <w:noProof/>
              <w:color w:val="000000" w:themeColor="text1"/>
              <w:sz w:val="24"/>
              <w:szCs w:val="24"/>
              <w:lang w:eastAsia="en-US"/>
            </w:rPr>
          </w:rPrChange>
        </w:rPr>
        <w:t>nos</w:t>
      </w:r>
      <w:r w:rsidRPr="00CB117F">
        <w:rPr>
          <w:rFonts w:ascii="Times New Roman" w:eastAsiaTheme="minorHAnsi" w:hAnsi="Times New Roman" w:cs="Times New Roman"/>
          <w:noProof/>
          <w:color w:val="000000" w:themeColor="text1"/>
          <w:sz w:val="24"/>
          <w:szCs w:val="24"/>
          <w:lang w:eastAsia="en-US"/>
        </w:rPr>
        <w:t xml:space="preserve"> permite coordinar las funcionabilidades del software desde el punto de vista del usuario, como el tipo del lenguaje a emplear. (Menzinsky, et al ;2016).</w:t>
      </w:r>
      <w:commentRangeEnd w:id="164"/>
      <w:r w:rsidR="00D17BE2">
        <w:rPr>
          <w:rStyle w:val="Refdecomentario"/>
          <w:rFonts w:ascii="Times New Roman" w:eastAsiaTheme="minorHAnsi" w:hAnsi="Times New Roman" w:cstheme="minorBidi"/>
          <w:color w:val="auto"/>
          <w:lang w:eastAsia="en-US"/>
        </w:rPr>
        <w:commentReference w:id="164"/>
      </w:r>
    </w:p>
    <w:p w14:paraId="3926960A" w14:textId="77777777" w:rsidR="00AF145C" w:rsidRDefault="00AF145C" w:rsidP="00CB117F">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5974627" w14:textId="62FA9123" w:rsidR="00CB117F" w:rsidRDefault="00413A77" w:rsidP="00CB117F">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413A77">
        <w:rPr>
          <w:rFonts w:ascii="Times New Roman" w:eastAsiaTheme="minorHAnsi" w:hAnsi="Times New Roman" w:cs="Times New Roman"/>
          <w:b/>
          <w:bCs/>
          <w:noProof/>
          <w:color w:val="000000" w:themeColor="text1"/>
          <w:sz w:val="24"/>
          <w:szCs w:val="24"/>
          <w:lang w:eastAsia="en-US"/>
        </w:rPr>
        <w:t>2.2.</w:t>
      </w:r>
      <w:r>
        <w:rPr>
          <w:rFonts w:ascii="Times New Roman" w:eastAsiaTheme="minorHAnsi" w:hAnsi="Times New Roman" w:cs="Times New Roman"/>
          <w:b/>
          <w:bCs/>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 xml:space="preserve"> Antecedentes</w:t>
      </w:r>
      <w:r w:rsidRPr="00413A77">
        <w:rPr>
          <w:rFonts w:ascii="Times New Roman" w:eastAsiaTheme="minorHAnsi" w:hAnsi="Times New Roman" w:cs="Times New Roman"/>
          <w:noProof/>
          <w:color w:val="000000" w:themeColor="text1"/>
          <w:sz w:val="24"/>
          <w:szCs w:val="24"/>
          <w:lang w:eastAsia="en-US"/>
        </w:rPr>
        <w:t xml:space="preserve"> </w:t>
      </w:r>
    </w:p>
    <w:p w14:paraId="5BC2B196" w14:textId="7C29483F" w:rsidR="00413A77" w:rsidRDefault="00413A77" w:rsidP="00413A77">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413A77">
        <w:rPr>
          <w:rFonts w:ascii="Times New Roman" w:eastAsiaTheme="minorHAnsi" w:hAnsi="Times New Roman" w:cs="Times New Roman"/>
          <w:noProof/>
          <w:color w:val="000000" w:themeColor="text1"/>
          <w:sz w:val="24"/>
          <w:szCs w:val="24"/>
          <w:lang w:eastAsia="en-US"/>
        </w:rPr>
        <w:t>El presente trabajo busca determinar las denominaciones referentes a sistema de inventario, así mismo comprender los conceptos relacionados con control de almacenamiento, y el comportamiento del inventario como elemento físico y tangible dentro de una empresa. Por lo tanto, se analizarán una serie de sistemas de inventarios reconocidos en el mercado tale</w:t>
      </w:r>
      <w:ins w:id="166" w:author="Jhonatan Rico" w:date="2021-10-25T21:40:00Z">
        <w:r w:rsidR="00D17BE2">
          <w:rPr>
            <w:rFonts w:ascii="Times New Roman" w:eastAsiaTheme="minorHAnsi" w:hAnsi="Times New Roman" w:cs="Times New Roman"/>
            <w:noProof/>
            <w:color w:val="000000" w:themeColor="text1"/>
            <w:sz w:val="24"/>
            <w:szCs w:val="24"/>
            <w:lang w:eastAsia="en-US"/>
          </w:rPr>
          <w:t>s</w:t>
        </w:r>
      </w:ins>
      <w:r w:rsidRPr="00413A77">
        <w:rPr>
          <w:rFonts w:ascii="Times New Roman" w:eastAsiaTheme="minorHAnsi" w:hAnsi="Times New Roman" w:cs="Times New Roman"/>
          <w:noProof/>
          <w:color w:val="000000" w:themeColor="text1"/>
          <w:sz w:val="24"/>
          <w:szCs w:val="24"/>
          <w:lang w:eastAsia="en-US"/>
        </w:rPr>
        <w:t xml:space="preserve"> como:</w:t>
      </w:r>
    </w:p>
    <w:p w14:paraId="3939776F" w14:textId="5BC9D234" w:rsidR="00413A77" w:rsidRDefault="00413A77" w:rsidP="00413A77">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44DEA6CF" w14:textId="733A5BCB" w:rsidR="00413A77" w:rsidRPr="00413A77" w:rsidRDefault="00413A77" w:rsidP="00413A77">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Quick books:</w:t>
      </w:r>
      <w:r w:rsidRPr="00413A77">
        <w:rPr>
          <w:rFonts w:ascii="Times New Roman" w:eastAsiaTheme="minorHAnsi" w:hAnsi="Times New Roman" w:cs="Times New Roman"/>
          <w:noProof/>
          <w:color w:val="000000" w:themeColor="text1"/>
          <w:sz w:val="24"/>
          <w:szCs w:val="24"/>
          <w:lang w:eastAsia="en-US"/>
        </w:rPr>
        <w:t xml:space="preserve"> es un programa de contabilidad de intuit, para pequeñas y medianas empresas que brinda la comodidad de tener toda la información de </w:t>
      </w:r>
      <w:r w:rsidRPr="00D17BE2">
        <w:rPr>
          <w:rFonts w:ascii="Times New Roman" w:eastAsiaTheme="minorHAnsi" w:hAnsi="Times New Roman" w:cs="Times New Roman"/>
          <w:noProof/>
          <w:color w:val="000000" w:themeColor="text1"/>
          <w:sz w:val="24"/>
          <w:szCs w:val="24"/>
          <w:highlight w:val="red"/>
          <w:lang w:eastAsia="en-US"/>
          <w:rPrChange w:id="167" w:author="Jhonatan Rico" w:date="2021-10-25T21:41:00Z">
            <w:rPr>
              <w:rFonts w:ascii="Times New Roman" w:eastAsiaTheme="minorHAnsi" w:hAnsi="Times New Roman" w:cs="Times New Roman"/>
              <w:noProof/>
              <w:color w:val="000000" w:themeColor="text1"/>
              <w:sz w:val="24"/>
              <w:szCs w:val="24"/>
              <w:lang w:eastAsia="en-US"/>
            </w:rPr>
          </w:rPrChange>
        </w:rPr>
        <w:t>su</w:t>
      </w:r>
      <w:r w:rsidRPr="00413A77">
        <w:rPr>
          <w:rFonts w:ascii="Times New Roman" w:eastAsiaTheme="minorHAnsi" w:hAnsi="Times New Roman" w:cs="Times New Roman"/>
          <w:noProof/>
          <w:color w:val="000000" w:themeColor="text1"/>
          <w:sz w:val="24"/>
          <w:szCs w:val="24"/>
          <w:lang w:eastAsia="en-US"/>
        </w:rPr>
        <w:t xml:space="preserve"> negoci</w:t>
      </w:r>
      <w:ins w:id="168" w:author="Jhonatan Rico" w:date="2021-10-25T21:41:00Z">
        <w:r w:rsidR="00D17BE2">
          <w:rPr>
            <w:rFonts w:ascii="Times New Roman" w:eastAsiaTheme="minorHAnsi" w:hAnsi="Times New Roman" w:cs="Times New Roman"/>
            <w:noProof/>
            <w:color w:val="000000" w:themeColor="text1"/>
            <w:sz w:val="24"/>
            <w:szCs w:val="24"/>
            <w:lang w:eastAsia="en-US"/>
          </w:rPr>
          <w:t>o</w:t>
        </w:r>
      </w:ins>
      <w:del w:id="169" w:author="Jhonatan Rico" w:date="2021-10-25T21:41:00Z">
        <w:r w:rsidRPr="00413A77" w:rsidDel="00D17BE2">
          <w:rPr>
            <w:rFonts w:ascii="Times New Roman" w:eastAsiaTheme="minorHAnsi" w:hAnsi="Times New Roman" w:cs="Times New Roman"/>
            <w:noProof/>
            <w:color w:val="000000" w:themeColor="text1"/>
            <w:sz w:val="24"/>
            <w:szCs w:val="24"/>
            <w:lang w:eastAsia="en-US"/>
          </w:rPr>
          <w:delText>ó</w:delText>
        </w:r>
      </w:del>
      <w:del w:id="170" w:author="Jhonatan Rico" w:date="2021-10-25T21:40:00Z">
        <w:r w:rsidRPr="00413A77" w:rsidDel="00D17BE2">
          <w:rPr>
            <w:rFonts w:ascii="Times New Roman" w:eastAsiaTheme="minorHAnsi" w:hAnsi="Times New Roman" w:cs="Times New Roman"/>
            <w:noProof/>
            <w:color w:val="000000" w:themeColor="text1"/>
            <w:sz w:val="24"/>
            <w:szCs w:val="24"/>
            <w:lang w:eastAsia="en-US"/>
          </w:rPr>
          <w:delText>n</w:delText>
        </w:r>
      </w:del>
      <w:r w:rsidRPr="00413A77">
        <w:rPr>
          <w:rFonts w:ascii="Times New Roman" w:eastAsiaTheme="minorHAnsi" w:hAnsi="Times New Roman" w:cs="Times New Roman"/>
          <w:noProof/>
          <w:color w:val="000000" w:themeColor="text1"/>
          <w:sz w:val="24"/>
          <w:szCs w:val="24"/>
          <w:lang w:eastAsia="en-US"/>
        </w:rPr>
        <w:t xml:space="preserve"> desde cualquier dispositivo</w:t>
      </w:r>
      <w:ins w:id="171" w:author="Jhonatan Rico" w:date="2021-10-25T21:41:00Z">
        <w:r w:rsidR="00D17BE2">
          <w:rPr>
            <w:rFonts w:ascii="Times New Roman" w:eastAsiaTheme="minorHAnsi" w:hAnsi="Times New Roman" w:cs="Times New Roman"/>
            <w:noProof/>
            <w:color w:val="000000" w:themeColor="text1"/>
            <w:sz w:val="24"/>
            <w:szCs w:val="24"/>
            <w:lang w:eastAsia="en-US"/>
          </w:rPr>
          <w:t xml:space="preserve">, ya sea </w:t>
        </w:r>
      </w:ins>
      <w:del w:id="172" w:author="Jhonatan Rico" w:date="2021-10-25T21:41:00Z">
        <w:r w:rsidRPr="00413A77" w:rsidDel="00D17BE2">
          <w:rPr>
            <w:rFonts w:ascii="Times New Roman" w:eastAsiaTheme="minorHAnsi" w:hAnsi="Times New Roman" w:cs="Times New Roman"/>
            <w:noProof/>
            <w:color w:val="000000" w:themeColor="text1"/>
            <w:sz w:val="24"/>
            <w:szCs w:val="24"/>
            <w:lang w:eastAsia="en-US"/>
          </w:rPr>
          <w:delText xml:space="preserve"> tales como </w:delText>
        </w:r>
      </w:del>
      <w:r w:rsidRPr="00413A77">
        <w:rPr>
          <w:rFonts w:ascii="Times New Roman" w:eastAsiaTheme="minorHAnsi" w:hAnsi="Times New Roman" w:cs="Times New Roman"/>
          <w:noProof/>
          <w:color w:val="000000" w:themeColor="text1"/>
          <w:sz w:val="24"/>
          <w:szCs w:val="24"/>
          <w:lang w:eastAsia="en-US"/>
        </w:rPr>
        <w:t>computador</w:t>
      </w:r>
      <w:del w:id="173" w:author="Jhonatan Rico" w:date="2021-10-25T21:41:00Z">
        <w:r w:rsidRPr="00413A77" w:rsidDel="00D17BE2">
          <w:rPr>
            <w:rFonts w:ascii="Times New Roman" w:eastAsiaTheme="minorHAnsi" w:hAnsi="Times New Roman" w:cs="Times New Roman"/>
            <w:noProof/>
            <w:color w:val="000000" w:themeColor="text1"/>
            <w:sz w:val="24"/>
            <w:szCs w:val="24"/>
            <w:lang w:eastAsia="en-US"/>
          </w:rPr>
          <w:delText>a</w:delText>
        </w:r>
      </w:del>
      <w:r w:rsidRPr="00413A77">
        <w:rPr>
          <w:rFonts w:ascii="Times New Roman" w:eastAsiaTheme="minorHAnsi" w:hAnsi="Times New Roman" w:cs="Times New Roman"/>
          <w:noProof/>
          <w:color w:val="000000" w:themeColor="text1"/>
          <w:sz w:val="24"/>
          <w:szCs w:val="24"/>
          <w:lang w:eastAsia="en-US"/>
        </w:rPr>
        <w:t>, table</w:t>
      </w:r>
      <w:ins w:id="174" w:author="Jhonatan Rico" w:date="2021-10-25T21:41:00Z">
        <w:r w:rsidR="00D17BE2">
          <w:rPr>
            <w:rFonts w:ascii="Times New Roman" w:eastAsiaTheme="minorHAnsi" w:hAnsi="Times New Roman" w:cs="Times New Roman"/>
            <w:noProof/>
            <w:color w:val="000000" w:themeColor="text1"/>
            <w:sz w:val="24"/>
            <w:szCs w:val="24"/>
            <w:lang w:eastAsia="en-US"/>
          </w:rPr>
          <w:t>t</w:t>
        </w:r>
      </w:ins>
      <w:r w:rsidRPr="00413A77">
        <w:rPr>
          <w:rFonts w:ascii="Times New Roman" w:eastAsiaTheme="minorHAnsi" w:hAnsi="Times New Roman" w:cs="Times New Roman"/>
          <w:noProof/>
          <w:color w:val="000000" w:themeColor="text1"/>
          <w:sz w:val="24"/>
          <w:szCs w:val="24"/>
          <w:lang w:eastAsia="en-US"/>
        </w:rPr>
        <w:t xml:space="preserve">s, celular, por lo que se les facilita a los administradores tener la información actualizada y más fácil de ver en sus dispositivos.  (Intuit,2021; Corvo &amp; Helmut, 2019). </w:t>
      </w:r>
    </w:p>
    <w:p w14:paraId="2CB223E6" w14:textId="77777777" w:rsidR="00413A77" w:rsidRPr="00DD21F7" w:rsidRDefault="00413A77" w:rsidP="00413A77">
      <w:pPr>
        <w:pStyle w:val="Normal1"/>
        <w:spacing w:line="360" w:lineRule="auto"/>
        <w:ind w:left="720"/>
        <w:jc w:val="both"/>
        <w:rPr>
          <w:color w:val="auto"/>
          <w:sz w:val="24"/>
          <w:szCs w:val="24"/>
          <w:shd w:val="clear" w:color="auto" w:fill="FFFFFF"/>
        </w:rPr>
      </w:pPr>
      <w:r w:rsidRPr="00DD21F7">
        <w:rPr>
          <w:color w:val="auto"/>
          <w:sz w:val="24"/>
          <w:szCs w:val="24"/>
          <w:shd w:val="clear" w:color="auto" w:fill="FFFFFF"/>
        </w:rPr>
        <w:t> </w:t>
      </w:r>
      <w:commentRangeStart w:id="175"/>
    </w:p>
    <w:p w14:paraId="4917FA15" w14:textId="77777777" w:rsidR="00413A77" w:rsidRPr="00413A77" w:rsidRDefault="00413A77" w:rsidP="00413A77">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Netsusuite EPR:</w:t>
      </w:r>
      <w:r w:rsidRPr="00413A77">
        <w:rPr>
          <w:rFonts w:ascii="Times New Roman" w:eastAsiaTheme="minorHAnsi" w:hAnsi="Times New Roman" w:cs="Times New Roman"/>
          <w:noProof/>
          <w:color w:val="000000" w:themeColor="text1"/>
          <w:sz w:val="24"/>
          <w:szCs w:val="24"/>
          <w:lang w:eastAsia="en-US"/>
        </w:rPr>
        <w:t xml:space="preserve"> es un sistema de Oracle diseñado para mantener el control de inventarios de las empresas permitiendo hacer un seguimiento de los inventarios que se encuentran en varias ubicaciones de las empresas para así lograr satisfacer las demandas de pedidos en cualquier instante. (Corvo &amp; Helmut,2019).</w:t>
      </w:r>
    </w:p>
    <w:p w14:paraId="37E1D511" w14:textId="77777777" w:rsidR="00413A77" w:rsidRPr="00DD21F7" w:rsidRDefault="00413A77" w:rsidP="00413A77">
      <w:pPr>
        <w:pStyle w:val="Normal1"/>
        <w:spacing w:line="360" w:lineRule="auto"/>
        <w:ind w:left="720"/>
        <w:jc w:val="both"/>
        <w:rPr>
          <w:color w:val="auto"/>
          <w:sz w:val="24"/>
          <w:szCs w:val="24"/>
          <w:shd w:val="clear" w:color="auto" w:fill="FFFFFF"/>
        </w:rPr>
      </w:pPr>
    </w:p>
    <w:p w14:paraId="6DB7B40E" w14:textId="77777777" w:rsidR="00413A77" w:rsidRPr="00413A77" w:rsidRDefault="00413A77" w:rsidP="00413A77">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Inventario Zoho:</w:t>
      </w:r>
      <w:r w:rsidRPr="00413A77">
        <w:rPr>
          <w:rFonts w:ascii="Times New Roman" w:eastAsiaTheme="minorHAnsi" w:hAnsi="Times New Roman" w:cs="Times New Roman"/>
          <w:noProof/>
          <w:color w:val="000000" w:themeColor="text1"/>
          <w:sz w:val="24"/>
          <w:szCs w:val="24"/>
          <w:lang w:eastAsia="en-US"/>
        </w:rPr>
        <w:t xml:space="preserve"> es un sistema de inventario implementado por Zoho inventory para empresas en crecimientos que brinda mejorar el inventario, ventas y la relación con los clientes utilizando una plata forma con otras aplicaciones para el beneficio de las empresas en crecimientos (Corvo &amp; Helmut, 2019).</w:t>
      </w:r>
    </w:p>
    <w:p w14:paraId="3B8376D8" w14:textId="77777777" w:rsidR="00413A77" w:rsidRPr="00DD21F7" w:rsidRDefault="00413A77" w:rsidP="00413A77">
      <w:pPr>
        <w:pStyle w:val="Prrafodelista"/>
        <w:rPr>
          <w:rFonts w:ascii="Arial" w:hAnsi="Arial" w:cs="Arial"/>
          <w:shd w:val="clear" w:color="auto" w:fill="FFFFFF"/>
        </w:rPr>
      </w:pPr>
    </w:p>
    <w:p w14:paraId="3D731CC1" w14:textId="77777777" w:rsidR="00413A77" w:rsidRPr="00413A77" w:rsidRDefault="00413A77" w:rsidP="00413A77">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EZOfficelnventoy:</w:t>
      </w:r>
      <w:r w:rsidRPr="00413A77">
        <w:rPr>
          <w:rFonts w:ascii="Times New Roman" w:eastAsiaTheme="minorHAnsi" w:hAnsi="Times New Roman" w:cs="Times New Roman"/>
          <w:noProof/>
          <w:color w:val="000000" w:themeColor="text1"/>
          <w:sz w:val="24"/>
          <w:szCs w:val="24"/>
          <w:lang w:eastAsia="en-US"/>
        </w:rPr>
        <w:t xml:space="preserve"> es un software de gestión de inventario diseñado para cualquier tipo de empresa, brindándonos una herramienta que podemos utilizar para mejorar las funciones del usuario y poder hacer seguimientos a los niveles de inventarios </w:t>
      </w:r>
      <w:r w:rsidRPr="00413A77">
        <w:rPr>
          <w:rFonts w:ascii="Times New Roman" w:eastAsiaTheme="minorHAnsi" w:hAnsi="Times New Roman" w:cs="Times New Roman"/>
          <w:noProof/>
          <w:color w:val="000000" w:themeColor="text1"/>
          <w:sz w:val="24"/>
          <w:szCs w:val="24"/>
          <w:lang w:eastAsia="en-US"/>
        </w:rPr>
        <w:lastRenderedPageBreak/>
        <w:t>utilizando códigos QR y códigos de barra. También cuenta con una aplicación para móviles con la funcionalidad de escaneo de barra y código QR, que permiten al usuario llevar su registro de inventario desde cualquier dispositivo tales como Tablet o móviles (EZOfficeInventory. 2021).</w:t>
      </w:r>
    </w:p>
    <w:p w14:paraId="0422DB41" w14:textId="77777777" w:rsidR="00413A77" w:rsidRPr="00DD21F7" w:rsidRDefault="00413A77" w:rsidP="00413A77">
      <w:pPr>
        <w:pStyle w:val="Normal1"/>
        <w:spacing w:line="360" w:lineRule="auto"/>
        <w:ind w:left="720"/>
        <w:jc w:val="both"/>
        <w:rPr>
          <w:color w:val="auto"/>
          <w:sz w:val="24"/>
          <w:szCs w:val="24"/>
          <w:shd w:val="clear" w:color="auto" w:fill="FFFFFF"/>
        </w:rPr>
      </w:pPr>
    </w:p>
    <w:p w14:paraId="4841F67F" w14:textId="77777777" w:rsidR="00413A77" w:rsidRPr="00413A77" w:rsidRDefault="00413A77" w:rsidP="00413A77">
      <w:pPr>
        <w:pStyle w:val="Normal1"/>
        <w:numPr>
          <w:ilvl w:val="0"/>
          <w:numId w:val="39"/>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Clic balance ERP:</w:t>
      </w:r>
      <w:r w:rsidRPr="00413A77">
        <w:rPr>
          <w:rFonts w:ascii="Times New Roman" w:eastAsiaTheme="minorHAnsi" w:hAnsi="Times New Roman" w:cs="Times New Roman"/>
          <w:noProof/>
          <w:color w:val="000000" w:themeColor="text1"/>
          <w:sz w:val="24"/>
          <w:szCs w:val="24"/>
          <w:lang w:eastAsia="en-US"/>
        </w:rPr>
        <w:t xml:space="preserve"> es un software para el control de inventario, este software nos brinda la facilidad de llevar el inventario de tu negocio permitiendo ofrecer mejor servicios de ventas, compra, pagos, y agilizar las activadas de nuestros clientes. (EZOfficeInventory. 2021).</w:t>
      </w:r>
      <w:commentRangeEnd w:id="175"/>
      <w:r w:rsidR="00D17BE2">
        <w:rPr>
          <w:rStyle w:val="Refdecomentario"/>
          <w:rFonts w:ascii="Times New Roman" w:eastAsiaTheme="minorHAnsi" w:hAnsi="Times New Roman" w:cstheme="minorBidi"/>
          <w:color w:val="auto"/>
          <w:lang w:eastAsia="en-US"/>
        </w:rPr>
        <w:commentReference w:id="175"/>
      </w:r>
    </w:p>
    <w:p w14:paraId="259A5495" w14:textId="0B0D7FFC" w:rsidR="00413A77" w:rsidDel="00D17BE2" w:rsidRDefault="00413A77" w:rsidP="00413A77">
      <w:pPr>
        <w:pStyle w:val="Prrafodelista"/>
        <w:rPr>
          <w:del w:id="176" w:author="Jhonatan Rico" w:date="2021-10-25T21:42:00Z"/>
          <w:b/>
          <w:bCs/>
          <w:shd w:val="clear" w:color="auto" w:fill="FFFFFF"/>
        </w:rPr>
      </w:pPr>
    </w:p>
    <w:p w14:paraId="68920535" w14:textId="1FF38B30" w:rsidR="00413A77" w:rsidRPr="00413A77" w:rsidDel="00D17BE2" w:rsidRDefault="00413A77" w:rsidP="00413A77">
      <w:pPr>
        <w:pStyle w:val="Normal1"/>
        <w:spacing w:line="360" w:lineRule="auto"/>
        <w:jc w:val="both"/>
        <w:rPr>
          <w:del w:id="177" w:author="Jhonatan Rico" w:date="2021-10-25T21:42:00Z"/>
          <w:rFonts w:ascii="Times New Roman" w:eastAsiaTheme="minorHAnsi" w:hAnsi="Times New Roman" w:cs="Times New Roman"/>
          <w:noProof/>
          <w:color w:val="000000" w:themeColor="text1"/>
          <w:sz w:val="24"/>
          <w:szCs w:val="24"/>
          <w:lang w:eastAsia="en-US"/>
        </w:rPr>
      </w:pPr>
    </w:p>
    <w:p w14:paraId="66F4E359" w14:textId="5D2F8375" w:rsidR="00413A77" w:rsidRPr="00413A77" w:rsidDel="00D17BE2" w:rsidRDefault="00413A77" w:rsidP="00CB117F">
      <w:pPr>
        <w:pStyle w:val="Normal1"/>
        <w:spacing w:line="360" w:lineRule="auto"/>
        <w:jc w:val="both"/>
        <w:rPr>
          <w:del w:id="178" w:author="Jhonatan Rico" w:date="2021-10-25T21:42:00Z"/>
          <w:rFonts w:ascii="Times New Roman" w:eastAsiaTheme="minorHAnsi" w:hAnsi="Times New Roman" w:cs="Times New Roman"/>
          <w:b/>
          <w:bCs/>
          <w:noProof/>
          <w:color w:val="000000" w:themeColor="text1"/>
          <w:sz w:val="24"/>
          <w:szCs w:val="24"/>
          <w:lang w:eastAsia="en-US"/>
        </w:rPr>
      </w:pPr>
    </w:p>
    <w:p w14:paraId="5C2647FE" w14:textId="77777777" w:rsidR="00CB117F" w:rsidRPr="00CB117F" w:rsidRDefault="00CB117F" w:rsidP="00583105">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041CD7B9" w14:textId="77777777" w:rsidR="00583105" w:rsidRPr="00583105" w:rsidRDefault="00583105" w:rsidP="001B2C0C">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06427A63" w14:textId="77777777" w:rsidR="00413A77" w:rsidRPr="00AF145C" w:rsidRDefault="00413A77" w:rsidP="00413A77">
      <w:pPr>
        <w:pStyle w:val="Normal1"/>
        <w:spacing w:line="360" w:lineRule="auto"/>
        <w:ind w:left="720"/>
        <w:jc w:val="center"/>
        <w:rPr>
          <w:rFonts w:ascii="Times New Roman" w:eastAsiaTheme="minorHAnsi" w:hAnsi="Times New Roman" w:cs="Times New Roman"/>
          <w:b/>
          <w:bCs/>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Tabla 1. Comparación de sistema de inventarios</w:t>
      </w:r>
    </w:p>
    <w:tbl>
      <w:tblPr>
        <w:tblStyle w:val="Tablaconcuadrcula"/>
        <w:tblW w:w="9243" w:type="dxa"/>
        <w:tblLook w:val="04A0" w:firstRow="1" w:lastRow="0" w:firstColumn="1" w:lastColumn="0" w:noHBand="0" w:noVBand="1"/>
      </w:tblPr>
      <w:tblGrid>
        <w:gridCol w:w="1931"/>
        <w:gridCol w:w="960"/>
        <w:gridCol w:w="1500"/>
        <w:gridCol w:w="1417"/>
        <w:gridCol w:w="29"/>
        <w:gridCol w:w="2251"/>
        <w:gridCol w:w="1155"/>
      </w:tblGrid>
      <w:tr w:rsidR="00413A77" w:rsidRPr="00DD21F7" w14:paraId="26526A53" w14:textId="77777777" w:rsidTr="00794845">
        <w:trPr>
          <w:trHeight w:val="924"/>
          <w:tblHeader/>
        </w:trPr>
        <w:tc>
          <w:tcPr>
            <w:tcW w:w="1931" w:type="dxa"/>
            <w:shd w:val="clear" w:color="auto" w:fill="92D050"/>
            <w:vAlign w:val="bottom"/>
          </w:tcPr>
          <w:p w14:paraId="3F5DCDE1" w14:textId="77777777" w:rsidR="00413A77" w:rsidRPr="00AF145C" w:rsidRDefault="00413A77" w:rsidP="00B16495">
            <w:pPr>
              <w:pStyle w:val="Normal1"/>
              <w:spacing w:line="360" w:lineRule="auto"/>
              <w:jc w:val="both"/>
              <w:rPr>
                <w:b/>
                <w:bCs/>
                <w:color w:val="auto"/>
                <w:sz w:val="24"/>
                <w:szCs w:val="24"/>
              </w:rPr>
            </w:pPr>
            <w:r w:rsidRPr="00AF145C">
              <w:rPr>
                <w:rFonts w:ascii="Times New Roman" w:eastAsiaTheme="minorHAnsi" w:hAnsi="Times New Roman" w:cs="Times New Roman"/>
                <w:b/>
                <w:bCs/>
                <w:noProof/>
                <w:color w:val="000000" w:themeColor="text1"/>
                <w:sz w:val="24"/>
                <w:szCs w:val="24"/>
                <w:lang w:eastAsia="en-US"/>
              </w:rPr>
              <w:t>Característica</w:t>
            </w:r>
          </w:p>
        </w:tc>
        <w:tc>
          <w:tcPr>
            <w:tcW w:w="960" w:type="dxa"/>
            <w:shd w:val="clear" w:color="auto" w:fill="92D050"/>
            <w:vAlign w:val="center"/>
          </w:tcPr>
          <w:p w14:paraId="0CB00722" w14:textId="77777777" w:rsidR="00413A77" w:rsidRPr="00AF145C" w:rsidRDefault="00413A77" w:rsidP="00B16495">
            <w:pPr>
              <w:pStyle w:val="Normal1"/>
              <w:spacing w:line="360" w:lineRule="auto"/>
              <w:jc w:val="both"/>
              <w:rPr>
                <w:b/>
                <w:bCs/>
                <w:color w:val="auto"/>
                <w:sz w:val="24"/>
                <w:szCs w:val="24"/>
              </w:rPr>
            </w:pPr>
            <w:r w:rsidRPr="00AF145C">
              <w:rPr>
                <w:rFonts w:ascii="Times New Roman" w:eastAsiaTheme="minorHAnsi" w:hAnsi="Times New Roman" w:cs="Times New Roman"/>
                <w:b/>
                <w:bCs/>
                <w:noProof/>
                <w:color w:val="000000" w:themeColor="text1"/>
                <w:sz w:val="24"/>
                <w:szCs w:val="24"/>
                <w:lang w:eastAsia="en-US"/>
              </w:rPr>
              <w:t>Quick books</w:t>
            </w:r>
          </w:p>
        </w:tc>
        <w:tc>
          <w:tcPr>
            <w:tcW w:w="1500" w:type="dxa"/>
            <w:shd w:val="clear" w:color="auto" w:fill="92D050"/>
            <w:vAlign w:val="center"/>
          </w:tcPr>
          <w:p w14:paraId="580E6763" w14:textId="77777777" w:rsidR="00413A77" w:rsidRPr="00AF145C" w:rsidRDefault="00413A77" w:rsidP="00B16495">
            <w:pPr>
              <w:pStyle w:val="Normal1"/>
              <w:spacing w:line="360" w:lineRule="auto"/>
              <w:jc w:val="both"/>
              <w:rPr>
                <w:b/>
                <w:bCs/>
                <w:color w:val="auto"/>
                <w:sz w:val="24"/>
                <w:szCs w:val="24"/>
              </w:rPr>
            </w:pPr>
            <w:r w:rsidRPr="00AF145C">
              <w:rPr>
                <w:rFonts w:ascii="Times New Roman" w:eastAsiaTheme="minorHAnsi" w:hAnsi="Times New Roman" w:cs="Times New Roman"/>
                <w:b/>
                <w:bCs/>
                <w:noProof/>
                <w:color w:val="000000" w:themeColor="text1"/>
                <w:sz w:val="24"/>
                <w:szCs w:val="24"/>
                <w:lang w:eastAsia="en-US"/>
              </w:rPr>
              <w:t>Netsusuite EPR</w:t>
            </w:r>
          </w:p>
        </w:tc>
        <w:tc>
          <w:tcPr>
            <w:tcW w:w="1417" w:type="dxa"/>
            <w:shd w:val="clear" w:color="auto" w:fill="92D050"/>
            <w:vAlign w:val="center"/>
          </w:tcPr>
          <w:p w14:paraId="3BA1181B" w14:textId="77777777" w:rsidR="00413A77" w:rsidRPr="00AF145C" w:rsidRDefault="00413A77" w:rsidP="00B16495">
            <w:pPr>
              <w:pStyle w:val="Normal1"/>
              <w:spacing w:line="360" w:lineRule="auto"/>
              <w:jc w:val="both"/>
              <w:rPr>
                <w:b/>
                <w:bCs/>
                <w:color w:val="auto"/>
                <w:sz w:val="24"/>
                <w:szCs w:val="24"/>
              </w:rPr>
            </w:pPr>
            <w:r w:rsidRPr="00AF145C">
              <w:rPr>
                <w:rFonts w:ascii="Times New Roman" w:eastAsiaTheme="minorHAnsi" w:hAnsi="Times New Roman" w:cs="Times New Roman"/>
                <w:b/>
                <w:bCs/>
                <w:noProof/>
                <w:color w:val="000000" w:themeColor="text1"/>
                <w:sz w:val="24"/>
                <w:szCs w:val="24"/>
                <w:lang w:eastAsia="en-US"/>
              </w:rPr>
              <w:t>Inventario Zoho</w:t>
            </w:r>
          </w:p>
        </w:tc>
        <w:tc>
          <w:tcPr>
            <w:tcW w:w="2279" w:type="dxa"/>
            <w:gridSpan w:val="2"/>
            <w:shd w:val="clear" w:color="auto" w:fill="92D050"/>
            <w:vAlign w:val="center"/>
          </w:tcPr>
          <w:p w14:paraId="2E26A72A" w14:textId="77777777" w:rsidR="00413A77" w:rsidRPr="00AF145C" w:rsidRDefault="00413A77" w:rsidP="00B16495">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EZOfficelnventoy</w:t>
            </w:r>
          </w:p>
        </w:tc>
        <w:tc>
          <w:tcPr>
            <w:tcW w:w="1155" w:type="dxa"/>
            <w:shd w:val="clear" w:color="auto" w:fill="92D050"/>
            <w:vAlign w:val="center"/>
          </w:tcPr>
          <w:p w14:paraId="1BE7CA8E" w14:textId="77777777" w:rsidR="00413A77" w:rsidRPr="00AF145C" w:rsidRDefault="00413A77" w:rsidP="00B16495">
            <w:pPr>
              <w:pStyle w:val="Normal1"/>
              <w:spacing w:line="360" w:lineRule="auto"/>
              <w:jc w:val="both"/>
              <w:rPr>
                <w:b/>
                <w:bCs/>
                <w:color w:val="auto"/>
                <w:sz w:val="24"/>
                <w:szCs w:val="24"/>
              </w:rPr>
            </w:pPr>
            <w:r w:rsidRPr="00AF145C">
              <w:rPr>
                <w:rFonts w:ascii="Times New Roman" w:eastAsiaTheme="minorHAnsi" w:hAnsi="Times New Roman" w:cs="Times New Roman"/>
                <w:b/>
                <w:bCs/>
                <w:noProof/>
                <w:color w:val="000000" w:themeColor="text1"/>
                <w:sz w:val="24"/>
                <w:szCs w:val="24"/>
                <w:lang w:eastAsia="en-US"/>
              </w:rPr>
              <w:t>Clic balance</w:t>
            </w:r>
          </w:p>
        </w:tc>
      </w:tr>
      <w:tr w:rsidR="00413A77" w:rsidRPr="00DD21F7" w14:paraId="67404F1B" w14:textId="77777777" w:rsidTr="00794845">
        <w:trPr>
          <w:trHeight w:val="307"/>
        </w:trPr>
        <w:tc>
          <w:tcPr>
            <w:tcW w:w="1931" w:type="dxa"/>
          </w:tcPr>
          <w:p w14:paraId="42C5C998" w14:textId="77777777" w:rsidR="00413A77" w:rsidRPr="00AF145C" w:rsidRDefault="00413A77" w:rsidP="00794845">
            <w:pPr>
              <w:pStyle w:val="Normal1"/>
              <w:spacing w:line="360" w:lineRule="auto"/>
              <w:jc w:val="both"/>
              <w:rPr>
                <w:color w:val="auto"/>
                <w:sz w:val="24"/>
                <w:szCs w:val="24"/>
              </w:rPr>
            </w:pPr>
            <w:r w:rsidRPr="00AF145C">
              <w:rPr>
                <w:rFonts w:ascii="Times New Roman" w:eastAsiaTheme="minorHAnsi" w:hAnsi="Times New Roman" w:cs="Times New Roman"/>
                <w:noProof/>
                <w:color w:val="000000" w:themeColor="text1"/>
                <w:sz w:val="24"/>
                <w:szCs w:val="24"/>
                <w:lang w:eastAsia="en-US"/>
              </w:rPr>
              <w:t>Gratis</w:t>
            </w:r>
          </w:p>
        </w:tc>
        <w:tc>
          <w:tcPr>
            <w:tcW w:w="960" w:type="dxa"/>
            <w:vAlign w:val="center"/>
          </w:tcPr>
          <w:p w14:paraId="38D3A516" w14:textId="77777777" w:rsidR="00413A77" w:rsidRPr="00DD21F7" w:rsidRDefault="00413A77" w:rsidP="00794845">
            <w:pPr>
              <w:pStyle w:val="Normal1"/>
              <w:spacing w:line="360" w:lineRule="auto"/>
              <w:jc w:val="center"/>
              <w:rPr>
                <w:color w:val="auto"/>
                <w:sz w:val="24"/>
                <w:szCs w:val="24"/>
              </w:rPr>
            </w:pPr>
          </w:p>
        </w:tc>
        <w:tc>
          <w:tcPr>
            <w:tcW w:w="1500" w:type="dxa"/>
            <w:vAlign w:val="center"/>
          </w:tcPr>
          <w:p w14:paraId="2A7100CE"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446" w:type="dxa"/>
            <w:gridSpan w:val="2"/>
            <w:vAlign w:val="center"/>
          </w:tcPr>
          <w:p w14:paraId="4C38A112"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2251" w:type="dxa"/>
            <w:vAlign w:val="center"/>
          </w:tcPr>
          <w:p w14:paraId="33881F42" w14:textId="77777777" w:rsidR="00413A77" w:rsidRPr="00DD21F7" w:rsidRDefault="00413A77" w:rsidP="00794845">
            <w:pPr>
              <w:pStyle w:val="Normal1"/>
              <w:spacing w:line="360" w:lineRule="auto"/>
              <w:jc w:val="center"/>
              <w:rPr>
                <w:color w:val="auto"/>
                <w:sz w:val="24"/>
                <w:szCs w:val="24"/>
              </w:rPr>
            </w:pPr>
          </w:p>
        </w:tc>
        <w:tc>
          <w:tcPr>
            <w:tcW w:w="1155" w:type="dxa"/>
            <w:vAlign w:val="center"/>
          </w:tcPr>
          <w:p w14:paraId="0823FA27" w14:textId="77777777" w:rsidR="00413A77" w:rsidRPr="00DD21F7" w:rsidRDefault="00413A77" w:rsidP="00794845">
            <w:pPr>
              <w:pStyle w:val="Normal1"/>
              <w:spacing w:line="360" w:lineRule="auto"/>
              <w:jc w:val="center"/>
              <w:rPr>
                <w:color w:val="auto"/>
                <w:sz w:val="24"/>
                <w:szCs w:val="24"/>
              </w:rPr>
            </w:pPr>
          </w:p>
        </w:tc>
      </w:tr>
      <w:tr w:rsidR="00413A77" w:rsidRPr="00DD21F7" w14:paraId="50582317" w14:textId="77777777" w:rsidTr="00794845">
        <w:trPr>
          <w:trHeight w:val="616"/>
        </w:trPr>
        <w:tc>
          <w:tcPr>
            <w:tcW w:w="1931" w:type="dxa"/>
          </w:tcPr>
          <w:p w14:paraId="2927ADB4" w14:textId="77777777" w:rsidR="00413A77" w:rsidRPr="00AF145C" w:rsidRDefault="00413A77" w:rsidP="00794845">
            <w:pPr>
              <w:pStyle w:val="Normal1"/>
              <w:spacing w:line="360" w:lineRule="auto"/>
              <w:jc w:val="both"/>
              <w:rPr>
                <w:color w:val="auto"/>
                <w:sz w:val="24"/>
                <w:szCs w:val="24"/>
              </w:rPr>
            </w:pPr>
            <w:r w:rsidRPr="00AF145C">
              <w:rPr>
                <w:rFonts w:ascii="Times New Roman" w:eastAsiaTheme="minorHAnsi" w:hAnsi="Times New Roman" w:cs="Times New Roman"/>
                <w:noProof/>
                <w:color w:val="000000" w:themeColor="text1"/>
                <w:sz w:val="24"/>
                <w:szCs w:val="24"/>
                <w:lang w:eastAsia="en-US"/>
              </w:rPr>
              <w:t>Aplicable a una</w:t>
            </w:r>
            <w:r w:rsidRPr="00AF145C">
              <w:rPr>
                <w:color w:val="auto"/>
                <w:sz w:val="24"/>
                <w:szCs w:val="24"/>
              </w:rPr>
              <w:t xml:space="preserve"> </w:t>
            </w:r>
            <w:r w:rsidRPr="00AF145C">
              <w:rPr>
                <w:rFonts w:ascii="Times New Roman" w:eastAsiaTheme="minorHAnsi" w:hAnsi="Times New Roman" w:cs="Times New Roman"/>
                <w:noProof/>
                <w:color w:val="000000" w:themeColor="text1"/>
                <w:sz w:val="24"/>
                <w:szCs w:val="24"/>
                <w:lang w:eastAsia="en-US"/>
              </w:rPr>
              <w:t>papelería</w:t>
            </w:r>
          </w:p>
        </w:tc>
        <w:tc>
          <w:tcPr>
            <w:tcW w:w="960" w:type="dxa"/>
            <w:vAlign w:val="center"/>
          </w:tcPr>
          <w:p w14:paraId="723FA5A2" w14:textId="77777777" w:rsidR="00413A77" w:rsidRPr="00DD21F7" w:rsidRDefault="00413A77" w:rsidP="00794845">
            <w:pPr>
              <w:pStyle w:val="Normal1"/>
              <w:spacing w:line="360" w:lineRule="auto"/>
              <w:jc w:val="center"/>
              <w:rPr>
                <w:color w:val="auto"/>
                <w:sz w:val="24"/>
                <w:szCs w:val="24"/>
              </w:rPr>
            </w:pPr>
          </w:p>
          <w:p w14:paraId="0EC2307D"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500" w:type="dxa"/>
            <w:vAlign w:val="center"/>
          </w:tcPr>
          <w:p w14:paraId="4ACAEFF8" w14:textId="77777777" w:rsidR="00413A77" w:rsidRPr="00DD21F7" w:rsidRDefault="00413A77" w:rsidP="00794845">
            <w:pPr>
              <w:pStyle w:val="Normal1"/>
              <w:spacing w:line="360" w:lineRule="auto"/>
              <w:jc w:val="center"/>
              <w:rPr>
                <w:color w:val="auto"/>
                <w:sz w:val="24"/>
                <w:szCs w:val="24"/>
              </w:rPr>
            </w:pPr>
          </w:p>
          <w:p w14:paraId="6664DEA6"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446" w:type="dxa"/>
            <w:gridSpan w:val="2"/>
            <w:vAlign w:val="center"/>
          </w:tcPr>
          <w:p w14:paraId="46BE732D" w14:textId="77777777" w:rsidR="00413A77" w:rsidRPr="00DD21F7" w:rsidRDefault="00413A77" w:rsidP="00794845">
            <w:pPr>
              <w:pStyle w:val="Normal1"/>
              <w:spacing w:line="360" w:lineRule="auto"/>
              <w:jc w:val="center"/>
              <w:rPr>
                <w:color w:val="auto"/>
                <w:sz w:val="24"/>
                <w:szCs w:val="24"/>
              </w:rPr>
            </w:pPr>
          </w:p>
          <w:p w14:paraId="13555C44"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2251" w:type="dxa"/>
            <w:vAlign w:val="center"/>
          </w:tcPr>
          <w:p w14:paraId="4CC16B27" w14:textId="77777777" w:rsidR="00413A77" w:rsidRPr="00DD21F7" w:rsidRDefault="00413A77" w:rsidP="00794845">
            <w:pPr>
              <w:pStyle w:val="Normal1"/>
              <w:spacing w:line="360" w:lineRule="auto"/>
              <w:jc w:val="center"/>
              <w:rPr>
                <w:color w:val="auto"/>
                <w:sz w:val="24"/>
                <w:szCs w:val="24"/>
              </w:rPr>
            </w:pPr>
          </w:p>
          <w:p w14:paraId="333897D4"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155" w:type="dxa"/>
            <w:vAlign w:val="center"/>
          </w:tcPr>
          <w:p w14:paraId="1D255FA2" w14:textId="77777777" w:rsidR="00413A77" w:rsidRPr="00DD21F7" w:rsidRDefault="00413A77" w:rsidP="00794845">
            <w:pPr>
              <w:pStyle w:val="Normal1"/>
              <w:spacing w:line="360" w:lineRule="auto"/>
              <w:jc w:val="center"/>
              <w:rPr>
                <w:color w:val="auto"/>
                <w:sz w:val="24"/>
                <w:szCs w:val="24"/>
              </w:rPr>
            </w:pPr>
          </w:p>
          <w:p w14:paraId="3DD2857F"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r>
      <w:tr w:rsidR="00413A77" w:rsidRPr="00DD21F7" w14:paraId="06EC4E38" w14:textId="77777777" w:rsidTr="00794845">
        <w:trPr>
          <w:trHeight w:val="941"/>
        </w:trPr>
        <w:tc>
          <w:tcPr>
            <w:tcW w:w="1931" w:type="dxa"/>
          </w:tcPr>
          <w:p w14:paraId="60470DE8" w14:textId="77777777" w:rsidR="00413A77" w:rsidRPr="00AF145C" w:rsidRDefault="00413A77" w:rsidP="00794845">
            <w:pPr>
              <w:pStyle w:val="Normal1"/>
              <w:spacing w:line="360" w:lineRule="auto"/>
              <w:jc w:val="both"/>
              <w:rPr>
                <w:color w:val="auto"/>
                <w:sz w:val="24"/>
                <w:szCs w:val="24"/>
              </w:rPr>
            </w:pPr>
            <w:commentRangeStart w:id="179"/>
            <w:r w:rsidRPr="00AF145C">
              <w:rPr>
                <w:rFonts w:ascii="Times New Roman" w:eastAsiaTheme="minorHAnsi" w:hAnsi="Times New Roman" w:cs="Times New Roman"/>
                <w:noProof/>
                <w:color w:val="000000" w:themeColor="text1"/>
                <w:sz w:val="24"/>
                <w:szCs w:val="24"/>
                <w:lang w:eastAsia="en-US"/>
              </w:rPr>
              <w:t>Automatización del control de stock</w:t>
            </w:r>
            <w:commentRangeEnd w:id="179"/>
            <w:r w:rsidR="00D17BE2">
              <w:rPr>
                <w:rStyle w:val="Refdecomentario"/>
                <w:rFonts w:ascii="Times New Roman" w:eastAsiaTheme="minorHAnsi" w:hAnsi="Times New Roman" w:cstheme="minorBidi"/>
                <w:color w:val="auto"/>
                <w:lang w:eastAsia="en-US"/>
              </w:rPr>
              <w:commentReference w:id="179"/>
            </w:r>
          </w:p>
        </w:tc>
        <w:tc>
          <w:tcPr>
            <w:tcW w:w="960" w:type="dxa"/>
            <w:vAlign w:val="center"/>
          </w:tcPr>
          <w:p w14:paraId="20ED7458" w14:textId="77777777" w:rsidR="00413A77" w:rsidRPr="00DD21F7" w:rsidRDefault="00413A77" w:rsidP="00794845">
            <w:pPr>
              <w:pStyle w:val="Normal1"/>
              <w:spacing w:line="360" w:lineRule="auto"/>
              <w:jc w:val="center"/>
              <w:rPr>
                <w:color w:val="auto"/>
                <w:sz w:val="24"/>
                <w:szCs w:val="24"/>
              </w:rPr>
            </w:pPr>
          </w:p>
        </w:tc>
        <w:tc>
          <w:tcPr>
            <w:tcW w:w="1500" w:type="dxa"/>
            <w:vAlign w:val="center"/>
          </w:tcPr>
          <w:p w14:paraId="50951F7F" w14:textId="77777777" w:rsidR="00413A77" w:rsidRPr="00DD21F7" w:rsidRDefault="00413A77" w:rsidP="00794845">
            <w:pPr>
              <w:pStyle w:val="Normal1"/>
              <w:spacing w:line="360" w:lineRule="auto"/>
              <w:jc w:val="center"/>
              <w:rPr>
                <w:color w:val="auto"/>
                <w:sz w:val="24"/>
                <w:szCs w:val="24"/>
              </w:rPr>
            </w:pPr>
          </w:p>
        </w:tc>
        <w:tc>
          <w:tcPr>
            <w:tcW w:w="1446" w:type="dxa"/>
            <w:gridSpan w:val="2"/>
            <w:vAlign w:val="center"/>
          </w:tcPr>
          <w:p w14:paraId="03E62894" w14:textId="77777777" w:rsidR="00413A77" w:rsidRPr="00DD21F7" w:rsidRDefault="00413A77" w:rsidP="00794845">
            <w:pPr>
              <w:pStyle w:val="Normal1"/>
              <w:spacing w:line="360" w:lineRule="auto"/>
              <w:jc w:val="center"/>
              <w:rPr>
                <w:color w:val="auto"/>
                <w:sz w:val="24"/>
                <w:szCs w:val="24"/>
              </w:rPr>
            </w:pPr>
          </w:p>
        </w:tc>
        <w:tc>
          <w:tcPr>
            <w:tcW w:w="2251" w:type="dxa"/>
            <w:vAlign w:val="center"/>
          </w:tcPr>
          <w:p w14:paraId="2FAF5649" w14:textId="77777777" w:rsidR="00413A77" w:rsidRPr="00DD21F7" w:rsidRDefault="00413A77" w:rsidP="00794845">
            <w:pPr>
              <w:pStyle w:val="Normal1"/>
              <w:spacing w:line="360" w:lineRule="auto"/>
              <w:jc w:val="center"/>
              <w:rPr>
                <w:color w:val="auto"/>
                <w:sz w:val="24"/>
                <w:szCs w:val="24"/>
              </w:rPr>
            </w:pPr>
          </w:p>
        </w:tc>
        <w:tc>
          <w:tcPr>
            <w:tcW w:w="1155" w:type="dxa"/>
            <w:vAlign w:val="center"/>
          </w:tcPr>
          <w:p w14:paraId="748E01E9" w14:textId="77777777" w:rsidR="00413A77" w:rsidRPr="00DD21F7" w:rsidRDefault="00413A77" w:rsidP="00794845">
            <w:pPr>
              <w:pStyle w:val="Normal1"/>
              <w:spacing w:line="360" w:lineRule="auto"/>
              <w:jc w:val="center"/>
              <w:rPr>
                <w:color w:val="auto"/>
                <w:sz w:val="24"/>
                <w:szCs w:val="24"/>
              </w:rPr>
            </w:pPr>
          </w:p>
        </w:tc>
      </w:tr>
      <w:tr w:rsidR="00413A77" w:rsidRPr="00DD21F7" w14:paraId="6F3273AB" w14:textId="77777777" w:rsidTr="00794845">
        <w:trPr>
          <w:trHeight w:val="307"/>
        </w:trPr>
        <w:tc>
          <w:tcPr>
            <w:tcW w:w="1931" w:type="dxa"/>
          </w:tcPr>
          <w:p w14:paraId="32817683" w14:textId="77777777" w:rsidR="00413A77" w:rsidRPr="00AF145C" w:rsidRDefault="00413A77" w:rsidP="00794845">
            <w:pPr>
              <w:pStyle w:val="Normal1"/>
              <w:spacing w:line="360" w:lineRule="auto"/>
              <w:jc w:val="both"/>
              <w:rPr>
                <w:color w:val="auto"/>
                <w:sz w:val="24"/>
                <w:szCs w:val="24"/>
              </w:rPr>
            </w:pPr>
            <w:r w:rsidRPr="00AF145C">
              <w:rPr>
                <w:rFonts w:ascii="Times New Roman" w:eastAsiaTheme="minorHAnsi" w:hAnsi="Times New Roman" w:cs="Times New Roman"/>
                <w:noProof/>
                <w:color w:val="000000" w:themeColor="text1"/>
                <w:sz w:val="24"/>
                <w:szCs w:val="24"/>
                <w:lang w:eastAsia="en-US"/>
              </w:rPr>
              <w:t>Seguridad</w:t>
            </w:r>
          </w:p>
        </w:tc>
        <w:tc>
          <w:tcPr>
            <w:tcW w:w="960" w:type="dxa"/>
            <w:vAlign w:val="center"/>
          </w:tcPr>
          <w:p w14:paraId="2BAC53F6"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500" w:type="dxa"/>
            <w:vAlign w:val="center"/>
          </w:tcPr>
          <w:p w14:paraId="0D1DCC14"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446" w:type="dxa"/>
            <w:gridSpan w:val="2"/>
            <w:vAlign w:val="center"/>
          </w:tcPr>
          <w:p w14:paraId="4B2AC839" w14:textId="77777777" w:rsidR="00413A77" w:rsidRPr="00DD21F7" w:rsidRDefault="00413A77" w:rsidP="00794845">
            <w:pPr>
              <w:pStyle w:val="Normal1"/>
              <w:spacing w:line="360" w:lineRule="auto"/>
              <w:jc w:val="center"/>
              <w:rPr>
                <w:color w:val="auto"/>
                <w:sz w:val="24"/>
                <w:szCs w:val="24"/>
              </w:rPr>
            </w:pPr>
          </w:p>
        </w:tc>
        <w:tc>
          <w:tcPr>
            <w:tcW w:w="2251" w:type="dxa"/>
            <w:vAlign w:val="center"/>
          </w:tcPr>
          <w:p w14:paraId="43500BF2"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155" w:type="dxa"/>
            <w:vAlign w:val="center"/>
          </w:tcPr>
          <w:p w14:paraId="70E72990"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r>
      <w:tr w:rsidR="00413A77" w:rsidRPr="00DD21F7" w14:paraId="266B6021" w14:textId="77777777" w:rsidTr="00794845">
        <w:trPr>
          <w:trHeight w:val="616"/>
        </w:trPr>
        <w:tc>
          <w:tcPr>
            <w:tcW w:w="1931" w:type="dxa"/>
          </w:tcPr>
          <w:p w14:paraId="7D8C58C9" w14:textId="77777777" w:rsidR="00413A77" w:rsidRPr="00AF145C" w:rsidRDefault="00413A77" w:rsidP="00794845">
            <w:pPr>
              <w:pStyle w:val="Normal1"/>
              <w:spacing w:line="360" w:lineRule="auto"/>
              <w:jc w:val="both"/>
              <w:rPr>
                <w:color w:val="auto"/>
                <w:sz w:val="24"/>
                <w:szCs w:val="24"/>
              </w:rPr>
            </w:pPr>
            <w:r w:rsidRPr="00AF145C">
              <w:rPr>
                <w:rFonts w:ascii="Times New Roman" w:eastAsiaTheme="minorHAnsi" w:hAnsi="Times New Roman" w:cs="Times New Roman"/>
                <w:noProof/>
                <w:color w:val="000000" w:themeColor="text1"/>
                <w:sz w:val="24"/>
                <w:szCs w:val="24"/>
                <w:lang w:eastAsia="en-US"/>
              </w:rPr>
              <w:t>Gestión de informes</w:t>
            </w:r>
          </w:p>
        </w:tc>
        <w:tc>
          <w:tcPr>
            <w:tcW w:w="960" w:type="dxa"/>
            <w:vAlign w:val="center"/>
          </w:tcPr>
          <w:p w14:paraId="0C3705FE" w14:textId="77777777" w:rsidR="00413A77" w:rsidRPr="00DD21F7" w:rsidRDefault="00413A77" w:rsidP="00794845">
            <w:pPr>
              <w:pStyle w:val="Normal1"/>
              <w:spacing w:line="360" w:lineRule="auto"/>
              <w:jc w:val="center"/>
              <w:rPr>
                <w:color w:val="auto"/>
                <w:sz w:val="24"/>
                <w:szCs w:val="24"/>
              </w:rPr>
            </w:pPr>
          </w:p>
        </w:tc>
        <w:tc>
          <w:tcPr>
            <w:tcW w:w="1500" w:type="dxa"/>
            <w:vAlign w:val="center"/>
          </w:tcPr>
          <w:p w14:paraId="35ED9533" w14:textId="77777777" w:rsidR="00413A77" w:rsidRPr="00DD21F7" w:rsidRDefault="00413A77" w:rsidP="00794845">
            <w:pPr>
              <w:pStyle w:val="Normal1"/>
              <w:spacing w:line="360" w:lineRule="auto"/>
              <w:jc w:val="center"/>
              <w:rPr>
                <w:color w:val="auto"/>
                <w:sz w:val="24"/>
                <w:szCs w:val="24"/>
              </w:rPr>
            </w:pPr>
          </w:p>
          <w:p w14:paraId="76819AA5"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446" w:type="dxa"/>
            <w:gridSpan w:val="2"/>
            <w:vAlign w:val="center"/>
          </w:tcPr>
          <w:p w14:paraId="651692F7" w14:textId="77777777" w:rsidR="00413A77" w:rsidRPr="00DD21F7" w:rsidRDefault="00413A77" w:rsidP="00794845">
            <w:pPr>
              <w:pStyle w:val="Normal1"/>
              <w:spacing w:line="360" w:lineRule="auto"/>
              <w:jc w:val="center"/>
              <w:rPr>
                <w:color w:val="auto"/>
                <w:sz w:val="24"/>
                <w:szCs w:val="24"/>
              </w:rPr>
            </w:pPr>
          </w:p>
        </w:tc>
        <w:tc>
          <w:tcPr>
            <w:tcW w:w="2251" w:type="dxa"/>
            <w:vAlign w:val="center"/>
          </w:tcPr>
          <w:p w14:paraId="2E1104A5" w14:textId="77777777" w:rsidR="00413A77" w:rsidRPr="00DD21F7" w:rsidRDefault="00413A77" w:rsidP="00794845">
            <w:pPr>
              <w:pStyle w:val="Normal1"/>
              <w:spacing w:line="360" w:lineRule="auto"/>
              <w:jc w:val="center"/>
              <w:rPr>
                <w:color w:val="auto"/>
                <w:sz w:val="24"/>
                <w:szCs w:val="24"/>
              </w:rPr>
            </w:pPr>
          </w:p>
          <w:p w14:paraId="5DEBEB88" w14:textId="77777777" w:rsidR="00413A77" w:rsidRPr="00DD21F7" w:rsidRDefault="00413A77" w:rsidP="00794845">
            <w:pPr>
              <w:pStyle w:val="Normal1"/>
              <w:spacing w:line="360" w:lineRule="auto"/>
              <w:jc w:val="center"/>
              <w:rPr>
                <w:color w:val="auto"/>
                <w:sz w:val="24"/>
                <w:szCs w:val="24"/>
              </w:rPr>
            </w:pPr>
            <w:r w:rsidRPr="00DD21F7">
              <w:rPr>
                <w:color w:val="auto"/>
                <w:sz w:val="24"/>
                <w:szCs w:val="24"/>
              </w:rPr>
              <w:t>X</w:t>
            </w:r>
          </w:p>
        </w:tc>
        <w:tc>
          <w:tcPr>
            <w:tcW w:w="1155" w:type="dxa"/>
            <w:vAlign w:val="center"/>
          </w:tcPr>
          <w:p w14:paraId="3EB7A616" w14:textId="77777777" w:rsidR="00413A77" w:rsidRPr="00DD21F7" w:rsidRDefault="00413A77" w:rsidP="00794845">
            <w:pPr>
              <w:pStyle w:val="Normal1"/>
              <w:spacing w:line="360" w:lineRule="auto"/>
              <w:jc w:val="center"/>
              <w:rPr>
                <w:color w:val="auto"/>
                <w:sz w:val="24"/>
                <w:szCs w:val="24"/>
              </w:rPr>
            </w:pPr>
          </w:p>
        </w:tc>
      </w:tr>
    </w:tbl>
    <w:p w14:paraId="00538611" w14:textId="71751C6F" w:rsidR="00413A77" w:rsidRDefault="00413A77" w:rsidP="00413A77">
      <w:pPr>
        <w:pStyle w:val="Normal1"/>
        <w:spacing w:line="360" w:lineRule="auto"/>
        <w:ind w:left="720"/>
        <w:jc w:val="center"/>
        <w:rPr>
          <w:ins w:id="180" w:author="Jhonatan Rico" w:date="2021-10-25T21:42:00Z"/>
          <w:rFonts w:ascii="Times New Roman" w:eastAsiaTheme="minorHAnsi" w:hAnsi="Times New Roman" w:cs="Times New Roman"/>
          <w:b/>
          <w:bCs/>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Fuente: elaboración propia.</w:t>
      </w:r>
    </w:p>
    <w:p w14:paraId="34D0D38C" w14:textId="77777777" w:rsidR="00D17BE2" w:rsidRPr="00AF145C" w:rsidRDefault="00D17BE2" w:rsidP="00413A77">
      <w:pPr>
        <w:pStyle w:val="Normal1"/>
        <w:spacing w:line="360" w:lineRule="auto"/>
        <w:ind w:left="720"/>
        <w:jc w:val="center"/>
        <w:rPr>
          <w:rFonts w:ascii="Times New Roman" w:eastAsiaTheme="minorHAnsi" w:hAnsi="Times New Roman" w:cs="Times New Roman"/>
          <w:b/>
          <w:bCs/>
          <w:noProof/>
          <w:color w:val="000000" w:themeColor="text1"/>
          <w:sz w:val="24"/>
          <w:szCs w:val="24"/>
          <w:lang w:eastAsia="en-US"/>
        </w:rPr>
      </w:pPr>
    </w:p>
    <w:p w14:paraId="5D812BA6" w14:textId="4CA01A67" w:rsidR="00413A77" w:rsidRDefault="00413A77" w:rsidP="00413A77">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B16495">
        <w:rPr>
          <w:rFonts w:ascii="Times New Roman" w:eastAsiaTheme="minorHAnsi" w:hAnsi="Times New Roman" w:cs="Times New Roman"/>
          <w:noProof/>
          <w:color w:val="000000" w:themeColor="text1"/>
          <w:sz w:val="24"/>
          <w:szCs w:val="24"/>
          <w:lang w:eastAsia="en-US"/>
        </w:rPr>
        <w:t>Como podemos concluir, observamos que ningunos de software cumplen con requerimientos planteados, es por eso es necesario desarrollar un software que cumpla con las necesidades ya propuestas por la empresa.</w:t>
      </w:r>
    </w:p>
    <w:p w14:paraId="3521C5AC" w14:textId="6BA932AB" w:rsidR="00B16495" w:rsidRDefault="00B16495" w:rsidP="00413A77">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5509CC7F" w14:textId="1EC7C02A" w:rsidR="00B16495" w:rsidRDefault="00B16495" w:rsidP="00413A77">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sidRPr="00B16495">
        <w:rPr>
          <w:rFonts w:ascii="Times New Roman" w:eastAsiaTheme="minorHAnsi" w:hAnsi="Times New Roman" w:cs="Times New Roman"/>
          <w:b/>
          <w:bCs/>
          <w:noProof/>
          <w:color w:val="000000" w:themeColor="text1"/>
          <w:sz w:val="24"/>
          <w:szCs w:val="24"/>
          <w:lang w:eastAsia="en-US"/>
        </w:rPr>
        <w:t>2.3.</w:t>
      </w:r>
      <w:r>
        <w:rPr>
          <w:rFonts w:ascii="Times New Roman" w:eastAsiaTheme="minorHAnsi" w:hAnsi="Times New Roman" w:cs="Times New Roman"/>
          <w:b/>
          <w:bCs/>
          <w:noProof/>
          <w:color w:val="000000" w:themeColor="text1"/>
          <w:sz w:val="24"/>
          <w:szCs w:val="24"/>
          <w:lang w:eastAsia="en-US"/>
        </w:rPr>
        <w:t xml:space="preserve">  Marco Legal</w:t>
      </w:r>
    </w:p>
    <w:p w14:paraId="7023D4FC" w14:textId="29AEBD90" w:rsidR="00B16495" w:rsidRDefault="00B16495" w:rsidP="00413A77">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03A0F0AB" w14:textId="4A507A33" w:rsidR="00B16495" w:rsidRPr="00B16495" w:rsidRDefault="00B16495" w:rsidP="00B16495">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B16495">
        <w:rPr>
          <w:rFonts w:ascii="Times New Roman" w:eastAsiaTheme="minorHAnsi" w:hAnsi="Times New Roman" w:cs="Times New Roman"/>
          <w:noProof/>
          <w:color w:val="000000" w:themeColor="text1"/>
          <w:sz w:val="24"/>
          <w:szCs w:val="24"/>
          <w:lang w:eastAsia="en-US"/>
        </w:rPr>
        <w:t xml:space="preserve">Se especificarán algunas leyes que se aplicarán al desarrollo del software que se </w:t>
      </w:r>
      <w:commentRangeStart w:id="181"/>
      <w:r w:rsidRPr="00B16495">
        <w:rPr>
          <w:rFonts w:ascii="Times New Roman" w:eastAsiaTheme="minorHAnsi" w:hAnsi="Times New Roman" w:cs="Times New Roman"/>
          <w:noProof/>
          <w:color w:val="000000" w:themeColor="text1"/>
          <w:sz w:val="24"/>
          <w:szCs w:val="24"/>
          <w:lang w:eastAsia="en-US"/>
        </w:rPr>
        <w:t>diseñar</w:t>
      </w:r>
      <w:ins w:id="182" w:author="Jhonatan Rico" w:date="2021-10-25T21:42:00Z">
        <w:r w:rsidR="00D17BE2">
          <w:rPr>
            <w:rFonts w:ascii="Times New Roman" w:eastAsiaTheme="minorHAnsi" w:hAnsi="Times New Roman" w:cs="Times New Roman"/>
            <w:noProof/>
            <w:color w:val="000000" w:themeColor="text1"/>
            <w:sz w:val="24"/>
            <w:szCs w:val="24"/>
            <w:lang w:eastAsia="en-US"/>
          </w:rPr>
          <w:t>á</w:t>
        </w:r>
      </w:ins>
      <w:commentRangeEnd w:id="181"/>
      <w:ins w:id="183" w:author="Jhonatan Rico" w:date="2021-10-25T21:43:00Z">
        <w:r w:rsidR="00D17BE2">
          <w:rPr>
            <w:rStyle w:val="Refdecomentario"/>
            <w:rFonts w:ascii="Times New Roman" w:eastAsiaTheme="minorHAnsi" w:hAnsi="Times New Roman" w:cstheme="minorBidi"/>
            <w:color w:val="auto"/>
            <w:lang w:eastAsia="en-US"/>
          </w:rPr>
          <w:commentReference w:id="181"/>
        </w:r>
      </w:ins>
      <w:del w:id="184" w:author="Jhonatan Rico" w:date="2021-10-25T21:42:00Z">
        <w:r w:rsidRPr="00B16495" w:rsidDel="00D17BE2">
          <w:rPr>
            <w:rFonts w:ascii="Times New Roman" w:eastAsiaTheme="minorHAnsi" w:hAnsi="Times New Roman" w:cs="Times New Roman"/>
            <w:noProof/>
            <w:color w:val="000000" w:themeColor="text1"/>
            <w:sz w:val="24"/>
            <w:szCs w:val="24"/>
            <w:lang w:eastAsia="en-US"/>
          </w:rPr>
          <w:delText>a</w:delText>
        </w:r>
      </w:del>
      <w:r w:rsidRPr="00B16495">
        <w:rPr>
          <w:rFonts w:ascii="Times New Roman" w:eastAsiaTheme="minorHAnsi" w:hAnsi="Times New Roman" w:cs="Times New Roman"/>
          <w:noProof/>
          <w:color w:val="000000" w:themeColor="text1"/>
          <w:sz w:val="24"/>
          <w:szCs w:val="24"/>
          <w:lang w:eastAsia="en-US"/>
        </w:rPr>
        <w:t>.</w:t>
      </w:r>
    </w:p>
    <w:p w14:paraId="2FAAF416" w14:textId="64C6BF93" w:rsidR="00B16495" w:rsidRDefault="00B16495" w:rsidP="00413A77">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64B107F8" w14:textId="64CCC3FF" w:rsidR="00B16495" w:rsidRDefault="00B16495" w:rsidP="00B16495">
      <w:pPr>
        <w:pStyle w:val="Normal1"/>
        <w:spacing w:line="360" w:lineRule="auto"/>
        <w:jc w:val="both"/>
        <w:rPr>
          <w:rFonts w:ascii="Times New Roman" w:eastAsiaTheme="minorHAnsi" w:hAnsi="Times New Roman" w:cs="Times New Roman"/>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2.3.1</w:t>
      </w:r>
      <w:r w:rsidRPr="00B16495">
        <w:rPr>
          <w:rFonts w:ascii="Times New Roman" w:eastAsiaTheme="minorHAnsi" w:hAnsi="Times New Roman" w:cs="Times New Roman"/>
          <w:b/>
          <w:bCs/>
          <w:noProof/>
          <w:color w:val="000000" w:themeColor="text1"/>
          <w:sz w:val="24"/>
          <w:szCs w:val="24"/>
          <w:lang w:eastAsia="en-US"/>
        </w:rPr>
        <w:t>.</w:t>
      </w:r>
      <w:r w:rsidRPr="00B16495">
        <w:rPr>
          <w:rFonts w:ascii="Times New Roman" w:eastAsiaTheme="minorHAnsi" w:hAnsi="Times New Roman" w:cs="Times New Roman"/>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Ley De Protección De Datos Personales.</w:t>
      </w:r>
    </w:p>
    <w:p w14:paraId="1E87EF7F" w14:textId="5FFB9727" w:rsidR="00B16495" w:rsidRDefault="00B16495" w:rsidP="00B1649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CE463C9" w14:textId="77777777" w:rsidR="00B16495" w:rsidRPr="00B16495" w:rsidRDefault="00B16495" w:rsidP="00B16495">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Ley estatutaria 1581 del 2012:</w:t>
      </w:r>
      <w:r w:rsidRPr="00B16495">
        <w:rPr>
          <w:rFonts w:ascii="Times New Roman" w:eastAsiaTheme="minorHAnsi" w:hAnsi="Times New Roman" w:cs="Times New Roman"/>
          <w:noProof/>
          <w:color w:val="000000" w:themeColor="text1"/>
          <w:sz w:val="24"/>
          <w:szCs w:val="24"/>
          <w:lang w:eastAsia="en-US"/>
        </w:rPr>
        <w:t xml:space="preserve"> ley de protección de datos personales, que determina el tratamiento que se debe dar a la información personal almacenada en las bases de datos tanto privadas como públicas para proteger su integridad y confiabilidad (ley estatutaria 1581, 2012).</w:t>
      </w:r>
    </w:p>
    <w:p w14:paraId="51E29FF7" w14:textId="77777777" w:rsidR="00B16495" w:rsidRPr="00B16495" w:rsidRDefault="00B16495" w:rsidP="00B1649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67E086F" w14:textId="1AB41E44" w:rsidR="00B16495" w:rsidRDefault="00B16495" w:rsidP="00B16495">
      <w:pPr>
        <w:pStyle w:val="Normal1"/>
        <w:spacing w:line="360" w:lineRule="auto"/>
        <w:jc w:val="both"/>
        <w:rPr>
          <w:rFonts w:ascii="Times New Roman" w:eastAsiaTheme="minorHAnsi" w:hAnsi="Times New Roman" w:cs="Times New Roman"/>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 xml:space="preserve">2.3.2. </w:t>
      </w:r>
      <w:r w:rsidRPr="00B16495">
        <w:rPr>
          <w:rFonts w:ascii="Times New Roman" w:eastAsiaTheme="minorHAnsi" w:hAnsi="Times New Roman" w:cs="Times New Roman"/>
          <w:noProof/>
          <w:color w:val="000000" w:themeColor="text1"/>
          <w:sz w:val="24"/>
          <w:szCs w:val="24"/>
          <w:lang w:eastAsia="en-US"/>
        </w:rPr>
        <w:t xml:space="preserve"> </w:t>
      </w:r>
      <w:r w:rsidRPr="00AF145C">
        <w:rPr>
          <w:rFonts w:ascii="Times New Roman" w:eastAsiaTheme="minorHAnsi" w:hAnsi="Times New Roman" w:cs="Times New Roman"/>
          <w:b/>
          <w:bCs/>
          <w:noProof/>
          <w:color w:val="000000" w:themeColor="text1"/>
          <w:sz w:val="24"/>
          <w:szCs w:val="24"/>
          <w:lang w:eastAsia="en-US"/>
        </w:rPr>
        <w:t>Ley Estatutaria 1581 De 2012.</w:t>
      </w:r>
    </w:p>
    <w:p w14:paraId="0AF9D9D8" w14:textId="2E26DD5B" w:rsidR="0023662A" w:rsidRDefault="0023662A" w:rsidP="00B1649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CAAB460" w14:textId="77777777" w:rsidR="0023662A" w:rsidRPr="0023662A" w:rsidRDefault="0023662A" w:rsidP="0023662A">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El artículo 2°. Ámbito de aplicación:</w:t>
      </w:r>
      <w:r w:rsidRPr="0023662A">
        <w:rPr>
          <w:rFonts w:ascii="Times New Roman" w:eastAsiaTheme="minorHAnsi" w:hAnsi="Times New Roman" w:cs="Times New Roman"/>
          <w:noProof/>
          <w:color w:val="000000" w:themeColor="text1"/>
          <w:sz w:val="24"/>
          <w:szCs w:val="24"/>
          <w:lang w:eastAsia="en-US"/>
        </w:rPr>
        <w:t xml:space="preserve"> los principios y disposiciones contenidas en la presente ley serán aplicables a los datos personales registrado en cualquier base de datos que los hagan susceptibles de tratamiento por entidad de naturaleza pública o privada. La presente ley aplicara en el tratamiento de datos personales efectuando en territorio colombiano o cuando el responsable del tratamiento o encargado del tratamiento no establecido en el territorio nacional le sea aplicable la legislación colombiana en virtud de normas y tratados internacionales (Colombia ,2012).</w:t>
      </w:r>
    </w:p>
    <w:p w14:paraId="2406B424" w14:textId="77777777" w:rsidR="0023662A" w:rsidRPr="00B16495" w:rsidRDefault="0023662A" w:rsidP="00B1649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37B044D7" w14:textId="1856C126" w:rsidR="00B16495" w:rsidRDefault="0023662A" w:rsidP="00413A77">
      <w:pPr>
        <w:pStyle w:val="Normal1"/>
        <w:spacing w:line="360" w:lineRule="auto"/>
        <w:jc w:val="both"/>
        <w:rPr>
          <w:rFonts w:ascii="Times New Roman" w:eastAsiaTheme="minorHAnsi" w:hAnsi="Times New Roman" w:cs="Times New Roman"/>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 xml:space="preserve">2.3.3.  </w:t>
      </w:r>
      <w:r w:rsidR="008106E6" w:rsidRPr="00AF145C">
        <w:rPr>
          <w:rFonts w:ascii="Times New Roman" w:eastAsiaTheme="minorHAnsi" w:hAnsi="Times New Roman" w:cs="Times New Roman"/>
          <w:b/>
          <w:bCs/>
          <w:noProof/>
          <w:color w:val="000000" w:themeColor="text1"/>
          <w:sz w:val="24"/>
          <w:szCs w:val="24"/>
          <w:lang w:eastAsia="en-US"/>
        </w:rPr>
        <w:t>Decreto 1377 De 2013</w:t>
      </w:r>
      <w:r w:rsidR="00AF145C">
        <w:rPr>
          <w:rFonts w:ascii="Times New Roman" w:eastAsiaTheme="minorHAnsi" w:hAnsi="Times New Roman" w:cs="Times New Roman"/>
          <w:b/>
          <w:bCs/>
          <w:noProof/>
          <w:color w:val="000000" w:themeColor="text1"/>
          <w:sz w:val="24"/>
          <w:szCs w:val="24"/>
          <w:lang w:eastAsia="en-US"/>
        </w:rPr>
        <w:t>.</w:t>
      </w:r>
    </w:p>
    <w:p w14:paraId="2EE73819" w14:textId="775FF676" w:rsidR="008106E6" w:rsidRDefault="008106E6" w:rsidP="00413A77">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1758E15" w14:textId="77777777" w:rsidR="008106E6" w:rsidRPr="008106E6" w:rsidRDefault="008106E6" w:rsidP="008106E6">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8106E6">
        <w:rPr>
          <w:rFonts w:ascii="Times New Roman" w:eastAsiaTheme="minorHAnsi" w:hAnsi="Times New Roman" w:cs="Times New Roman"/>
          <w:noProof/>
          <w:color w:val="000000" w:themeColor="text1"/>
          <w:sz w:val="24"/>
          <w:szCs w:val="24"/>
          <w:lang w:eastAsia="en-US"/>
        </w:rPr>
        <w:t xml:space="preserve">Tienen con  fin facilitar la implementación y cumplimiento de la ley 1581 2012 por lo cual se expide el régimen general de protección de datos personales se desarrolla el derechos constitucional de todas las personas a conocer, actualizar y rectificar las informaciones recogidas sobre ellas en una base de datos o archivos con base en el artículo 15 de la constitución política y el derecho a la información  del artículo 20 de la misma, se expide el decreto 1377 de 2013, por el cual se debe reglamentar aspectos relacionados con la autorización del titular de información para el tratamiento de sus datos personales, las </w:t>
      </w:r>
      <w:r w:rsidRPr="008106E6">
        <w:rPr>
          <w:rFonts w:ascii="Times New Roman" w:eastAsiaTheme="minorHAnsi" w:hAnsi="Times New Roman" w:cs="Times New Roman"/>
          <w:noProof/>
          <w:color w:val="000000" w:themeColor="text1"/>
          <w:sz w:val="24"/>
          <w:szCs w:val="24"/>
          <w:lang w:eastAsia="en-US"/>
        </w:rPr>
        <w:lastRenderedPageBreak/>
        <w:t>políticas de tratamientos de los responsables y encargados, personales, esta último tema referido a la rendición de cuentas (Juriscol, 2012).</w:t>
      </w:r>
    </w:p>
    <w:p w14:paraId="377F15D6" w14:textId="2FFCDCC5" w:rsidR="008106E6" w:rsidRPr="00B16495" w:rsidDel="00D17BE2" w:rsidRDefault="008106E6" w:rsidP="00413A77">
      <w:pPr>
        <w:pStyle w:val="Normal1"/>
        <w:spacing w:line="360" w:lineRule="auto"/>
        <w:jc w:val="both"/>
        <w:rPr>
          <w:del w:id="185" w:author="Jhonatan Rico" w:date="2021-10-25T21:43:00Z"/>
          <w:rFonts w:ascii="Times New Roman" w:eastAsiaTheme="minorHAnsi" w:hAnsi="Times New Roman" w:cs="Times New Roman"/>
          <w:b/>
          <w:bCs/>
          <w:noProof/>
          <w:color w:val="000000" w:themeColor="text1"/>
          <w:sz w:val="24"/>
          <w:szCs w:val="24"/>
          <w:lang w:eastAsia="en-US"/>
        </w:rPr>
      </w:pPr>
    </w:p>
    <w:p w14:paraId="4CA50D7E" w14:textId="12AE3335" w:rsidR="001B2C0C" w:rsidRPr="00DD21F7" w:rsidDel="00D17BE2" w:rsidRDefault="001B2C0C" w:rsidP="001B2C0C">
      <w:pPr>
        <w:pStyle w:val="Sinespaciado"/>
        <w:spacing w:line="360" w:lineRule="auto"/>
        <w:jc w:val="both"/>
        <w:rPr>
          <w:del w:id="186" w:author="Jhonatan Rico" w:date="2021-10-25T21:43:00Z"/>
          <w:rFonts w:cs="Arial"/>
          <w:sz w:val="24"/>
          <w:szCs w:val="24"/>
        </w:rPr>
      </w:pPr>
    </w:p>
    <w:p w14:paraId="5FB84EC8" w14:textId="77777777" w:rsidR="001B2C0C" w:rsidRPr="001B2C0C" w:rsidRDefault="001B2C0C" w:rsidP="001B2C0C">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50C9DD87" w14:textId="533C8C2C" w:rsidR="008106E6" w:rsidRDefault="008106E6" w:rsidP="008106E6">
      <w:pPr>
        <w:pStyle w:val="Normal1"/>
        <w:spacing w:line="360" w:lineRule="auto"/>
        <w:jc w:val="both"/>
        <w:rPr>
          <w:b/>
          <w:bCs/>
          <w:lang w:val="es-ES" w:eastAsia="es-ES"/>
        </w:rPr>
      </w:pPr>
      <w:r>
        <w:rPr>
          <w:b/>
          <w:bCs/>
          <w:lang w:val="es-ES" w:eastAsia="es-ES"/>
        </w:rPr>
        <w:t xml:space="preserve">2.3.4.  </w:t>
      </w:r>
      <w:r w:rsidRPr="00AF145C">
        <w:rPr>
          <w:rFonts w:ascii="Times New Roman" w:eastAsiaTheme="minorHAnsi" w:hAnsi="Times New Roman" w:cs="Times New Roman"/>
          <w:b/>
          <w:bCs/>
          <w:noProof/>
          <w:color w:val="000000" w:themeColor="text1"/>
          <w:sz w:val="24"/>
          <w:szCs w:val="24"/>
          <w:lang w:eastAsia="en-US"/>
        </w:rPr>
        <w:t>Ley De Protección De Propiedad Intelectual De Derechos De Autor</w:t>
      </w:r>
      <w:r w:rsidR="00AF145C">
        <w:rPr>
          <w:b/>
          <w:bCs/>
          <w:lang w:val="es-ES" w:eastAsia="es-ES"/>
        </w:rPr>
        <w:t>.</w:t>
      </w:r>
      <w:r w:rsidRPr="00AF145C">
        <w:rPr>
          <w:b/>
          <w:bCs/>
          <w:lang w:val="es-ES" w:eastAsia="es-ES"/>
        </w:rPr>
        <w:t xml:space="preserve"> </w:t>
      </w:r>
    </w:p>
    <w:p w14:paraId="70CFD9CE" w14:textId="70E3A832" w:rsidR="008106E6" w:rsidRDefault="008106E6" w:rsidP="008106E6">
      <w:pPr>
        <w:pStyle w:val="Normal1"/>
        <w:spacing w:line="360" w:lineRule="auto"/>
        <w:jc w:val="both"/>
        <w:rPr>
          <w:b/>
          <w:bCs/>
          <w:lang w:val="es-ES" w:eastAsia="es-ES"/>
        </w:rPr>
      </w:pPr>
    </w:p>
    <w:p w14:paraId="0A8BCFF3" w14:textId="77777777" w:rsidR="008106E6" w:rsidRPr="008106E6" w:rsidRDefault="008106E6" w:rsidP="008106E6">
      <w:pPr>
        <w:pStyle w:val="Normal1"/>
        <w:numPr>
          <w:ilvl w:val="0"/>
          <w:numId w:val="46"/>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Ley</w:t>
      </w:r>
      <w:r w:rsidRPr="00AF145C">
        <w:rPr>
          <w:b/>
          <w:bCs/>
          <w:color w:val="202124"/>
          <w:sz w:val="24"/>
          <w:szCs w:val="24"/>
          <w:shd w:val="clear" w:color="auto" w:fill="FFFFFF"/>
        </w:rPr>
        <w:t xml:space="preserve"> </w:t>
      </w:r>
      <w:r w:rsidRPr="00AF145C">
        <w:rPr>
          <w:rFonts w:ascii="Times New Roman" w:eastAsiaTheme="minorHAnsi" w:hAnsi="Times New Roman" w:cs="Times New Roman"/>
          <w:b/>
          <w:bCs/>
          <w:noProof/>
          <w:color w:val="000000" w:themeColor="text1"/>
          <w:sz w:val="24"/>
          <w:szCs w:val="24"/>
          <w:lang w:eastAsia="en-US"/>
        </w:rPr>
        <w:t>23 de 1982: Artículo 1°.</w:t>
      </w:r>
      <w:r w:rsidRPr="008106E6">
        <w:rPr>
          <w:rFonts w:ascii="Times New Roman" w:eastAsiaTheme="minorHAnsi" w:hAnsi="Times New Roman" w:cs="Times New Roman"/>
          <w:noProof/>
          <w:color w:val="000000" w:themeColor="text1"/>
          <w:sz w:val="24"/>
          <w:szCs w:val="24"/>
          <w:lang w:eastAsia="en-US"/>
        </w:rPr>
        <w:t xml:space="preserve"> Adiciónese al artículo 10 de la ley 23 de 1982 el siguiente parágrafo: </w:t>
      </w:r>
    </w:p>
    <w:p w14:paraId="30B55985" w14:textId="77777777" w:rsidR="008106E6" w:rsidRPr="008106E6" w:rsidRDefault="008106E6" w:rsidP="008106E6">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r w:rsidRPr="008106E6">
        <w:rPr>
          <w:rFonts w:ascii="Times New Roman" w:eastAsiaTheme="minorHAnsi" w:hAnsi="Times New Roman" w:cs="Times New Roman"/>
          <w:noProof/>
          <w:color w:val="000000" w:themeColor="text1"/>
          <w:sz w:val="24"/>
          <w:szCs w:val="24"/>
          <w:lang w:eastAsia="en-US"/>
        </w:rPr>
        <w:t>Parágrafo. En todo proceso relativo al derecho de autor, y ante cualquier jurisdicción nacional se presumirá, salvo prueba en contrario, que la persona bajo cuyo nombre, seudónimo o su equivalente se haya divulgado la obra, será el titular de los derechos de autor. También se presumirá, salvo prueba en contrario, que la obra se encuentra protegida.</w:t>
      </w:r>
    </w:p>
    <w:p w14:paraId="38381EA8" w14:textId="77777777" w:rsidR="008106E6" w:rsidRPr="0038759A" w:rsidRDefault="008106E6" w:rsidP="008106E6">
      <w:pPr>
        <w:pStyle w:val="Normal1"/>
        <w:spacing w:line="360" w:lineRule="auto"/>
        <w:ind w:left="720"/>
        <w:jc w:val="both"/>
        <w:rPr>
          <w:sz w:val="24"/>
          <w:szCs w:val="24"/>
        </w:rPr>
      </w:pPr>
    </w:p>
    <w:p w14:paraId="5BFCD69D" w14:textId="77777777" w:rsidR="008106E6" w:rsidRPr="008106E6" w:rsidRDefault="008106E6" w:rsidP="008106E6">
      <w:pPr>
        <w:pStyle w:val="Normal1"/>
        <w:numPr>
          <w:ilvl w:val="0"/>
          <w:numId w:val="46"/>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Artículo 2°.</w:t>
      </w:r>
      <w:r w:rsidRPr="008106E6">
        <w:rPr>
          <w:rFonts w:ascii="Times New Roman" w:eastAsiaTheme="minorHAnsi" w:hAnsi="Times New Roman" w:cs="Times New Roman"/>
          <w:noProof/>
          <w:color w:val="000000" w:themeColor="text1"/>
          <w:sz w:val="24"/>
          <w:szCs w:val="24"/>
          <w:lang w:eastAsia="en-US"/>
        </w:rPr>
        <w:t xml:space="preserve"> Adiciónese al artículo 11 de la ley 23 de 1982 el siguiente Parágrafo. Cuando la protección de un fonograma o una interpretación o ejecución fijada en un fonograma se otorgue en virtud del criterio de primera publicación o fijación, se considerará que dicha interpretación, ejecución o fonograma es publicada por primera vez en Colombia, cuando la publicación se realice' dentro de los treinta (30) días siguientes a la publicación inicial en otro país.</w:t>
      </w:r>
    </w:p>
    <w:p w14:paraId="0DC23F19" w14:textId="77777777" w:rsidR="008106E6" w:rsidRPr="0038759A" w:rsidRDefault="008106E6" w:rsidP="008106E6">
      <w:pPr>
        <w:pStyle w:val="Normal1"/>
        <w:spacing w:line="360" w:lineRule="auto"/>
        <w:ind w:left="720"/>
        <w:jc w:val="both"/>
        <w:rPr>
          <w:sz w:val="24"/>
          <w:szCs w:val="24"/>
        </w:rPr>
      </w:pPr>
      <w:r w:rsidRPr="0038759A">
        <w:rPr>
          <w:sz w:val="24"/>
          <w:szCs w:val="24"/>
        </w:rPr>
        <w:t xml:space="preserve"> </w:t>
      </w:r>
    </w:p>
    <w:p w14:paraId="6FFB516F" w14:textId="5A7C13DE" w:rsidR="008106E6" w:rsidRDefault="008106E6" w:rsidP="008106E6">
      <w:pPr>
        <w:pStyle w:val="Normal1"/>
        <w:numPr>
          <w:ilvl w:val="0"/>
          <w:numId w:val="46"/>
        </w:numPr>
        <w:spacing w:line="360" w:lineRule="auto"/>
        <w:jc w:val="both"/>
        <w:rPr>
          <w:rFonts w:ascii="Times New Roman" w:eastAsiaTheme="minorHAnsi" w:hAnsi="Times New Roman" w:cs="Times New Roman"/>
          <w:noProof/>
          <w:color w:val="000000" w:themeColor="text1"/>
          <w:sz w:val="24"/>
          <w:szCs w:val="24"/>
          <w:lang w:eastAsia="en-US"/>
        </w:rPr>
      </w:pPr>
      <w:r w:rsidRPr="00AF145C">
        <w:rPr>
          <w:rFonts w:ascii="Times New Roman" w:eastAsiaTheme="minorHAnsi" w:hAnsi="Times New Roman" w:cs="Times New Roman"/>
          <w:b/>
          <w:bCs/>
          <w:noProof/>
          <w:color w:val="000000" w:themeColor="text1"/>
          <w:sz w:val="24"/>
          <w:szCs w:val="24"/>
          <w:lang w:eastAsia="en-US"/>
        </w:rPr>
        <w:t>Artículo 3°.</w:t>
      </w:r>
      <w:r w:rsidRPr="0038759A">
        <w:rPr>
          <w:sz w:val="24"/>
          <w:szCs w:val="24"/>
        </w:rPr>
        <w:t xml:space="preserve"> </w:t>
      </w:r>
      <w:r w:rsidRPr="008106E6">
        <w:rPr>
          <w:rFonts w:ascii="Times New Roman" w:eastAsiaTheme="minorHAnsi" w:hAnsi="Times New Roman" w:cs="Times New Roman"/>
          <w:noProof/>
          <w:color w:val="000000" w:themeColor="text1"/>
          <w:sz w:val="24"/>
          <w:szCs w:val="24"/>
          <w:lang w:eastAsia="en-US"/>
        </w:rPr>
        <w:t xml:space="preserve">Modifíquese el artículo 12 de la ley 23 de 1982 el cual quedará así: Artículo 12. El autor o, en su caso, sus derechohabientes, tienen sobre las obras literarias y artísticas el derecho exclusivo de autorizar, o prohibir: </w:t>
      </w:r>
    </w:p>
    <w:p w14:paraId="27924964" w14:textId="77777777" w:rsidR="00BB6AAE" w:rsidRDefault="00BB6AAE" w:rsidP="00BB6AAE">
      <w:pPr>
        <w:pStyle w:val="Prrafodelista"/>
        <w:rPr>
          <w:rFonts w:eastAsiaTheme="minorHAnsi"/>
          <w:noProof/>
          <w:color w:val="000000" w:themeColor="text1"/>
          <w:lang w:eastAsia="en-US"/>
        </w:rPr>
      </w:pPr>
    </w:p>
    <w:p w14:paraId="2929A45C" w14:textId="06EDA2C4" w:rsidR="00BB6AAE" w:rsidRDefault="00BB6AAE" w:rsidP="00BB6AAE">
      <w:pPr>
        <w:pStyle w:val="Normal1"/>
        <w:numPr>
          <w:ilvl w:val="1"/>
          <w:numId w:val="46"/>
        </w:numPr>
        <w:spacing w:line="360" w:lineRule="auto"/>
        <w:jc w:val="both"/>
        <w:rPr>
          <w:sz w:val="24"/>
          <w:szCs w:val="24"/>
        </w:rPr>
      </w:pPr>
      <w:r w:rsidRPr="00BB6AAE">
        <w:rPr>
          <w:rFonts w:ascii="Times New Roman" w:eastAsiaTheme="minorHAnsi" w:hAnsi="Times New Roman" w:cs="Times New Roman"/>
          <w:noProof/>
          <w:color w:val="000000" w:themeColor="text1"/>
          <w:sz w:val="24"/>
          <w:szCs w:val="24"/>
          <w:lang w:eastAsia="en-US"/>
        </w:rPr>
        <w:t>La reproducción de la obra bajo cualquier manera o forma, permanente o temporal, mediante cualquier procedimiento incluyendo el almacenamiento temporal en forma electrónica.</w:t>
      </w:r>
      <w:r w:rsidRPr="0038759A">
        <w:rPr>
          <w:sz w:val="24"/>
          <w:szCs w:val="24"/>
        </w:rPr>
        <w:t xml:space="preserve"> </w:t>
      </w:r>
    </w:p>
    <w:p w14:paraId="04845C35" w14:textId="77777777" w:rsidR="00BB6AAE" w:rsidRPr="00BB6AAE" w:rsidRDefault="00BB6AAE" w:rsidP="00BB6AAE">
      <w:pPr>
        <w:pStyle w:val="Normal1"/>
        <w:numPr>
          <w:ilvl w:val="1"/>
          <w:numId w:val="46"/>
        </w:numPr>
        <w:spacing w:line="360" w:lineRule="auto"/>
        <w:jc w:val="both"/>
        <w:rPr>
          <w:rFonts w:ascii="Times New Roman" w:eastAsiaTheme="minorHAnsi" w:hAnsi="Times New Roman" w:cs="Times New Roman"/>
          <w:noProof/>
          <w:color w:val="000000" w:themeColor="text1"/>
          <w:sz w:val="24"/>
          <w:szCs w:val="24"/>
          <w:lang w:eastAsia="en-US"/>
        </w:rPr>
      </w:pPr>
      <w:r w:rsidRPr="00BB6AAE">
        <w:rPr>
          <w:rFonts w:ascii="Times New Roman" w:eastAsiaTheme="minorHAnsi" w:hAnsi="Times New Roman" w:cs="Times New Roman"/>
          <w:noProof/>
          <w:color w:val="000000" w:themeColor="text1"/>
          <w:sz w:val="24"/>
          <w:szCs w:val="24"/>
          <w:lang w:eastAsia="en-US"/>
        </w:rPr>
        <w:t>la comunicación al público de la obra por cualquier medio o procedimiento, ya sean estos alámbricos o inalámbricos, incluyendo la puesta a disposición al público, de tal forma que los miembros del público puedan tener acceso a ella desde el lugar y en el momento que cada uno de ellos elija.</w:t>
      </w:r>
    </w:p>
    <w:p w14:paraId="03BDAF6B" w14:textId="77777777" w:rsidR="00BB6AAE" w:rsidRPr="00BB6AAE" w:rsidRDefault="00BB6AAE" w:rsidP="00BB6AAE">
      <w:pPr>
        <w:pStyle w:val="Normal1"/>
        <w:numPr>
          <w:ilvl w:val="1"/>
          <w:numId w:val="46"/>
        </w:numPr>
        <w:spacing w:line="360" w:lineRule="auto"/>
        <w:jc w:val="both"/>
        <w:rPr>
          <w:rFonts w:ascii="Times New Roman" w:eastAsiaTheme="minorHAnsi" w:hAnsi="Times New Roman" w:cs="Times New Roman"/>
          <w:noProof/>
          <w:color w:val="000000" w:themeColor="text1"/>
          <w:sz w:val="24"/>
          <w:szCs w:val="24"/>
          <w:lang w:eastAsia="en-US"/>
        </w:rPr>
      </w:pPr>
      <w:r w:rsidRPr="00BB6AAE">
        <w:rPr>
          <w:rFonts w:ascii="Times New Roman" w:eastAsiaTheme="minorHAnsi" w:hAnsi="Times New Roman" w:cs="Times New Roman"/>
          <w:noProof/>
          <w:color w:val="000000" w:themeColor="text1"/>
          <w:sz w:val="24"/>
          <w:szCs w:val="24"/>
          <w:lang w:eastAsia="en-US"/>
        </w:rPr>
        <w:lastRenderedPageBreak/>
        <w:t xml:space="preserve">La distribución pública del original y copias de sus obras, mediante la venta o a través de cualquier forma de transferencia de propiedad. (alcaldía mayor de Bogotá 28/01/1982) </w:t>
      </w:r>
    </w:p>
    <w:p w14:paraId="6589DBBE" w14:textId="50A2F257" w:rsidR="00BB6AAE" w:rsidRDefault="00BB6AAE" w:rsidP="00BB6AAE">
      <w:pPr>
        <w:pStyle w:val="Normal1"/>
        <w:spacing w:line="360" w:lineRule="auto"/>
        <w:ind w:left="1494"/>
        <w:jc w:val="both"/>
        <w:rPr>
          <w:sz w:val="24"/>
          <w:szCs w:val="24"/>
        </w:rPr>
      </w:pPr>
    </w:p>
    <w:p w14:paraId="140C81E6" w14:textId="2D5EA59D" w:rsidR="00BB6AAE" w:rsidRDefault="00BB6AAE" w:rsidP="00BB6AAE">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BB6AAE">
        <w:rPr>
          <w:rFonts w:ascii="Times New Roman" w:eastAsiaTheme="minorHAnsi" w:hAnsi="Times New Roman" w:cs="Times New Roman"/>
          <w:noProof/>
          <w:color w:val="000000" w:themeColor="text1"/>
          <w:sz w:val="24"/>
          <w:szCs w:val="24"/>
          <w:lang w:eastAsia="en-US"/>
        </w:rPr>
        <w:t>Esta ley se debe cumplir en proyecto debido a que se manejan información de datos y derechos de autor bajo artículos legales expuesto por el congreso de república de Colombia y la alcaldía mayor de Bogotá Colombia.</w:t>
      </w:r>
    </w:p>
    <w:p w14:paraId="23044656" w14:textId="760B23F6" w:rsidR="00BB6AAE" w:rsidRDefault="00BB6AAE" w:rsidP="00BB6AAE">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46F8297" w14:textId="3FEF303A" w:rsidR="00D17BE2" w:rsidRDefault="00D17BE2">
      <w:pPr>
        <w:rPr>
          <w:ins w:id="187" w:author="Jhonatan Rico" w:date="2021-10-25T21:43:00Z"/>
          <w:rFonts w:cs="Times New Roman"/>
          <w:noProof/>
          <w:color w:val="000000" w:themeColor="text1"/>
          <w:szCs w:val="24"/>
        </w:rPr>
      </w:pPr>
      <w:ins w:id="188" w:author="Jhonatan Rico" w:date="2021-10-25T21:43:00Z">
        <w:r>
          <w:rPr>
            <w:rFonts w:cs="Times New Roman"/>
            <w:noProof/>
            <w:color w:val="000000" w:themeColor="text1"/>
            <w:szCs w:val="24"/>
          </w:rPr>
          <w:br w:type="page"/>
        </w:r>
      </w:ins>
    </w:p>
    <w:p w14:paraId="5619EED8" w14:textId="3BECC323" w:rsidR="00BB6AAE" w:rsidDel="00D17BE2" w:rsidRDefault="00BB6AAE" w:rsidP="00BB6AAE">
      <w:pPr>
        <w:pStyle w:val="Normal1"/>
        <w:spacing w:line="360" w:lineRule="auto"/>
        <w:jc w:val="both"/>
        <w:rPr>
          <w:del w:id="189" w:author="Jhonatan Rico" w:date="2021-10-25T21:43:00Z"/>
          <w:rFonts w:ascii="Times New Roman" w:eastAsiaTheme="minorHAnsi" w:hAnsi="Times New Roman" w:cs="Times New Roman"/>
          <w:noProof/>
          <w:color w:val="000000" w:themeColor="text1"/>
          <w:sz w:val="24"/>
          <w:szCs w:val="24"/>
          <w:lang w:eastAsia="en-US"/>
        </w:rPr>
      </w:pPr>
    </w:p>
    <w:p w14:paraId="5B7E6BAD" w14:textId="4F3FBFDF" w:rsidR="00BB6AAE" w:rsidRDefault="00BB6AAE" w:rsidP="00BB6AAE">
      <w:pPr>
        <w:pStyle w:val="Ttulo1"/>
        <w:ind w:left="2345"/>
        <w:jc w:val="left"/>
        <w:rPr>
          <w:rFonts w:ascii="Times New Roman" w:eastAsiaTheme="minorHAnsi" w:hAnsi="Times New Roman" w:cs="Times New Roman"/>
          <w:color w:val="000000" w:themeColor="text1"/>
          <w:kern w:val="0"/>
          <w:szCs w:val="24"/>
          <w:lang w:val="es-CO" w:eastAsia="en-US"/>
        </w:rPr>
      </w:pPr>
      <w:r w:rsidRPr="00BB6AAE">
        <w:rPr>
          <w:rFonts w:ascii="Times New Roman" w:eastAsiaTheme="minorHAnsi" w:hAnsi="Times New Roman" w:cs="Times New Roman"/>
          <w:color w:val="000000" w:themeColor="text1"/>
          <w:kern w:val="0"/>
          <w:szCs w:val="24"/>
          <w:lang w:val="es-CO" w:eastAsia="en-US"/>
        </w:rPr>
        <w:t>3</w:t>
      </w:r>
      <w:r w:rsidR="00027C87" w:rsidRPr="00AF145C">
        <w:rPr>
          <w:rFonts w:ascii="Times New Roman" w:eastAsiaTheme="minorHAnsi" w:hAnsi="Times New Roman" w:cs="Times New Roman"/>
          <w:color w:val="000000" w:themeColor="text1"/>
          <w:kern w:val="0"/>
          <w:szCs w:val="24"/>
          <w:lang w:val="es-CO" w:eastAsia="en-US"/>
        </w:rPr>
        <w:t>.   ASPECTOS METODOL</w:t>
      </w:r>
      <w:del w:id="190" w:author="Jhonatan Rico" w:date="2021-10-25T21:43:00Z">
        <w:r w:rsidR="00027C87" w:rsidRPr="00AF145C" w:rsidDel="00D17BE2">
          <w:rPr>
            <w:rFonts w:ascii="Times New Roman" w:eastAsiaTheme="minorHAnsi" w:hAnsi="Times New Roman" w:cs="Times New Roman"/>
            <w:color w:val="000000" w:themeColor="text1"/>
            <w:kern w:val="0"/>
            <w:szCs w:val="24"/>
            <w:lang w:val="es-CO" w:eastAsia="en-US"/>
          </w:rPr>
          <w:delText>O</w:delText>
        </w:r>
      </w:del>
      <w:ins w:id="191" w:author="Jhonatan Rico" w:date="2021-10-25T21:43:00Z">
        <w:r w:rsidR="00D17BE2">
          <w:rPr>
            <w:rFonts w:ascii="Times New Roman" w:eastAsiaTheme="minorHAnsi" w:hAnsi="Times New Roman" w:cs="Times New Roman"/>
            <w:color w:val="000000" w:themeColor="text1"/>
            <w:kern w:val="0"/>
            <w:szCs w:val="24"/>
            <w:lang w:val="es-CO" w:eastAsia="en-US"/>
          </w:rPr>
          <w:t>Ó</w:t>
        </w:r>
      </w:ins>
      <w:r w:rsidR="00027C87" w:rsidRPr="00AF145C">
        <w:rPr>
          <w:rFonts w:ascii="Times New Roman" w:eastAsiaTheme="minorHAnsi" w:hAnsi="Times New Roman" w:cs="Times New Roman"/>
          <w:color w:val="000000" w:themeColor="text1"/>
          <w:kern w:val="0"/>
          <w:szCs w:val="24"/>
          <w:lang w:val="es-CO" w:eastAsia="en-US"/>
        </w:rPr>
        <w:t>GICO</w:t>
      </w:r>
      <w:ins w:id="192" w:author="Jhonatan Rico" w:date="2021-10-25T21:43:00Z">
        <w:r w:rsidR="00D17BE2">
          <w:rPr>
            <w:rFonts w:ascii="Times New Roman" w:eastAsiaTheme="minorHAnsi" w:hAnsi="Times New Roman" w:cs="Times New Roman"/>
            <w:color w:val="000000" w:themeColor="text1"/>
            <w:kern w:val="0"/>
            <w:szCs w:val="24"/>
            <w:lang w:val="es-CO" w:eastAsia="en-US"/>
          </w:rPr>
          <w:t>S</w:t>
        </w:r>
      </w:ins>
      <w:del w:id="193" w:author="Jhonatan Rico" w:date="2021-10-25T21:43:00Z">
        <w:r w:rsidR="00027C87" w:rsidDel="00D17BE2">
          <w:rPr>
            <w:rFonts w:ascii="Times New Roman" w:eastAsiaTheme="minorHAnsi" w:hAnsi="Times New Roman" w:cs="Times New Roman"/>
            <w:color w:val="000000" w:themeColor="text1"/>
            <w:kern w:val="0"/>
            <w:szCs w:val="24"/>
            <w:lang w:val="es-CO" w:eastAsia="en-US"/>
          </w:rPr>
          <w:delText xml:space="preserve"> </w:delText>
        </w:r>
      </w:del>
    </w:p>
    <w:p w14:paraId="620F66FF" w14:textId="742333B2" w:rsidR="00866A41" w:rsidRDefault="00866A41" w:rsidP="00866A41">
      <w:pPr>
        <w:pStyle w:val="Normal1"/>
        <w:spacing w:line="360" w:lineRule="auto"/>
        <w:jc w:val="both"/>
        <w:rPr>
          <w:sz w:val="24"/>
          <w:szCs w:val="24"/>
        </w:rPr>
      </w:pPr>
      <w:r w:rsidRPr="00866A41">
        <w:rPr>
          <w:rFonts w:ascii="Times New Roman" w:eastAsiaTheme="minorHAnsi" w:hAnsi="Times New Roman" w:cs="Times New Roman"/>
          <w:noProof/>
          <w:color w:val="000000" w:themeColor="text1"/>
          <w:sz w:val="24"/>
          <w:szCs w:val="24"/>
          <w:lang w:eastAsia="en-US"/>
        </w:rPr>
        <w:t xml:space="preserve">En el presente capitulo se da una breve descripción de la metodología y herramienta implementadas para la solución de la problemática de inventario en la papelería y variedades DANGEDAV. Para el desarrollo de este sistema se utilizará la metodología </w:t>
      </w:r>
      <w:del w:id="194" w:author="Jhonatan Rico" w:date="2021-10-25T21:43:00Z">
        <w:r w:rsidRPr="00866A41" w:rsidDel="00D17BE2">
          <w:rPr>
            <w:rFonts w:ascii="Times New Roman" w:eastAsiaTheme="minorHAnsi" w:hAnsi="Times New Roman" w:cs="Times New Roman"/>
            <w:noProof/>
            <w:color w:val="000000" w:themeColor="text1"/>
            <w:sz w:val="24"/>
            <w:szCs w:val="24"/>
            <w:lang w:eastAsia="en-US"/>
          </w:rPr>
          <w:delText>scrum</w:delText>
        </w:r>
      </w:del>
      <w:ins w:id="195" w:author="Jhonatan Rico" w:date="2021-10-25T21:43:00Z">
        <w:r w:rsidR="00D17BE2">
          <w:rPr>
            <w:rFonts w:ascii="Times New Roman" w:eastAsiaTheme="minorHAnsi" w:hAnsi="Times New Roman" w:cs="Times New Roman"/>
            <w:noProof/>
            <w:color w:val="000000" w:themeColor="text1"/>
            <w:sz w:val="24"/>
            <w:szCs w:val="24"/>
            <w:lang w:eastAsia="en-US"/>
          </w:rPr>
          <w:t>SCRUM</w:t>
        </w:r>
      </w:ins>
      <w:r w:rsidRPr="00866A41">
        <w:rPr>
          <w:rFonts w:ascii="Times New Roman" w:eastAsiaTheme="minorHAnsi" w:hAnsi="Times New Roman" w:cs="Times New Roman"/>
          <w:noProof/>
          <w:color w:val="000000" w:themeColor="text1"/>
          <w:sz w:val="24"/>
          <w:szCs w:val="24"/>
          <w:lang w:eastAsia="en-US"/>
        </w:rPr>
        <w:t>, metodología ágil especial para el desarrollo de software</w:t>
      </w:r>
      <w:r w:rsidRPr="00666AD9">
        <w:rPr>
          <w:sz w:val="24"/>
          <w:szCs w:val="24"/>
        </w:rPr>
        <w:t>.</w:t>
      </w:r>
    </w:p>
    <w:p w14:paraId="750BFEDA" w14:textId="683CEC27" w:rsidR="00866A41" w:rsidRDefault="00866A41" w:rsidP="00866A41">
      <w:pPr>
        <w:pStyle w:val="Normal1"/>
        <w:spacing w:line="360" w:lineRule="auto"/>
        <w:jc w:val="both"/>
        <w:rPr>
          <w:sz w:val="24"/>
          <w:szCs w:val="24"/>
        </w:rPr>
      </w:pPr>
    </w:p>
    <w:p w14:paraId="043C70DC" w14:textId="05C9234E" w:rsidR="00866A41" w:rsidRDefault="00866A41" w:rsidP="00866A41">
      <w:pPr>
        <w:pStyle w:val="Normal1"/>
        <w:spacing w:line="360" w:lineRule="auto"/>
        <w:jc w:val="both"/>
        <w:rPr>
          <w:b/>
          <w:bCs/>
          <w:sz w:val="24"/>
          <w:szCs w:val="24"/>
        </w:rPr>
      </w:pPr>
      <w:r w:rsidRPr="00866A41">
        <w:rPr>
          <w:b/>
          <w:bCs/>
          <w:sz w:val="24"/>
          <w:szCs w:val="24"/>
        </w:rPr>
        <w:t>3.1.</w:t>
      </w:r>
      <w:r>
        <w:rPr>
          <w:b/>
          <w:bCs/>
          <w:sz w:val="24"/>
          <w:szCs w:val="24"/>
        </w:rPr>
        <w:t xml:space="preserve">  </w:t>
      </w:r>
      <w:r w:rsidR="00794845" w:rsidRPr="00794845">
        <w:rPr>
          <w:rFonts w:ascii="Times New Roman" w:eastAsiaTheme="minorHAnsi" w:hAnsi="Times New Roman" w:cs="Times New Roman"/>
          <w:b/>
          <w:bCs/>
          <w:noProof/>
          <w:color w:val="000000" w:themeColor="text1"/>
          <w:sz w:val="24"/>
          <w:szCs w:val="24"/>
          <w:lang w:eastAsia="en-US"/>
        </w:rPr>
        <w:t xml:space="preserve">Descripción </w:t>
      </w:r>
      <w:ins w:id="196" w:author="Jhonatan Rico" w:date="2021-10-25T21:44:00Z">
        <w:r w:rsidR="00D17BE2">
          <w:rPr>
            <w:rFonts w:ascii="Times New Roman" w:eastAsiaTheme="minorHAnsi" w:hAnsi="Times New Roman" w:cs="Times New Roman"/>
            <w:b/>
            <w:bCs/>
            <w:noProof/>
            <w:color w:val="000000" w:themeColor="text1"/>
            <w:sz w:val="24"/>
            <w:szCs w:val="24"/>
            <w:lang w:eastAsia="en-US"/>
          </w:rPr>
          <w:t>d</w:t>
        </w:r>
      </w:ins>
      <w:del w:id="197" w:author="Jhonatan Rico" w:date="2021-10-25T21:44:00Z">
        <w:r w:rsidR="00794845" w:rsidRPr="00794845" w:rsidDel="00D17BE2">
          <w:rPr>
            <w:rFonts w:ascii="Times New Roman" w:eastAsiaTheme="minorHAnsi" w:hAnsi="Times New Roman" w:cs="Times New Roman"/>
            <w:b/>
            <w:bCs/>
            <w:noProof/>
            <w:color w:val="000000" w:themeColor="text1"/>
            <w:sz w:val="24"/>
            <w:szCs w:val="24"/>
            <w:lang w:eastAsia="en-US"/>
          </w:rPr>
          <w:delText>D</w:delText>
        </w:r>
      </w:del>
      <w:r w:rsidR="00794845" w:rsidRPr="00794845">
        <w:rPr>
          <w:rFonts w:ascii="Times New Roman" w:eastAsiaTheme="minorHAnsi" w:hAnsi="Times New Roman" w:cs="Times New Roman"/>
          <w:b/>
          <w:bCs/>
          <w:noProof/>
          <w:color w:val="000000" w:themeColor="text1"/>
          <w:sz w:val="24"/>
          <w:szCs w:val="24"/>
          <w:lang w:eastAsia="en-US"/>
        </w:rPr>
        <w:t xml:space="preserve">e </w:t>
      </w:r>
      <w:del w:id="198" w:author="Jhonatan Rico" w:date="2021-10-25T21:44:00Z">
        <w:r w:rsidR="00794845" w:rsidRPr="00794845" w:rsidDel="00D17BE2">
          <w:rPr>
            <w:rFonts w:ascii="Times New Roman" w:eastAsiaTheme="minorHAnsi" w:hAnsi="Times New Roman" w:cs="Times New Roman"/>
            <w:b/>
            <w:bCs/>
            <w:noProof/>
            <w:color w:val="000000" w:themeColor="text1"/>
            <w:sz w:val="24"/>
            <w:szCs w:val="24"/>
            <w:lang w:eastAsia="en-US"/>
          </w:rPr>
          <w:delText>L</w:delText>
        </w:r>
      </w:del>
      <w:ins w:id="199" w:author="Jhonatan Rico" w:date="2021-10-25T21:44:00Z">
        <w:r w:rsidR="00D17BE2">
          <w:rPr>
            <w:rFonts w:ascii="Times New Roman" w:eastAsiaTheme="minorHAnsi" w:hAnsi="Times New Roman" w:cs="Times New Roman"/>
            <w:b/>
            <w:bCs/>
            <w:noProof/>
            <w:color w:val="000000" w:themeColor="text1"/>
            <w:sz w:val="24"/>
            <w:szCs w:val="24"/>
            <w:lang w:eastAsia="en-US"/>
          </w:rPr>
          <w:t>l</w:t>
        </w:r>
      </w:ins>
      <w:r w:rsidR="00794845" w:rsidRPr="00794845">
        <w:rPr>
          <w:rFonts w:ascii="Times New Roman" w:eastAsiaTheme="minorHAnsi" w:hAnsi="Times New Roman" w:cs="Times New Roman"/>
          <w:b/>
          <w:bCs/>
          <w:noProof/>
          <w:color w:val="000000" w:themeColor="text1"/>
          <w:sz w:val="24"/>
          <w:szCs w:val="24"/>
          <w:lang w:eastAsia="en-US"/>
        </w:rPr>
        <w:t>a Metodología</w:t>
      </w:r>
      <w:r w:rsidR="00794845">
        <w:rPr>
          <w:b/>
          <w:bCs/>
          <w:sz w:val="24"/>
          <w:szCs w:val="24"/>
        </w:rPr>
        <w:t xml:space="preserve"> </w:t>
      </w:r>
    </w:p>
    <w:p w14:paraId="046B10EA" w14:textId="1A74A592" w:rsidR="00866A41" w:rsidRDefault="00866A41" w:rsidP="00866A41">
      <w:pPr>
        <w:pStyle w:val="Normal1"/>
        <w:spacing w:line="360" w:lineRule="auto"/>
        <w:jc w:val="both"/>
        <w:rPr>
          <w:b/>
          <w:bCs/>
          <w:sz w:val="24"/>
          <w:szCs w:val="24"/>
        </w:rPr>
      </w:pPr>
    </w:p>
    <w:p w14:paraId="1836FD4F" w14:textId="3B73A72C" w:rsidR="00866A41" w:rsidRPr="00866A41" w:rsidRDefault="00D17BE2" w:rsidP="00866A41">
      <w:pPr>
        <w:pStyle w:val="Normal1"/>
        <w:spacing w:line="360" w:lineRule="auto"/>
        <w:jc w:val="both"/>
        <w:rPr>
          <w:rFonts w:ascii="Times New Roman" w:eastAsiaTheme="minorHAnsi" w:hAnsi="Times New Roman" w:cs="Times New Roman"/>
          <w:noProof/>
          <w:color w:val="000000" w:themeColor="text1"/>
          <w:sz w:val="24"/>
          <w:szCs w:val="24"/>
          <w:lang w:eastAsia="en-US"/>
        </w:rPr>
      </w:pPr>
      <w:ins w:id="200" w:author="Jhonatan Rico" w:date="2021-10-25T21:44:00Z">
        <w:r>
          <w:rPr>
            <w:rFonts w:ascii="Times New Roman" w:eastAsiaTheme="minorHAnsi" w:hAnsi="Times New Roman" w:cs="Times New Roman"/>
            <w:noProof/>
            <w:color w:val="000000" w:themeColor="text1"/>
            <w:sz w:val="24"/>
            <w:szCs w:val="24"/>
            <w:lang w:eastAsia="en-US"/>
          </w:rPr>
          <w:t xml:space="preserve">La </w:t>
        </w:r>
      </w:ins>
      <w:del w:id="201" w:author="Jhonatan Rico" w:date="2021-10-25T21:44:00Z">
        <w:r w:rsidR="00794845" w:rsidRPr="00794845" w:rsidDel="00D17BE2">
          <w:rPr>
            <w:rFonts w:ascii="Times New Roman" w:eastAsiaTheme="minorHAnsi" w:hAnsi="Times New Roman" w:cs="Times New Roman"/>
            <w:noProof/>
            <w:color w:val="000000" w:themeColor="text1"/>
            <w:sz w:val="24"/>
            <w:szCs w:val="24"/>
            <w:lang w:eastAsia="en-US"/>
          </w:rPr>
          <w:delText>M</w:delText>
        </w:r>
      </w:del>
      <w:ins w:id="202" w:author="Jhonatan Rico" w:date="2021-10-25T21:44:00Z">
        <w:r>
          <w:rPr>
            <w:rFonts w:ascii="Times New Roman" w:eastAsiaTheme="minorHAnsi" w:hAnsi="Times New Roman" w:cs="Times New Roman"/>
            <w:noProof/>
            <w:color w:val="000000" w:themeColor="text1"/>
            <w:sz w:val="24"/>
            <w:szCs w:val="24"/>
            <w:lang w:eastAsia="en-US"/>
          </w:rPr>
          <w:t>m</w:t>
        </w:r>
      </w:ins>
      <w:r w:rsidR="00794845" w:rsidRPr="00794845">
        <w:rPr>
          <w:rFonts w:ascii="Times New Roman" w:eastAsiaTheme="minorHAnsi" w:hAnsi="Times New Roman" w:cs="Times New Roman"/>
          <w:noProof/>
          <w:color w:val="000000" w:themeColor="text1"/>
          <w:sz w:val="24"/>
          <w:szCs w:val="24"/>
          <w:lang w:eastAsia="en-US"/>
        </w:rPr>
        <w:t>etodolog</w:t>
      </w:r>
      <w:ins w:id="203" w:author="Jhonatan Rico" w:date="2021-10-25T21:44:00Z">
        <w:r>
          <w:rPr>
            <w:rFonts w:ascii="Times New Roman" w:eastAsiaTheme="minorHAnsi" w:hAnsi="Times New Roman" w:cs="Times New Roman"/>
            <w:noProof/>
            <w:color w:val="000000" w:themeColor="text1"/>
            <w:sz w:val="24"/>
            <w:szCs w:val="24"/>
            <w:lang w:eastAsia="en-US"/>
          </w:rPr>
          <w:t>í</w:t>
        </w:r>
      </w:ins>
      <w:del w:id="204" w:author="Jhonatan Rico" w:date="2021-10-25T21:44:00Z">
        <w:r w:rsidR="00794845" w:rsidRPr="00794845" w:rsidDel="00D17BE2">
          <w:rPr>
            <w:rFonts w:ascii="Times New Roman" w:eastAsiaTheme="minorHAnsi" w:hAnsi="Times New Roman" w:cs="Times New Roman"/>
            <w:noProof/>
            <w:color w:val="000000" w:themeColor="text1"/>
            <w:sz w:val="24"/>
            <w:szCs w:val="24"/>
            <w:lang w:eastAsia="en-US"/>
          </w:rPr>
          <w:delText>i</w:delText>
        </w:r>
      </w:del>
      <w:r w:rsidR="00794845" w:rsidRPr="00794845">
        <w:rPr>
          <w:rFonts w:ascii="Times New Roman" w:eastAsiaTheme="minorHAnsi" w:hAnsi="Times New Roman" w:cs="Times New Roman"/>
          <w:noProof/>
          <w:color w:val="000000" w:themeColor="text1"/>
          <w:sz w:val="24"/>
          <w:szCs w:val="24"/>
          <w:lang w:eastAsia="en-US"/>
        </w:rPr>
        <w:t>a Scrum</w:t>
      </w:r>
      <w:ins w:id="205" w:author="Jhonatan Rico" w:date="2021-10-25T21:44:00Z">
        <w:r>
          <w:rPr>
            <w:rFonts w:ascii="Times New Roman" w:eastAsiaTheme="minorHAnsi" w:hAnsi="Times New Roman" w:cs="Times New Roman"/>
            <w:noProof/>
            <w:color w:val="000000" w:themeColor="text1"/>
            <w:sz w:val="24"/>
            <w:szCs w:val="24"/>
            <w:lang w:eastAsia="en-US"/>
          </w:rPr>
          <w:t xml:space="preserve"> </w:t>
        </w:r>
      </w:ins>
      <w:del w:id="206" w:author="Jhonatan Rico" w:date="2021-10-25T21:44:00Z">
        <w:r w:rsidR="00794845" w:rsidRPr="00794845" w:rsidDel="00D17BE2">
          <w:rPr>
            <w:rFonts w:ascii="Times New Roman" w:eastAsiaTheme="minorHAnsi" w:hAnsi="Times New Roman" w:cs="Times New Roman"/>
            <w:noProof/>
            <w:color w:val="000000" w:themeColor="text1"/>
            <w:sz w:val="24"/>
            <w:szCs w:val="24"/>
            <w:lang w:eastAsia="en-US"/>
          </w:rPr>
          <w:delText>:</w:delText>
        </w:r>
        <w:r w:rsidR="00794845" w:rsidRPr="00866A41" w:rsidDel="00D17BE2">
          <w:rPr>
            <w:rFonts w:ascii="Times New Roman" w:eastAsiaTheme="minorHAnsi" w:hAnsi="Times New Roman" w:cs="Times New Roman"/>
            <w:noProof/>
            <w:color w:val="000000" w:themeColor="text1"/>
            <w:sz w:val="24"/>
            <w:szCs w:val="24"/>
            <w:lang w:eastAsia="en-US"/>
          </w:rPr>
          <w:delText xml:space="preserve"> </w:delText>
        </w:r>
      </w:del>
      <w:ins w:id="207" w:author="Jhonatan Rico" w:date="2021-10-25T21:44:00Z">
        <w:r>
          <w:rPr>
            <w:rFonts w:ascii="Times New Roman" w:eastAsiaTheme="minorHAnsi" w:hAnsi="Times New Roman" w:cs="Times New Roman"/>
            <w:noProof/>
            <w:color w:val="000000" w:themeColor="text1"/>
            <w:sz w:val="24"/>
            <w:szCs w:val="24"/>
            <w:lang w:eastAsia="en-US"/>
          </w:rPr>
          <w:t>, e</w:t>
        </w:r>
      </w:ins>
      <w:del w:id="208" w:author="Jhonatan Rico" w:date="2021-10-25T21:44:00Z">
        <w:r w:rsidR="00866A41" w:rsidRPr="00866A41" w:rsidDel="00D17BE2">
          <w:rPr>
            <w:rFonts w:ascii="Times New Roman" w:eastAsiaTheme="minorHAnsi" w:hAnsi="Times New Roman" w:cs="Times New Roman"/>
            <w:noProof/>
            <w:color w:val="000000" w:themeColor="text1"/>
            <w:sz w:val="24"/>
            <w:szCs w:val="24"/>
            <w:lang w:eastAsia="en-US"/>
          </w:rPr>
          <w:delText>E</w:delText>
        </w:r>
      </w:del>
      <w:r w:rsidR="00866A41" w:rsidRPr="00866A41">
        <w:rPr>
          <w:rFonts w:ascii="Times New Roman" w:eastAsiaTheme="minorHAnsi" w:hAnsi="Times New Roman" w:cs="Times New Roman"/>
          <w:noProof/>
          <w:color w:val="000000" w:themeColor="text1"/>
          <w:sz w:val="24"/>
          <w:szCs w:val="24"/>
          <w:lang w:eastAsia="en-US"/>
        </w:rPr>
        <w:t>s un proceso de desarrollo de software utilizado, comúnmente, en entornos basados en el desarrollo ágil de software. Scrum es un framework de desarrollo ágil de software, este emplea un enfoque iterativo e incremental para optimizar la predictibilidad y el control del riesgo. Tres pilares soportan toda la implementación del control de procesos empírico: transparencia, inspección y adaptación</w:t>
      </w:r>
      <w:del w:id="209" w:author="Jhonatan Rico" w:date="2021-10-25T21:45:00Z">
        <w:r w:rsidR="00866A41" w:rsidRPr="00866A41" w:rsidDel="00D17BE2">
          <w:rPr>
            <w:rFonts w:ascii="Times New Roman" w:eastAsiaTheme="minorHAnsi" w:hAnsi="Times New Roman" w:cs="Times New Roman"/>
            <w:noProof/>
            <w:color w:val="000000" w:themeColor="text1"/>
            <w:sz w:val="24"/>
            <w:szCs w:val="24"/>
            <w:lang w:eastAsia="en-US"/>
          </w:rPr>
          <w:delText>”</w:delText>
        </w:r>
      </w:del>
      <w:r w:rsidR="00866A41" w:rsidRPr="00866A41">
        <w:rPr>
          <w:rFonts w:ascii="Times New Roman" w:eastAsiaTheme="minorHAnsi" w:hAnsi="Times New Roman" w:cs="Times New Roman"/>
          <w:noProof/>
          <w:color w:val="000000" w:themeColor="text1"/>
          <w:sz w:val="24"/>
          <w:szCs w:val="24"/>
          <w:lang w:eastAsia="en-US"/>
        </w:rPr>
        <w:t>. (Sutherland, 2018).</w:t>
      </w:r>
    </w:p>
    <w:p w14:paraId="08008D3C" w14:textId="7B716AB3" w:rsidR="00866A41" w:rsidRDefault="00866A41" w:rsidP="00866A41">
      <w:pPr>
        <w:pStyle w:val="Normal1"/>
        <w:spacing w:line="360" w:lineRule="auto"/>
        <w:jc w:val="both"/>
        <w:rPr>
          <w:b/>
          <w:bCs/>
          <w:sz w:val="24"/>
          <w:szCs w:val="24"/>
        </w:rPr>
      </w:pPr>
    </w:p>
    <w:p w14:paraId="409041CB" w14:textId="5CAD8A88" w:rsidR="00866A41" w:rsidRPr="00866A41" w:rsidRDefault="00866A41" w:rsidP="00866A41">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866A41">
        <w:rPr>
          <w:rFonts w:ascii="Times New Roman" w:eastAsiaTheme="minorHAnsi" w:hAnsi="Times New Roman" w:cs="Times New Roman"/>
          <w:noProof/>
          <w:color w:val="000000" w:themeColor="text1"/>
          <w:sz w:val="24"/>
          <w:szCs w:val="24"/>
          <w:lang w:eastAsia="en-US"/>
        </w:rPr>
        <w:t xml:space="preserve">Así mismo este método </w:t>
      </w:r>
      <w:r w:rsidRPr="00D17BE2">
        <w:rPr>
          <w:rFonts w:ascii="Times New Roman" w:eastAsiaTheme="minorHAnsi" w:hAnsi="Times New Roman" w:cs="Times New Roman"/>
          <w:noProof/>
          <w:color w:val="000000" w:themeColor="text1"/>
          <w:sz w:val="24"/>
          <w:szCs w:val="24"/>
          <w:highlight w:val="red"/>
          <w:lang w:eastAsia="en-US"/>
          <w:rPrChange w:id="210" w:author="Jhonatan Rico" w:date="2021-10-25T21:45:00Z">
            <w:rPr>
              <w:rFonts w:ascii="Times New Roman" w:eastAsiaTheme="minorHAnsi" w:hAnsi="Times New Roman" w:cs="Times New Roman"/>
              <w:noProof/>
              <w:color w:val="000000" w:themeColor="text1"/>
              <w:sz w:val="24"/>
              <w:szCs w:val="24"/>
              <w:lang w:eastAsia="en-US"/>
            </w:rPr>
          </w:rPrChange>
        </w:rPr>
        <w:t>nos</w:t>
      </w:r>
      <w:r w:rsidRPr="00866A41">
        <w:rPr>
          <w:rFonts w:ascii="Times New Roman" w:eastAsiaTheme="minorHAnsi" w:hAnsi="Times New Roman" w:cs="Times New Roman"/>
          <w:noProof/>
          <w:color w:val="000000" w:themeColor="text1"/>
          <w:sz w:val="24"/>
          <w:szCs w:val="24"/>
          <w:lang w:eastAsia="en-US"/>
        </w:rPr>
        <w:t xml:space="preserve"> permite trabajar en equipo a partir de iteraciones o sprints. A la vez </w:t>
      </w:r>
      <w:r w:rsidRPr="00D17BE2">
        <w:rPr>
          <w:rFonts w:ascii="Times New Roman" w:eastAsiaTheme="minorHAnsi" w:hAnsi="Times New Roman" w:cs="Times New Roman"/>
          <w:noProof/>
          <w:color w:val="000000" w:themeColor="text1"/>
          <w:sz w:val="24"/>
          <w:szCs w:val="24"/>
          <w:highlight w:val="red"/>
          <w:lang w:eastAsia="en-US"/>
          <w:rPrChange w:id="211" w:author="Jhonatan Rico" w:date="2021-10-25T21:45:00Z">
            <w:rPr>
              <w:rFonts w:ascii="Times New Roman" w:eastAsiaTheme="minorHAnsi" w:hAnsi="Times New Roman" w:cs="Times New Roman"/>
              <w:noProof/>
              <w:color w:val="000000" w:themeColor="text1"/>
              <w:sz w:val="24"/>
              <w:szCs w:val="24"/>
              <w:lang w:eastAsia="en-US"/>
            </w:rPr>
          </w:rPrChange>
        </w:rPr>
        <w:t>nos</w:t>
      </w:r>
      <w:r w:rsidRPr="00866A41">
        <w:rPr>
          <w:rFonts w:ascii="Times New Roman" w:eastAsiaTheme="minorHAnsi" w:hAnsi="Times New Roman" w:cs="Times New Roman"/>
          <w:noProof/>
          <w:color w:val="000000" w:themeColor="text1"/>
          <w:sz w:val="24"/>
          <w:szCs w:val="24"/>
          <w:lang w:eastAsia="en-US"/>
        </w:rPr>
        <w:t xml:space="preserve"> permite controlar y planificar proyectos con un alto volumen de cambios de última hora, en donde la incertidumbre sea elevada. Esta metodología se centra en ajustar sus resultados y responder a las exigencias reales y exactas del cliente y del equipo de trabajo. De ahí, que es necesario revisar cada entregable, ya que los requisitos por lo general van variando a corto plazo. </w:t>
      </w:r>
      <w:bookmarkStart w:id="212" w:name="_Hlk71648533"/>
      <w:r w:rsidRPr="00866A41">
        <w:rPr>
          <w:rFonts w:ascii="Times New Roman" w:eastAsiaTheme="minorHAnsi" w:hAnsi="Times New Roman" w:cs="Times New Roman"/>
          <w:noProof/>
          <w:color w:val="000000" w:themeColor="text1"/>
          <w:sz w:val="24"/>
          <w:szCs w:val="24"/>
          <w:lang w:eastAsia="en-US"/>
        </w:rPr>
        <w:t xml:space="preserve">El tiempo mínimo para un Sprints es de una semana y el tiempo máximo es de cuatro semanas. El marco de trabajo para el proyecto </w:t>
      </w:r>
      <w:commentRangeStart w:id="213"/>
      <w:r w:rsidRPr="00866A41">
        <w:rPr>
          <w:rFonts w:ascii="Times New Roman" w:eastAsiaTheme="minorHAnsi" w:hAnsi="Times New Roman" w:cs="Times New Roman"/>
          <w:noProof/>
          <w:color w:val="000000" w:themeColor="text1"/>
          <w:sz w:val="24"/>
          <w:szCs w:val="24"/>
          <w:lang w:eastAsia="en-US"/>
        </w:rPr>
        <w:t xml:space="preserve">SCRUM </w:t>
      </w:r>
      <w:commentRangeEnd w:id="213"/>
      <w:r w:rsidR="00A739BB">
        <w:rPr>
          <w:rStyle w:val="Refdecomentario"/>
          <w:rFonts w:ascii="Times New Roman" w:eastAsiaTheme="minorHAnsi" w:hAnsi="Times New Roman" w:cstheme="minorBidi"/>
          <w:color w:val="auto"/>
          <w:lang w:eastAsia="en-US"/>
        </w:rPr>
        <w:commentReference w:id="213"/>
      </w:r>
      <w:r w:rsidRPr="00866A41">
        <w:rPr>
          <w:rFonts w:ascii="Times New Roman" w:eastAsiaTheme="minorHAnsi" w:hAnsi="Times New Roman" w:cs="Times New Roman"/>
          <w:noProof/>
          <w:color w:val="000000" w:themeColor="text1"/>
          <w:sz w:val="24"/>
          <w:szCs w:val="24"/>
          <w:lang w:eastAsia="en-US"/>
        </w:rPr>
        <w:t xml:space="preserve">es diverso y </w:t>
      </w:r>
      <w:del w:id="214" w:author="Jhonatan Rico" w:date="2021-10-25T21:47:00Z">
        <w:r w:rsidRPr="00866A41" w:rsidDel="00A739BB">
          <w:rPr>
            <w:rFonts w:ascii="Times New Roman" w:eastAsiaTheme="minorHAnsi" w:hAnsi="Times New Roman" w:cs="Times New Roman"/>
            <w:noProof/>
            <w:color w:val="000000" w:themeColor="text1"/>
            <w:sz w:val="24"/>
            <w:szCs w:val="24"/>
            <w:lang w:eastAsia="en-US"/>
          </w:rPr>
          <w:delText xml:space="preserve">estarán </w:delText>
        </w:r>
      </w:del>
      <w:ins w:id="215" w:author="Jhonatan Rico" w:date="2021-10-25T21:47:00Z">
        <w:r w:rsidR="00A739BB">
          <w:rPr>
            <w:rFonts w:ascii="Times New Roman" w:eastAsiaTheme="minorHAnsi" w:hAnsi="Times New Roman" w:cs="Times New Roman"/>
            <w:noProof/>
            <w:color w:val="000000" w:themeColor="text1"/>
            <w:sz w:val="24"/>
            <w:szCs w:val="24"/>
            <w:lang w:eastAsia="en-US"/>
          </w:rPr>
          <w:t>será</w:t>
        </w:r>
        <w:r w:rsidR="00A739BB" w:rsidRPr="00866A41">
          <w:rPr>
            <w:rFonts w:ascii="Times New Roman" w:eastAsiaTheme="minorHAnsi" w:hAnsi="Times New Roman" w:cs="Times New Roman"/>
            <w:noProof/>
            <w:color w:val="000000" w:themeColor="text1"/>
            <w:sz w:val="24"/>
            <w:szCs w:val="24"/>
            <w:lang w:eastAsia="en-US"/>
          </w:rPr>
          <w:t xml:space="preserve"> </w:t>
        </w:r>
      </w:ins>
      <w:r w:rsidRPr="00866A41">
        <w:rPr>
          <w:rFonts w:ascii="Times New Roman" w:eastAsiaTheme="minorHAnsi" w:hAnsi="Times New Roman" w:cs="Times New Roman"/>
          <w:noProof/>
          <w:color w:val="000000" w:themeColor="text1"/>
          <w:sz w:val="24"/>
          <w:szCs w:val="24"/>
          <w:lang w:eastAsia="en-US"/>
        </w:rPr>
        <w:t>descrito</w:t>
      </w:r>
      <w:del w:id="216" w:author="Jhonatan Rico" w:date="2021-10-25T21:47:00Z">
        <w:r w:rsidRPr="00866A41" w:rsidDel="00A739BB">
          <w:rPr>
            <w:rFonts w:ascii="Times New Roman" w:eastAsiaTheme="minorHAnsi" w:hAnsi="Times New Roman" w:cs="Times New Roman"/>
            <w:noProof/>
            <w:color w:val="000000" w:themeColor="text1"/>
            <w:sz w:val="24"/>
            <w:szCs w:val="24"/>
            <w:lang w:eastAsia="en-US"/>
          </w:rPr>
          <w:delText>s</w:delText>
        </w:r>
      </w:del>
      <w:r w:rsidRPr="00866A41">
        <w:rPr>
          <w:rFonts w:ascii="Times New Roman" w:eastAsiaTheme="minorHAnsi" w:hAnsi="Times New Roman" w:cs="Times New Roman"/>
          <w:noProof/>
          <w:color w:val="000000" w:themeColor="text1"/>
          <w:sz w:val="24"/>
          <w:szCs w:val="24"/>
          <w:lang w:eastAsia="en-US"/>
        </w:rPr>
        <w:t xml:space="preserve"> posteriormente (Sommerville, 2011</w:t>
      </w:r>
      <w:bookmarkEnd w:id="212"/>
      <w:r w:rsidRPr="00866A41">
        <w:rPr>
          <w:rFonts w:ascii="Times New Roman" w:eastAsiaTheme="minorHAnsi" w:hAnsi="Times New Roman" w:cs="Times New Roman"/>
          <w:noProof/>
          <w:color w:val="000000" w:themeColor="text1"/>
          <w:sz w:val="24"/>
          <w:szCs w:val="24"/>
          <w:lang w:eastAsia="en-US"/>
        </w:rPr>
        <w:t>).</w:t>
      </w:r>
    </w:p>
    <w:p w14:paraId="49176111" w14:textId="13159B36" w:rsidR="00866A41" w:rsidRDefault="00866A41" w:rsidP="00866A41">
      <w:pPr>
        <w:pStyle w:val="Normal1"/>
        <w:spacing w:line="360" w:lineRule="auto"/>
        <w:jc w:val="both"/>
        <w:rPr>
          <w:b/>
          <w:bCs/>
          <w:sz w:val="24"/>
          <w:szCs w:val="24"/>
        </w:rPr>
      </w:pPr>
    </w:p>
    <w:p w14:paraId="126F772C" w14:textId="77777777" w:rsidR="00866A41" w:rsidRPr="00866A41" w:rsidRDefault="00866A41" w:rsidP="00866A41">
      <w:pPr>
        <w:pStyle w:val="Normal1"/>
        <w:spacing w:line="360" w:lineRule="auto"/>
        <w:jc w:val="both"/>
        <w:rPr>
          <w:rFonts w:ascii="Times New Roman" w:eastAsiaTheme="minorHAnsi" w:hAnsi="Times New Roman" w:cs="Times New Roman"/>
          <w:noProof/>
          <w:color w:val="000000" w:themeColor="text1"/>
          <w:sz w:val="24"/>
          <w:szCs w:val="24"/>
          <w:lang w:eastAsia="en-US"/>
        </w:rPr>
      </w:pPr>
      <w:bookmarkStart w:id="217" w:name="_Hlk71649906"/>
      <w:r w:rsidRPr="00866A41">
        <w:rPr>
          <w:rFonts w:ascii="Times New Roman" w:eastAsiaTheme="minorHAnsi" w:hAnsi="Times New Roman" w:cs="Times New Roman"/>
          <w:noProof/>
          <w:color w:val="000000" w:themeColor="text1"/>
          <w:sz w:val="24"/>
          <w:szCs w:val="24"/>
          <w:lang w:eastAsia="en-US"/>
        </w:rPr>
        <w:t>Esta metodología está enmarcada en los procesos empíricos, por medio de la observación de hechos y la toma de decisiones que se tomaran de acuerdo a los resultados que vaya arrojando el proyecto.</w:t>
      </w:r>
    </w:p>
    <w:bookmarkEnd w:id="217"/>
    <w:p w14:paraId="3EF031C5" w14:textId="0C45238E" w:rsidR="00866A41" w:rsidRDefault="00866A41" w:rsidP="00866A41">
      <w:pPr>
        <w:pStyle w:val="Normal1"/>
        <w:spacing w:line="360" w:lineRule="auto"/>
        <w:jc w:val="both"/>
        <w:rPr>
          <w:b/>
          <w:bCs/>
          <w:sz w:val="24"/>
          <w:szCs w:val="24"/>
        </w:rPr>
      </w:pPr>
    </w:p>
    <w:p w14:paraId="5371BB89" w14:textId="7E3F4C61" w:rsidR="00866A41" w:rsidRDefault="00866A41" w:rsidP="00866A41">
      <w:pPr>
        <w:pStyle w:val="Normal1"/>
        <w:spacing w:line="360" w:lineRule="auto"/>
        <w:jc w:val="both"/>
        <w:rPr>
          <w:b/>
          <w:bCs/>
          <w:sz w:val="24"/>
          <w:szCs w:val="24"/>
        </w:rPr>
      </w:pPr>
    </w:p>
    <w:p w14:paraId="5D62188D" w14:textId="42CB14FC" w:rsidR="00866A41" w:rsidRPr="00866A41" w:rsidRDefault="00866A41" w:rsidP="00866A41">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Pr>
          <w:b/>
          <w:bCs/>
          <w:sz w:val="24"/>
          <w:szCs w:val="24"/>
        </w:rPr>
        <w:t>3.</w:t>
      </w:r>
      <w:commentRangeStart w:id="218"/>
      <w:r>
        <w:rPr>
          <w:b/>
          <w:bCs/>
          <w:sz w:val="24"/>
          <w:szCs w:val="24"/>
        </w:rPr>
        <w:t>2</w:t>
      </w:r>
      <w:commentRangeEnd w:id="218"/>
      <w:r w:rsidR="00A739BB">
        <w:rPr>
          <w:rStyle w:val="Refdecomentario"/>
          <w:rFonts w:ascii="Times New Roman" w:eastAsiaTheme="minorHAnsi" w:hAnsi="Times New Roman" w:cstheme="minorBidi"/>
          <w:color w:val="auto"/>
          <w:lang w:eastAsia="en-US"/>
        </w:rPr>
        <w:commentReference w:id="218"/>
      </w:r>
      <w:r>
        <w:rPr>
          <w:b/>
          <w:bCs/>
          <w:sz w:val="24"/>
          <w:szCs w:val="24"/>
        </w:rPr>
        <w:t xml:space="preserve">.   </w:t>
      </w:r>
      <w:r w:rsidRPr="00866A41">
        <w:rPr>
          <w:rFonts w:ascii="Times New Roman" w:eastAsiaTheme="minorHAnsi" w:hAnsi="Times New Roman" w:cs="Times New Roman"/>
          <w:b/>
          <w:bCs/>
          <w:noProof/>
          <w:color w:val="000000" w:themeColor="text1"/>
          <w:sz w:val="24"/>
          <w:szCs w:val="24"/>
          <w:lang w:eastAsia="en-US"/>
        </w:rPr>
        <w:t>Roles De La Metodología Scrum</w:t>
      </w:r>
    </w:p>
    <w:p w14:paraId="3784D0D0" w14:textId="7D4B8E0E" w:rsidR="00866A41" w:rsidRDefault="00866A41" w:rsidP="00866A41">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475E5C76" w14:textId="77777777" w:rsidR="00866A41" w:rsidRPr="00866A41" w:rsidRDefault="00866A41" w:rsidP="00866A41">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866A41">
        <w:rPr>
          <w:rFonts w:ascii="Times New Roman" w:eastAsiaTheme="minorHAnsi" w:hAnsi="Times New Roman" w:cs="Times New Roman"/>
          <w:noProof/>
          <w:color w:val="000000" w:themeColor="text1"/>
          <w:sz w:val="24"/>
          <w:szCs w:val="24"/>
          <w:lang w:eastAsia="en-US"/>
        </w:rPr>
        <w:lastRenderedPageBreak/>
        <w:t>Los roles asignados según la metodología scrum   son los siguientes:</w:t>
      </w:r>
    </w:p>
    <w:p w14:paraId="5695AEC3" w14:textId="77777777" w:rsidR="00866A41" w:rsidRPr="00866A41" w:rsidRDefault="00866A41" w:rsidP="00866A41">
      <w:pPr>
        <w:pStyle w:val="Normal1"/>
        <w:spacing w:line="360" w:lineRule="auto"/>
        <w:jc w:val="both"/>
        <w:rPr>
          <w:b/>
          <w:bCs/>
          <w:sz w:val="24"/>
          <w:szCs w:val="24"/>
        </w:rPr>
      </w:pPr>
    </w:p>
    <w:p w14:paraId="42B9A604" w14:textId="28BE1D63" w:rsidR="00866A41" w:rsidRDefault="00866A41" w:rsidP="00866A41">
      <w:pPr>
        <w:pStyle w:val="Normal1"/>
        <w:spacing w:line="360" w:lineRule="auto"/>
        <w:jc w:val="both"/>
        <w:rPr>
          <w:rFonts w:ascii="Times New Roman" w:eastAsiaTheme="minorHAnsi" w:hAnsi="Times New Roman" w:cs="Times New Roman"/>
          <w:noProof/>
          <w:color w:val="000000" w:themeColor="text1"/>
          <w:sz w:val="24"/>
          <w:szCs w:val="24"/>
          <w:lang w:eastAsia="en-US"/>
        </w:rPr>
      </w:pPr>
      <w:commentRangeStart w:id="219"/>
      <w:r w:rsidRPr="00866A41">
        <w:rPr>
          <w:b/>
          <w:bCs/>
          <w:lang w:val="es-ES" w:eastAsia="es-ES"/>
        </w:rPr>
        <w:t>3.2.1.</w:t>
      </w:r>
      <w:r>
        <w:rPr>
          <w:b/>
          <w:bCs/>
          <w:lang w:val="es-ES" w:eastAsia="es-ES"/>
        </w:rPr>
        <w:t xml:space="preserve">   </w:t>
      </w:r>
      <w:bookmarkStart w:id="220" w:name="_Hlk71894597"/>
      <w:r w:rsidRPr="00866A41">
        <w:rPr>
          <w:rFonts w:ascii="Times New Roman" w:eastAsiaTheme="minorHAnsi" w:hAnsi="Times New Roman" w:cs="Times New Roman"/>
          <w:b/>
          <w:bCs/>
          <w:noProof/>
          <w:color w:val="000000" w:themeColor="text1"/>
          <w:sz w:val="24"/>
          <w:szCs w:val="24"/>
          <w:lang w:eastAsia="en-US"/>
        </w:rPr>
        <w:t>Scrum Master</w:t>
      </w:r>
      <w:bookmarkEnd w:id="220"/>
      <w:r w:rsidRPr="00866A41">
        <w:rPr>
          <w:rFonts w:ascii="Times New Roman" w:eastAsiaTheme="minorHAnsi" w:hAnsi="Times New Roman" w:cs="Times New Roman"/>
          <w:b/>
          <w:bCs/>
          <w:noProof/>
          <w:color w:val="000000" w:themeColor="text1"/>
          <w:sz w:val="24"/>
          <w:szCs w:val="24"/>
          <w:lang w:eastAsia="en-US"/>
        </w:rPr>
        <w:t>:</w:t>
      </w:r>
      <w:r w:rsidRPr="00866A41">
        <w:rPr>
          <w:rFonts w:ascii="Times New Roman" w:eastAsiaTheme="minorHAnsi" w:hAnsi="Times New Roman" w:cs="Times New Roman"/>
          <w:noProof/>
          <w:color w:val="000000" w:themeColor="text1"/>
          <w:sz w:val="24"/>
          <w:szCs w:val="24"/>
          <w:lang w:eastAsia="en-US"/>
        </w:rPr>
        <w:t xml:space="preserve"> Es la persona que se encargará de coordinar el equipo y asignar las tareas a realizar. El Scrum Master ayuda a todos a modificar estas interacciones para maximizar el valor creado por el Equipo Scrum” (Sutherland K. S., 2018).</w:t>
      </w:r>
      <w:commentRangeEnd w:id="219"/>
      <w:r w:rsidR="00A739BB">
        <w:rPr>
          <w:rStyle w:val="Refdecomentario"/>
          <w:rFonts w:ascii="Times New Roman" w:eastAsiaTheme="minorHAnsi" w:hAnsi="Times New Roman" w:cstheme="minorBidi"/>
          <w:color w:val="auto"/>
          <w:lang w:eastAsia="en-US"/>
        </w:rPr>
        <w:commentReference w:id="219"/>
      </w:r>
    </w:p>
    <w:p w14:paraId="207A25A0" w14:textId="0902299E" w:rsidR="00794845" w:rsidRDefault="00794845" w:rsidP="00866A41">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26B13B8" w14:textId="3E6B5B4F" w:rsidR="00794845" w:rsidRDefault="00794845" w:rsidP="00794845">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794845">
        <w:rPr>
          <w:rFonts w:ascii="Times New Roman" w:eastAsiaTheme="minorHAnsi" w:hAnsi="Times New Roman" w:cs="Times New Roman"/>
          <w:noProof/>
          <w:color w:val="000000" w:themeColor="text1"/>
          <w:sz w:val="24"/>
          <w:szCs w:val="24"/>
          <w:lang w:eastAsia="en-US"/>
        </w:rPr>
        <w:t xml:space="preserve">El Scrum Master permite al Dueño de Producto: </w:t>
      </w:r>
    </w:p>
    <w:p w14:paraId="379ABE91" w14:textId="468D847C" w:rsidR="00794845" w:rsidRDefault="00794845" w:rsidP="0079484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C31EFEB" w14:textId="77777777" w:rsidR="00794845" w:rsidRDefault="00794845" w:rsidP="00794845">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794845">
        <w:rPr>
          <w:rFonts w:ascii="Times New Roman" w:eastAsiaTheme="minorHAnsi" w:hAnsi="Times New Roman" w:cs="Times New Roman"/>
          <w:noProof/>
          <w:color w:val="000000" w:themeColor="text1"/>
          <w:sz w:val="24"/>
          <w:szCs w:val="24"/>
          <w:lang w:eastAsia="en-US"/>
        </w:rPr>
        <w:t>Asegurar que los objetivos, el alcance y el dominio del producto sean entendidos por todos en el equipo Scrum de la mejor manera posible.</w:t>
      </w:r>
    </w:p>
    <w:p w14:paraId="42CDBD53" w14:textId="77777777" w:rsidR="00794845" w:rsidRPr="00794845" w:rsidRDefault="00794845" w:rsidP="00794845">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794845">
        <w:rPr>
          <w:rFonts w:ascii="Times New Roman" w:eastAsiaTheme="minorHAnsi" w:hAnsi="Times New Roman" w:cs="Times New Roman"/>
          <w:noProof/>
          <w:color w:val="000000" w:themeColor="text1"/>
          <w:sz w:val="24"/>
          <w:szCs w:val="24"/>
          <w:lang w:eastAsia="en-US"/>
        </w:rPr>
        <w:t>Encontrar técnicas para gestionar la Lista de Producto de manera efectiva.</w:t>
      </w:r>
    </w:p>
    <w:p w14:paraId="18D04491" w14:textId="669EA2E1" w:rsidR="00794845" w:rsidRDefault="00794845" w:rsidP="00794845">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794845">
        <w:rPr>
          <w:rFonts w:ascii="Times New Roman" w:eastAsiaTheme="minorHAnsi" w:hAnsi="Times New Roman" w:cs="Times New Roman"/>
          <w:noProof/>
          <w:color w:val="000000" w:themeColor="text1"/>
          <w:sz w:val="24"/>
          <w:szCs w:val="24"/>
          <w:lang w:eastAsia="en-US"/>
        </w:rPr>
        <w:t xml:space="preserve"> Ayudar al Equipo Scrum a entender la necesidad de contar con elementos de Lista de Producto claros y concisos.</w:t>
      </w:r>
    </w:p>
    <w:p w14:paraId="5DB5F9F4" w14:textId="193345C9" w:rsidR="00794845" w:rsidRDefault="00794845" w:rsidP="00794845">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794845">
        <w:rPr>
          <w:rFonts w:ascii="Times New Roman" w:eastAsiaTheme="minorHAnsi" w:hAnsi="Times New Roman" w:cs="Times New Roman"/>
          <w:noProof/>
          <w:color w:val="000000" w:themeColor="text1"/>
          <w:sz w:val="24"/>
          <w:szCs w:val="24"/>
          <w:lang w:eastAsia="en-US"/>
        </w:rPr>
        <w:t xml:space="preserve">Entender la planificación del producto en un entorno empírico. </w:t>
      </w:r>
    </w:p>
    <w:p w14:paraId="76C985BD" w14:textId="77777777" w:rsidR="00794845" w:rsidRPr="00794845" w:rsidRDefault="00794845" w:rsidP="00794845">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794845">
        <w:rPr>
          <w:rFonts w:ascii="Times New Roman" w:eastAsiaTheme="minorHAnsi" w:hAnsi="Times New Roman" w:cs="Times New Roman"/>
          <w:noProof/>
          <w:color w:val="000000" w:themeColor="text1"/>
          <w:sz w:val="24"/>
          <w:szCs w:val="24"/>
          <w:lang w:eastAsia="en-US"/>
        </w:rPr>
        <w:t xml:space="preserve">Asegurar que el Dueño de Producto conozca cómo ordenar la Lista de Producto para maximizar el valor. </w:t>
      </w:r>
    </w:p>
    <w:p w14:paraId="7D2BB0DE" w14:textId="77777777" w:rsidR="00794845" w:rsidRPr="00794845" w:rsidRDefault="00794845" w:rsidP="00794845">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794845">
        <w:rPr>
          <w:rFonts w:ascii="Times New Roman" w:eastAsiaTheme="minorHAnsi" w:hAnsi="Times New Roman" w:cs="Times New Roman"/>
          <w:noProof/>
          <w:color w:val="000000" w:themeColor="text1"/>
          <w:sz w:val="24"/>
          <w:szCs w:val="24"/>
          <w:lang w:eastAsia="en-US"/>
        </w:rPr>
        <w:t xml:space="preserve">Entender y practicar la agilidad. </w:t>
      </w:r>
    </w:p>
    <w:p w14:paraId="4486A232" w14:textId="77777777" w:rsidR="00794845" w:rsidRPr="00794845" w:rsidRDefault="00794845" w:rsidP="00794845">
      <w:pPr>
        <w:pStyle w:val="Normal1"/>
        <w:numPr>
          <w:ilvl w:val="0"/>
          <w:numId w:val="45"/>
        </w:numPr>
        <w:spacing w:line="360" w:lineRule="auto"/>
        <w:jc w:val="both"/>
        <w:rPr>
          <w:rFonts w:ascii="Times New Roman" w:eastAsiaTheme="minorHAnsi" w:hAnsi="Times New Roman" w:cs="Times New Roman"/>
          <w:noProof/>
          <w:color w:val="000000" w:themeColor="text1"/>
          <w:sz w:val="24"/>
          <w:szCs w:val="24"/>
          <w:lang w:eastAsia="en-US"/>
        </w:rPr>
      </w:pPr>
      <w:r w:rsidRPr="00794845">
        <w:rPr>
          <w:rFonts w:ascii="Times New Roman" w:eastAsiaTheme="minorHAnsi" w:hAnsi="Times New Roman" w:cs="Times New Roman"/>
          <w:noProof/>
          <w:color w:val="000000" w:themeColor="text1"/>
          <w:sz w:val="24"/>
          <w:szCs w:val="24"/>
          <w:lang w:eastAsia="en-US"/>
        </w:rPr>
        <w:t>Facilitar los eventos de Scrum según se requiera o necesite.</w:t>
      </w:r>
    </w:p>
    <w:p w14:paraId="1741E38C" w14:textId="55C33299" w:rsidR="00794845" w:rsidRDefault="00794845" w:rsidP="0079484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135918C" w14:textId="3F03124E" w:rsidR="00794845" w:rsidRPr="00081A9C" w:rsidRDefault="00794845" w:rsidP="00794845">
      <w:pPr>
        <w:pStyle w:val="Normal1"/>
        <w:spacing w:line="360" w:lineRule="auto"/>
        <w:jc w:val="both"/>
        <w:rPr>
          <w:b/>
          <w:bCs/>
          <w:sz w:val="24"/>
          <w:szCs w:val="24"/>
        </w:rPr>
      </w:pPr>
      <w:r w:rsidRPr="00794845">
        <w:rPr>
          <w:rFonts w:ascii="Times New Roman" w:eastAsiaTheme="minorHAnsi" w:hAnsi="Times New Roman" w:cs="Times New Roman"/>
          <w:b/>
          <w:bCs/>
          <w:noProof/>
          <w:color w:val="000000" w:themeColor="text1"/>
          <w:sz w:val="24"/>
          <w:szCs w:val="24"/>
          <w:lang w:eastAsia="en-US"/>
        </w:rPr>
        <w:t>3.2.2.</w:t>
      </w:r>
      <w:r>
        <w:rPr>
          <w:rFonts w:ascii="Times New Roman" w:eastAsiaTheme="minorHAnsi" w:hAnsi="Times New Roman" w:cs="Times New Roman"/>
          <w:b/>
          <w:bCs/>
          <w:noProof/>
          <w:color w:val="000000" w:themeColor="text1"/>
          <w:sz w:val="24"/>
          <w:szCs w:val="24"/>
          <w:lang w:eastAsia="en-US"/>
        </w:rPr>
        <w:t xml:space="preserve"> </w:t>
      </w:r>
      <w:bookmarkStart w:id="221" w:name="_Hlk71894646"/>
      <w:r w:rsidRPr="00794845">
        <w:rPr>
          <w:rFonts w:ascii="Times New Roman" w:eastAsiaTheme="minorHAnsi" w:hAnsi="Times New Roman" w:cs="Times New Roman"/>
          <w:b/>
          <w:bCs/>
          <w:noProof/>
          <w:color w:val="000000" w:themeColor="text1"/>
          <w:sz w:val="24"/>
          <w:szCs w:val="24"/>
          <w:lang w:eastAsia="en-US"/>
        </w:rPr>
        <w:t>Product Owner</w:t>
      </w:r>
      <w:bookmarkEnd w:id="221"/>
      <w:r w:rsidRPr="00794845">
        <w:rPr>
          <w:rFonts w:ascii="Times New Roman" w:eastAsiaTheme="minorHAnsi" w:hAnsi="Times New Roman" w:cs="Times New Roman"/>
          <w:b/>
          <w:bCs/>
          <w:noProof/>
          <w:color w:val="000000" w:themeColor="text1"/>
          <w:sz w:val="24"/>
          <w:szCs w:val="24"/>
          <w:lang w:eastAsia="en-US"/>
        </w:rPr>
        <w:t>:</w:t>
      </w:r>
      <w:r w:rsidRPr="00794845">
        <w:rPr>
          <w:rFonts w:ascii="Times New Roman" w:eastAsiaTheme="minorHAnsi" w:hAnsi="Times New Roman" w:cs="Times New Roman"/>
          <w:noProof/>
          <w:color w:val="000000" w:themeColor="text1"/>
          <w:sz w:val="24"/>
          <w:szCs w:val="24"/>
          <w:lang w:eastAsia="en-US"/>
        </w:rPr>
        <w:t xml:space="preserve"> Son los grupos de interés a los que va dedicado el proyecto/producto/servicio que se está desarrollando. Son los que dicen qué es lo que se quiere hacer y cuáles son los objetivos. En el caso de no estar presentes, se debe nombrar un representante de fuera del equipo que se encargue de defender sus intereses y su punto de vista. El Dueño de Producto es la única persona responsable de gestionar la Lista del Producto (Product Backlog)</w:t>
      </w:r>
      <w:del w:id="222" w:author="Jhonatan Rico" w:date="2021-10-25T21:52:00Z">
        <w:r w:rsidRPr="00794845" w:rsidDel="00A739BB">
          <w:rPr>
            <w:rFonts w:ascii="Times New Roman" w:eastAsiaTheme="minorHAnsi" w:hAnsi="Times New Roman" w:cs="Times New Roman"/>
            <w:noProof/>
            <w:color w:val="000000" w:themeColor="text1"/>
            <w:sz w:val="24"/>
            <w:szCs w:val="24"/>
            <w:lang w:eastAsia="en-US"/>
          </w:rPr>
          <w:delText>”</w:delText>
        </w:r>
      </w:del>
      <w:r w:rsidRPr="00794845">
        <w:rPr>
          <w:rFonts w:ascii="Times New Roman" w:eastAsiaTheme="minorHAnsi" w:hAnsi="Times New Roman" w:cs="Times New Roman"/>
          <w:noProof/>
          <w:color w:val="000000" w:themeColor="text1"/>
          <w:sz w:val="24"/>
          <w:szCs w:val="24"/>
          <w:lang w:eastAsia="en-US"/>
        </w:rPr>
        <w:t xml:space="preserve"> (Altman, 2016). La gestión de la Lista del Producto incluye:</w:t>
      </w:r>
      <w:r w:rsidRPr="00666AD9">
        <w:rPr>
          <w:sz w:val="24"/>
          <w:szCs w:val="24"/>
        </w:rPr>
        <w:t xml:space="preserve"> </w:t>
      </w:r>
    </w:p>
    <w:p w14:paraId="3C78EF06" w14:textId="2F1D94BB" w:rsidR="00794845" w:rsidRPr="00794845" w:rsidRDefault="00794845" w:rsidP="00794845">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6EDB7EFB" w14:textId="77777777" w:rsidR="00794845" w:rsidRPr="00794845" w:rsidRDefault="00794845" w:rsidP="00794845">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p>
    <w:p w14:paraId="3E2071A6" w14:textId="5897435E" w:rsidR="00794845" w:rsidRPr="00794845" w:rsidRDefault="00794845" w:rsidP="00794845">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D525569" w14:textId="77777777" w:rsidR="00755BEE" w:rsidRPr="00CB492E" w:rsidRDefault="00755BEE" w:rsidP="00755BEE">
      <w:pPr>
        <w:pStyle w:val="Normal1"/>
        <w:numPr>
          <w:ilvl w:val="0"/>
          <w:numId w:val="48"/>
        </w:numPr>
        <w:spacing w:line="360" w:lineRule="auto"/>
        <w:jc w:val="both"/>
        <w:rPr>
          <w:b/>
          <w:bCs/>
          <w:sz w:val="24"/>
          <w:szCs w:val="24"/>
        </w:rPr>
      </w:pPr>
      <w:commentRangeStart w:id="223"/>
      <w:r w:rsidRPr="00755BEE">
        <w:rPr>
          <w:rFonts w:ascii="Times New Roman" w:eastAsiaTheme="minorHAnsi" w:hAnsi="Times New Roman" w:cs="Times New Roman"/>
          <w:noProof/>
          <w:color w:val="000000" w:themeColor="text1"/>
          <w:sz w:val="24"/>
          <w:szCs w:val="24"/>
          <w:lang w:eastAsia="en-US"/>
        </w:rPr>
        <w:t>Expresar claramente los elementos de la Lista del Producto</w:t>
      </w:r>
      <w:r w:rsidRPr="00666AD9">
        <w:rPr>
          <w:sz w:val="24"/>
          <w:szCs w:val="24"/>
        </w:rPr>
        <w:t xml:space="preserve">. </w:t>
      </w:r>
    </w:p>
    <w:p w14:paraId="2AA36321" w14:textId="77777777" w:rsidR="00755BEE" w:rsidRPr="00666AD9" w:rsidRDefault="00755BEE" w:rsidP="00755BEE">
      <w:pPr>
        <w:pStyle w:val="Normal1"/>
        <w:spacing w:line="360" w:lineRule="auto"/>
        <w:ind w:left="1500"/>
        <w:jc w:val="both"/>
        <w:rPr>
          <w:b/>
          <w:bCs/>
          <w:sz w:val="24"/>
          <w:szCs w:val="24"/>
        </w:rPr>
      </w:pPr>
    </w:p>
    <w:p w14:paraId="591EB57D" w14:textId="77777777" w:rsidR="00755BEE" w:rsidRPr="00755BEE" w:rsidRDefault="00755BEE" w:rsidP="00755BEE">
      <w:pPr>
        <w:pStyle w:val="Normal1"/>
        <w:numPr>
          <w:ilvl w:val="0"/>
          <w:numId w:val="48"/>
        </w:numPr>
        <w:spacing w:line="360" w:lineRule="auto"/>
        <w:jc w:val="both"/>
        <w:rPr>
          <w:rFonts w:ascii="Times New Roman" w:eastAsiaTheme="minorHAnsi" w:hAnsi="Times New Roman" w:cs="Times New Roman"/>
          <w:noProof/>
          <w:color w:val="000000" w:themeColor="text1"/>
          <w:sz w:val="24"/>
          <w:szCs w:val="24"/>
          <w:lang w:eastAsia="en-US"/>
        </w:rPr>
      </w:pPr>
      <w:r w:rsidRPr="00755BEE">
        <w:rPr>
          <w:rFonts w:ascii="Times New Roman" w:eastAsiaTheme="minorHAnsi" w:hAnsi="Times New Roman" w:cs="Times New Roman"/>
          <w:noProof/>
          <w:color w:val="000000" w:themeColor="text1"/>
          <w:sz w:val="24"/>
          <w:szCs w:val="24"/>
          <w:lang w:eastAsia="en-US"/>
        </w:rPr>
        <w:lastRenderedPageBreak/>
        <w:t xml:space="preserve"> Ordenar los elementos en la Lista del Producto para alcanzar los objetivos y misiones de la mejor manera posible. </w:t>
      </w:r>
    </w:p>
    <w:p w14:paraId="0A2567B6" w14:textId="77777777" w:rsidR="00755BEE" w:rsidRPr="00F84082" w:rsidRDefault="00755BEE" w:rsidP="00755BEE">
      <w:pPr>
        <w:pStyle w:val="Normal1"/>
        <w:spacing w:line="360" w:lineRule="auto"/>
        <w:jc w:val="both"/>
        <w:rPr>
          <w:b/>
          <w:bCs/>
          <w:sz w:val="24"/>
          <w:szCs w:val="24"/>
        </w:rPr>
      </w:pPr>
    </w:p>
    <w:p w14:paraId="580868CA" w14:textId="77777777" w:rsidR="00755BEE" w:rsidRPr="00F84082" w:rsidRDefault="00755BEE" w:rsidP="00755BEE">
      <w:pPr>
        <w:pStyle w:val="Normal1"/>
        <w:numPr>
          <w:ilvl w:val="0"/>
          <w:numId w:val="48"/>
        </w:numPr>
        <w:spacing w:line="360" w:lineRule="auto"/>
        <w:jc w:val="both"/>
        <w:rPr>
          <w:b/>
          <w:bCs/>
          <w:sz w:val="24"/>
          <w:szCs w:val="24"/>
        </w:rPr>
      </w:pPr>
      <w:r w:rsidRPr="00666AD9">
        <w:rPr>
          <w:sz w:val="24"/>
          <w:szCs w:val="24"/>
        </w:rPr>
        <w:t xml:space="preserve"> </w:t>
      </w:r>
      <w:r w:rsidRPr="00755BEE">
        <w:rPr>
          <w:rFonts w:ascii="Times New Roman" w:eastAsiaTheme="minorHAnsi" w:hAnsi="Times New Roman" w:cs="Times New Roman"/>
          <w:noProof/>
          <w:color w:val="000000" w:themeColor="text1"/>
          <w:sz w:val="24"/>
          <w:szCs w:val="24"/>
          <w:lang w:eastAsia="en-US"/>
        </w:rPr>
        <w:t>Optimizar el valor del trabajo que el Equipo de Desarrollo realiza.</w:t>
      </w:r>
      <w:r w:rsidRPr="00666AD9">
        <w:rPr>
          <w:sz w:val="24"/>
          <w:szCs w:val="24"/>
        </w:rPr>
        <w:t xml:space="preserve"> </w:t>
      </w:r>
    </w:p>
    <w:p w14:paraId="55A8E5A6" w14:textId="77777777" w:rsidR="00755BEE" w:rsidRPr="00666AD9" w:rsidRDefault="00755BEE" w:rsidP="00755BEE">
      <w:pPr>
        <w:pStyle w:val="Normal1"/>
        <w:spacing w:line="360" w:lineRule="auto"/>
        <w:jc w:val="both"/>
        <w:rPr>
          <w:b/>
          <w:bCs/>
          <w:sz w:val="24"/>
          <w:szCs w:val="24"/>
        </w:rPr>
      </w:pPr>
    </w:p>
    <w:p w14:paraId="4B7EEA18" w14:textId="77777777" w:rsidR="00755BEE" w:rsidRPr="00755BEE" w:rsidRDefault="00755BEE" w:rsidP="00755BEE">
      <w:pPr>
        <w:pStyle w:val="Normal1"/>
        <w:numPr>
          <w:ilvl w:val="0"/>
          <w:numId w:val="48"/>
        </w:numPr>
        <w:spacing w:line="360" w:lineRule="auto"/>
        <w:jc w:val="both"/>
        <w:rPr>
          <w:rFonts w:ascii="Times New Roman" w:eastAsiaTheme="minorHAnsi" w:hAnsi="Times New Roman" w:cs="Times New Roman"/>
          <w:noProof/>
          <w:color w:val="000000" w:themeColor="text1"/>
          <w:sz w:val="24"/>
          <w:szCs w:val="24"/>
          <w:lang w:eastAsia="en-US"/>
        </w:rPr>
      </w:pPr>
      <w:r w:rsidRPr="00755BEE">
        <w:rPr>
          <w:rFonts w:ascii="Times New Roman" w:eastAsiaTheme="minorHAnsi" w:hAnsi="Times New Roman" w:cs="Times New Roman"/>
          <w:noProof/>
          <w:color w:val="000000" w:themeColor="text1"/>
          <w:sz w:val="24"/>
          <w:szCs w:val="24"/>
          <w:lang w:eastAsia="en-US"/>
        </w:rPr>
        <w:t>Asegurar que la Lista del Producto es visible, transparente y clara para todos y que muestra aquello en lo que el equipo trabajará a continuación.</w:t>
      </w:r>
    </w:p>
    <w:p w14:paraId="5EE77DEC" w14:textId="77777777" w:rsidR="00755BEE" w:rsidRPr="00666AD9" w:rsidRDefault="00755BEE" w:rsidP="00755BEE">
      <w:pPr>
        <w:pStyle w:val="Normal1"/>
        <w:spacing w:line="360" w:lineRule="auto"/>
        <w:ind w:left="1500"/>
        <w:jc w:val="both"/>
        <w:rPr>
          <w:b/>
          <w:bCs/>
          <w:sz w:val="24"/>
          <w:szCs w:val="24"/>
        </w:rPr>
      </w:pPr>
    </w:p>
    <w:p w14:paraId="71D6B374" w14:textId="41EE29C3" w:rsidR="00755BEE" w:rsidRDefault="00755BEE" w:rsidP="00755BEE">
      <w:pPr>
        <w:pStyle w:val="Normal1"/>
        <w:numPr>
          <w:ilvl w:val="0"/>
          <w:numId w:val="48"/>
        </w:numPr>
        <w:spacing w:line="360" w:lineRule="auto"/>
        <w:jc w:val="both"/>
        <w:rPr>
          <w:rFonts w:ascii="Times New Roman" w:eastAsiaTheme="minorHAnsi" w:hAnsi="Times New Roman" w:cs="Times New Roman"/>
          <w:noProof/>
          <w:color w:val="000000" w:themeColor="text1"/>
          <w:sz w:val="24"/>
          <w:szCs w:val="24"/>
          <w:lang w:eastAsia="en-US"/>
        </w:rPr>
      </w:pPr>
      <w:r w:rsidRPr="00755BEE">
        <w:rPr>
          <w:rFonts w:ascii="Times New Roman" w:eastAsiaTheme="minorHAnsi" w:hAnsi="Times New Roman" w:cs="Times New Roman"/>
          <w:noProof/>
          <w:color w:val="000000" w:themeColor="text1"/>
          <w:sz w:val="24"/>
          <w:szCs w:val="24"/>
          <w:lang w:eastAsia="en-US"/>
        </w:rPr>
        <w:t>Asegurar que el Equipo de Desarrollo entiende los elementos de la Lista del Producto al nivel necesario.</w:t>
      </w:r>
      <w:commentRangeEnd w:id="223"/>
      <w:r w:rsidR="00A739BB">
        <w:rPr>
          <w:rStyle w:val="Refdecomentario"/>
          <w:rFonts w:ascii="Times New Roman" w:eastAsiaTheme="minorHAnsi" w:hAnsi="Times New Roman" w:cstheme="minorBidi"/>
          <w:color w:val="auto"/>
          <w:lang w:eastAsia="en-US"/>
        </w:rPr>
        <w:commentReference w:id="223"/>
      </w:r>
    </w:p>
    <w:p w14:paraId="651FB9BF" w14:textId="57E143F4" w:rsidR="00AF145C" w:rsidRDefault="00AF145C" w:rsidP="00AF145C">
      <w:pPr>
        <w:pStyle w:val="Prrafodelista"/>
        <w:rPr>
          <w:rFonts w:eastAsiaTheme="minorHAnsi"/>
          <w:noProof/>
          <w:color w:val="000000" w:themeColor="text1"/>
          <w:lang w:eastAsia="en-US"/>
        </w:rPr>
      </w:pPr>
    </w:p>
    <w:p w14:paraId="77F8C3E0" w14:textId="1D7F5938" w:rsidR="00AF145C" w:rsidRDefault="00AF145C" w:rsidP="00AF145C">
      <w:pPr>
        <w:pStyle w:val="Prrafodelista"/>
        <w:rPr>
          <w:rFonts w:eastAsiaTheme="minorHAnsi"/>
          <w:noProof/>
          <w:color w:val="000000" w:themeColor="text1"/>
          <w:lang w:eastAsia="en-US"/>
        </w:rPr>
      </w:pPr>
    </w:p>
    <w:p w14:paraId="398E821A" w14:textId="300C7BD2" w:rsidR="00AF145C" w:rsidRDefault="00AF145C" w:rsidP="00AF145C">
      <w:pPr>
        <w:pStyle w:val="Prrafodelista"/>
        <w:rPr>
          <w:rFonts w:eastAsiaTheme="minorHAnsi"/>
          <w:noProof/>
          <w:color w:val="000000" w:themeColor="text1"/>
          <w:lang w:val="es-CO" w:eastAsia="en-US"/>
        </w:rPr>
      </w:pPr>
      <w:r w:rsidRPr="00AF145C">
        <w:rPr>
          <w:rFonts w:eastAsiaTheme="minorHAnsi"/>
          <w:b/>
          <w:bCs/>
          <w:noProof/>
          <w:color w:val="000000" w:themeColor="text1"/>
          <w:lang w:eastAsia="en-US"/>
        </w:rPr>
        <w:t>3.2.3.</w:t>
      </w:r>
      <w:r>
        <w:rPr>
          <w:rFonts w:eastAsiaTheme="minorHAnsi"/>
          <w:b/>
          <w:bCs/>
          <w:noProof/>
          <w:color w:val="000000" w:themeColor="text1"/>
          <w:lang w:eastAsia="en-US"/>
        </w:rPr>
        <w:t xml:space="preserve">  </w:t>
      </w:r>
      <w:r w:rsidR="00611CB2" w:rsidRPr="00611CB2">
        <w:rPr>
          <w:rFonts w:eastAsiaTheme="minorHAnsi"/>
          <w:b/>
          <w:bCs/>
          <w:noProof/>
          <w:color w:val="000000" w:themeColor="text1"/>
          <w:lang w:val="es-CO" w:eastAsia="en-US"/>
        </w:rPr>
        <w:t>Scrum team</w:t>
      </w:r>
      <w:r w:rsidR="00611CB2">
        <w:rPr>
          <w:rFonts w:eastAsiaTheme="minorHAnsi"/>
          <w:b/>
          <w:bCs/>
          <w:noProof/>
          <w:color w:val="000000" w:themeColor="text1"/>
          <w:lang w:val="es-CO" w:eastAsia="en-US"/>
        </w:rPr>
        <w:t xml:space="preserve">: </w:t>
      </w:r>
      <w:r w:rsidR="00611CB2" w:rsidRPr="00611CB2">
        <w:rPr>
          <w:rFonts w:eastAsiaTheme="minorHAnsi"/>
          <w:noProof/>
          <w:color w:val="000000" w:themeColor="text1"/>
          <w:lang w:val="es-CO" w:eastAsia="en-US"/>
        </w:rPr>
        <w:t>Son los responsables de desarrollar las tareas. Se recomienda crear equipos no muy grandes (menos de 10 personas) donde las personas se complementen, de forma que cada uno tenga unos conocimientos específicos y unas actividades pre asignadas acordes con estos.</w:t>
      </w:r>
    </w:p>
    <w:p w14:paraId="69F6EF4B" w14:textId="4146FF71" w:rsidR="00034DF3" w:rsidRDefault="00034DF3" w:rsidP="00AF145C">
      <w:pPr>
        <w:pStyle w:val="Prrafodelista"/>
        <w:rPr>
          <w:rFonts w:eastAsiaTheme="minorHAnsi"/>
          <w:noProof/>
          <w:color w:val="000000" w:themeColor="text1"/>
          <w:lang w:val="es-CO" w:eastAsia="en-US"/>
        </w:rPr>
      </w:pPr>
    </w:p>
    <w:p w14:paraId="049A0129" w14:textId="1D62DFAA" w:rsidR="00034DF3" w:rsidRDefault="00034DF3" w:rsidP="00034DF3">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034DF3">
        <w:rPr>
          <w:rFonts w:ascii="Times New Roman" w:eastAsiaTheme="minorHAnsi" w:hAnsi="Times New Roman" w:cs="Times New Roman"/>
          <w:b/>
          <w:bCs/>
          <w:noProof/>
          <w:color w:val="000000" w:themeColor="text1"/>
          <w:sz w:val="24"/>
          <w:szCs w:val="24"/>
          <w:lang w:eastAsia="en-US"/>
        </w:rPr>
        <w:t>3.2.4.</w:t>
      </w:r>
      <w:r w:rsidRPr="00034DF3">
        <w:rPr>
          <w:rFonts w:ascii="Times New Roman" w:eastAsiaTheme="minorHAnsi" w:hAnsi="Times New Roman" w:cs="Times New Roman"/>
          <w:noProof/>
          <w:color w:val="000000" w:themeColor="text1"/>
          <w:sz w:val="24"/>
          <w:szCs w:val="24"/>
          <w:lang w:eastAsia="en-US"/>
        </w:rPr>
        <w:t xml:space="preserve">   </w:t>
      </w:r>
      <w:bookmarkStart w:id="224" w:name="_Hlk71894749"/>
      <w:r w:rsidRPr="00034DF3">
        <w:rPr>
          <w:rFonts w:ascii="Times New Roman" w:eastAsiaTheme="minorHAnsi" w:hAnsi="Times New Roman" w:cs="Times New Roman"/>
          <w:b/>
          <w:bCs/>
          <w:noProof/>
          <w:color w:val="000000" w:themeColor="text1"/>
          <w:sz w:val="24"/>
          <w:szCs w:val="24"/>
          <w:lang w:eastAsia="en-US"/>
        </w:rPr>
        <w:t>Los consumidores o usuarios (Customers):</w:t>
      </w:r>
      <w:r w:rsidRPr="00034DF3">
        <w:rPr>
          <w:rFonts w:ascii="Times New Roman" w:eastAsiaTheme="minorHAnsi" w:hAnsi="Times New Roman" w:cs="Times New Roman"/>
          <w:noProof/>
          <w:color w:val="000000" w:themeColor="text1"/>
          <w:sz w:val="24"/>
          <w:szCs w:val="24"/>
          <w:lang w:eastAsia="en-US"/>
        </w:rPr>
        <w:t xml:space="preserve"> </w:t>
      </w:r>
      <w:bookmarkEnd w:id="224"/>
      <w:r w:rsidRPr="00034DF3">
        <w:rPr>
          <w:rFonts w:ascii="Times New Roman" w:eastAsiaTheme="minorHAnsi" w:hAnsi="Times New Roman" w:cs="Times New Roman"/>
          <w:noProof/>
          <w:color w:val="000000" w:themeColor="text1"/>
          <w:sz w:val="24"/>
          <w:szCs w:val="24"/>
          <w:lang w:eastAsia="en-US"/>
        </w:rPr>
        <w:t>Son los que usarán el producto final. Muchas veces se confunden con los clientes, pero no son los mismos. Hablando claro: “cliente es el que paga (y por lo tanto decide) y consumidor el que usa el producto”. A veces cliente y consumidor son la misma persona, pero otras veces no.</w:t>
      </w:r>
    </w:p>
    <w:p w14:paraId="752B4CC8" w14:textId="192D79B3" w:rsidR="00034DF3" w:rsidRDefault="00034DF3" w:rsidP="00034DF3">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0A28C97" w14:textId="28CC9FF6" w:rsidR="00034DF3" w:rsidRDefault="00034DF3" w:rsidP="00034DF3">
      <w:pPr>
        <w:pStyle w:val="Normal1"/>
        <w:spacing w:line="360" w:lineRule="auto"/>
        <w:jc w:val="both"/>
        <w:rPr>
          <w:rFonts w:ascii="Times New Roman" w:eastAsiaTheme="minorHAnsi" w:hAnsi="Times New Roman" w:cs="Times New Roman"/>
          <w:b/>
          <w:bCs/>
          <w:noProof/>
          <w:color w:val="000000" w:themeColor="text1"/>
          <w:sz w:val="24"/>
          <w:szCs w:val="24"/>
          <w:lang w:eastAsia="en-US"/>
        </w:rPr>
      </w:pPr>
      <w:commentRangeStart w:id="225"/>
      <w:r w:rsidRPr="00034DF3">
        <w:rPr>
          <w:rFonts w:ascii="Times New Roman" w:eastAsiaTheme="minorHAnsi" w:hAnsi="Times New Roman" w:cs="Times New Roman"/>
          <w:b/>
          <w:bCs/>
          <w:noProof/>
          <w:color w:val="000000" w:themeColor="text1"/>
          <w:sz w:val="24"/>
          <w:szCs w:val="24"/>
          <w:lang w:eastAsia="en-US"/>
        </w:rPr>
        <w:t>3.3.</w:t>
      </w:r>
      <w:r>
        <w:rPr>
          <w:rFonts w:ascii="Times New Roman" w:eastAsiaTheme="minorHAnsi" w:hAnsi="Times New Roman" w:cs="Times New Roman"/>
          <w:b/>
          <w:bCs/>
          <w:noProof/>
          <w:color w:val="000000" w:themeColor="text1"/>
          <w:sz w:val="24"/>
          <w:szCs w:val="24"/>
          <w:lang w:eastAsia="en-US"/>
        </w:rPr>
        <w:t xml:space="preserve">   </w:t>
      </w:r>
      <w:r w:rsidRPr="00A739BB">
        <w:rPr>
          <w:rFonts w:ascii="Times New Roman" w:eastAsiaTheme="minorHAnsi" w:hAnsi="Times New Roman" w:cs="Times New Roman"/>
          <w:b/>
          <w:bCs/>
          <w:noProof/>
          <w:color w:val="000000" w:themeColor="text1"/>
          <w:sz w:val="24"/>
          <w:szCs w:val="24"/>
          <w:highlight w:val="red"/>
          <w:lang w:eastAsia="en-US"/>
          <w:rPrChange w:id="226" w:author="Jhonatan Rico" w:date="2021-10-25T21:54:00Z">
            <w:rPr>
              <w:rFonts w:ascii="Times New Roman" w:eastAsiaTheme="minorHAnsi" w:hAnsi="Times New Roman" w:cs="Times New Roman"/>
              <w:b/>
              <w:bCs/>
              <w:noProof/>
              <w:color w:val="000000" w:themeColor="text1"/>
              <w:sz w:val="24"/>
              <w:szCs w:val="24"/>
              <w:lang w:eastAsia="en-US"/>
            </w:rPr>
          </w:rPrChange>
        </w:rPr>
        <w:t>Procticas</w:t>
      </w:r>
      <w:r w:rsidRPr="00034DF3">
        <w:rPr>
          <w:rFonts w:ascii="Times New Roman" w:eastAsiaTheme="minorHAnsi" w:hAnsi="Times New Roman" w:cs="Times New Roman"/>
          <w:b/>
          <w:bCs/>
          <w:noProof/>
          <w:color w:val="000000" w:themeColor="text1"/>
          <w:sz w:val="24"/>
          <w:szCs w:val="24"/>
          <w:lang w:eastAsia="en-US"/>
        </w:rPr>
        <w:t xml:space="preserve"> De La Metodologia Scrum</w:t>
      </w:r>
      <w:commentRangeEnd w:id="225"/>
      <w:r w:rsidR="00A739BB">
        <w:rPr>
          <w:rStyle w:val="Refdecomentario"/>
          <w:rFonts w:ascii="Times New Roman" w:eastAsiaTheme="minorHAnsi" w:hAnsi="Times New Roman" w:cstheme="minorBidi"/>
          <w:color w:val="auto"/>
          <w:lang w:eastAsia="en-US"/>
        </w:rPr>
        <w:commentReference w:id="225"/>
      </w:r>
    </w:p>
    <w:p w14:paraId="4D216CCB" w14:textId="16578C14" w:rsidR="00034DF3" w:rsidRDefault="00034DF3" w:rsidP="00034DF3">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37A5970F" w14:textId="2BF14FC3" w:rsidR="00034DF3" w:rsidRDefault="00034DF3" w:rsidP="00034DF3">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 xml:space="preserve">3.3.1.  Reuniones </w:t>
      </w:r>
      <w:commentRangeStart w:id="227"/>
      <w:r>
        <w:rPr>
          <w:rFonts w:ascii="Times New Roman" w:eastAsiaTheme="minorHAnsi" w:hAnsi="Times New Roman" w:cs="Times New Roman"/>
          <w:b/>
          <w:bCs/>
          <w:noProof/>
          <w:color w:val="000000" w:themeColor="text1"/>
          <w:sz w:val="24"/>
          <w:szCs w:val="24"/>
          <w:lang w:eastAsia="en-US"/>
        </w:rPr>
        <w:t>De Scrum</w:t>
      </w:r>
    </w:p>
    <w:p w14:paraId="4E7891D1" w14:textId="3F700D82" w:rsidR="00034DF3" w:rsidRDefault="00034DF3" w:rsidP="00034DF3">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034DF3">
        <w:rPr>
          <w:rFonts w:ascii="Times New Roman" w:eastAsiaTheme="minorHAnsi" w:hAnsi="Times New Roman" w:cs="Times New Roman"/>
          <w:noProof/>
          <w:color w:val="000000" w:themeColor="text1"/>
          <w:sz w:val="24"/>
          <w:szCs w:val="24"/>
          <w:lang w:eastAsia="en-US"/>
        </w:rPr>
        <w:t xml:space="preserve">Las reuniones de scrum se realizan de forma iterativa e incremental, así mismo tienen un modo de iteración mínimo para un Sprint de una semana y el tiempo máximo que es de cuatro semanas. (Sommerville, 2011). </w:t>
      </w:r>
    </w:p>
    <w:p w14:paraId="48C314CF" w14:textId="7F022834" w:rsidR="00034DF3" w:rsidRDefault="00034DF3" w:rsidP="00034DF3">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0CD5F62" w14:textId="1D8A8409" w:rsidR="00034DF3" w:rsidRDefault="00034DF3" w:rsidP="00034DF3">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sidRPr="00034DF3">
        <w:rPr>
          <w:rFonts w:ascii="Times New Roman" w:eastAsiaTheme="minorHAnsi" w:hAnsi="Times New Roman" w:cs="Times New Roman"/>
          <w:b/>
          <w:bCs/>
          <w:noProof/>
          <w:color w:val="000000" w:themeColor="text1"/>
          <w:sz w:val="24"/>
          <w:szCs w:val="24"/>
          <w:lang w:eastAsia="en-US"/>
        </w:rPr>
        <w:t>3.3.2.</w:t>
      </w:r>
      <w:r>
        <w:rPr>
          <w:rFonts w:ascii="Times New Roman" w:eastAsiaTheme="minorHAnsi" w:hAnsi="Times New Roman" w:cs="Times New Roman"/>
          <w:b/>
          <w:bCs/>
          <w:noProof/>
          <w:color w:val="000000" w:themeColor="text1"/>
          <w:sz w:val="24"/>
          <w:szCs w:val="24"/>
          <w:lang w:eastAsia="en-US"/>
        </w:rPr>
        <w:t xml:space="preserve">  Product Backlog</w:t>
      </w:r>
    </w:p>
    <w:p w14:paraId="77DF5E6F" w14:textId="77777777" w:rsidR="00034DF3" w:rsidRPr="00034DF3" w:rsidRDefault="00034DF3" w:rsidP="00034DF3">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034DF3">
        <w:rPr>
          <w:rFonts w:ascii="Times New Roman" w:eastAsiaTheme="minorHAnsi" w:hAnsi="Times New Roman" w:cs="Times New Roman"/>
          <w:noProof/>
          <w:color w:val="000000" w:themeColor="text1"/>
          <w:sz w:val="24"/>
          <w:szCs w:val="24"/>
          <w:lang w:eastAsia="en-US"/>
        </w:rPr>
        <w:lastRenderedPageBreak/>
        <w:t>En este se tiene una lista de objetivos/requisitos priorizada representa la visión y expectativas del cliente respecto a los objetivos y entregas del producto o proyecto. El cliente es el responsable de crear y gestionar la lista (con la ayuda del Facilitador y del equipo, quien proporciona el coste estimado de completar cada requisito). Dado que reflejar las expectativas del cliente, esta lista permite involucrarle en la dirección de los resultados del producto o proyecto.</w:t>
      </w:r>
    </w:p>
    <w:p w14:paraId="65F80B88" w14:textId="3BCEFF06" w:rsidR="00034DF3" w:rsidRDefault="00034DF3" w:rsidP="00034DF3">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0F1A67F8" w14:textId="7DDC0D1D" w:rsidR="006768E1" w:rsidRDefault="006768E1" w:rsidP="00034DF3">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3.3.3.  Sprint</w:t>
      </w:r>
    </w:p>
    <w:p w14:paraId="72E95F3C" w14:textId="47495B33" w:rsidR="006768E1" w:rsidRDefault="006768E1" w:rsidP="006768E1">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6768E1">
        <w:rPr>
          <w:rFonts w:ascii="Times New Roman" w:eastAsiaTheme="minorHAnsi" w:hAnsi="Times New Roman" w:cs="Times New Roman"/>
          <w:noProof/>
          <w:color w:val="000000" w:themeColor="text1"/>
          <w:sz w:val="24"/>
          <w:szCs w:val="24"/>
          <w:lang w:eastAsia="en-US"/>
        </w:rPr>
        <w:t>Es una de las partes que forman el desarrollo de un proyecto. Suele durar una semana y en ella se ejecutan tareas planeadas en el anterior sprint. Al finalizar, se reúne el equipo, se vuelven a evaluar resultados y se planifica el siguiente sprint. Los sprint también son considerados en la metodología Scrum como iteraciones, es decir, son ciclos en los que se mantiene el enfoque en un subconjunto de características del producto final y se crea un producto utilizable (Vila Grau, 2016). Para el desarrollo de este proyecto se desarrollarán 3 sprint, por medio de los cuales se realizarán entregas de los diferentes módulos que se implementarán en el software. Las actividades de esta fase son:</w:t>
      </w:r>
    </w:p>
    <w:p w14:paraId="643C82E0" w14:textId="0075B2EE" w:rsidR="00113154" w:rsidRDefault="00113154" w:rsidP="006768E1">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388B920D" w14:textId="77777777" w:rsidR="00113154" w:rsidRPr="00113154" w:rsidRDefault="00113154" w:rsidP="00113154">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113154">
        <w:rPr>
          <w:rFonts w:ascii="Times New Roman" w:eastAsiaTheme="minorHAnsi" w:hAnsi="Times New Roman" w:cs="Times New Roman"/>
          <w:noProof/>
          <w:color w:val="000000" w:themeColor="text1"/>
          <w:sz w:val="24"/>
          <w:szCs w:val="24"/>
          <w:lang w:eastAsia="en-US"/>
        </w:rPr>
        <w:t xml:space="preserve">Sprint Planning: en este se harán algunas reuniones con el fin de definir las historias de usuario que se pueden implementar en el desarrollo del proyecto. </w:t>
      </w:r>
    </w:p>
    <w:p w14:paraId="3E5E08FC" w14:textId="77777777" w:rsidR="00113154" w:rsidRPr="006768E1" w:rsidRDefault="00113154" w:rsidP="006768E1">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2FFDCE0" w14:textId="24CC7D86" w:rsidR="00113154" w:rsidRDefault="00113154" w:rsidP="00113154">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113154">
        <w:rPr>
          <w:rFonts w:ascii="Times New Roman" w:eastAsiaTheme="minorHAnsi" w:hAnsi="Times New Roman" w:cs="Times New Roman"/>
          <w:noProof/>
          <w:color w:val="000000" w:themeColor="text1"/>
          <w:sz w:val="24"/>
          <w:szCs w:val="24"/>
          <w:lang w:eastAsia="en-US"/>
        </w:rPr>
        <w:t>Daily Sprint Meeting: para la buena realización del proyecto se realizarán por lo menos 3 reuniones cortas que permitan verificar los avances del mismo.</w:t>
      </w:r>
    </w:p>
    <w:p w14:paraId="75E401C8" w14:textId="77777777" w:rsidR="00113154" w:rsidRDefault="00113154" w:rsidP="00113154">
      <w:pPr>
        <w:pStyle w:val="Prrafodelista"/>
        <w:rPr>
          <w:rFonts w:eastAsiaTheme="minorHAnsi"/>
          <w:noProof/>
          <w:color w:val="000000" w:themeColor="text1"/>
          <w:lang w:eastAsia="en-US"/>
        </w:rPr>
      </w:pPr>
    </w:p>
    <w:p w14:paraId="53F8410A" w14:textId="77777777" w:rsidR="00113154" w:rsidRPr="00113154" w:rsidRDefault="00113154" w:rsidP="00113154">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3B65D1CC" w14:textId="29F8221B" w:rsidR="00113154" w:rsidRDefault="00113154" w:rsidP="00113154">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113154">
        <w:rPr>
          <w:rFonts w:ascii="Times New Roman" w:eastAsiaTheme="minorHAnsi" w:hAnsi="Times New Roman" w:cs="Times New Roman"/>
          <w:noProof/>
          <w:color w:val="000000" w:themeColor="text1"/>
          <w:sz w:val="24"/>
          <w:szCs w:val="24"/>
          <w:lang w:eastAsia="en-US"/>
        </w:rPr>
        <w:t xml:space="preserve">Codificación de los módulos según los sprint planning: este consiste en elegir un lenguaje de programación que nos permita realizar una codificación de la información referente a la empresa en esta estarían incluidas las historias del usuario y la arquitectura a utilizar que para este caso se implementará la web. </w:t>
      </w:r>
    </w:p>
    <w:p w14:paraId="2F412845" w14:textId="77777777" w:rsidR="00113154" w:rsidRPr="00113154" w:rsidRDefault="00113154" w:rsidP="00113154">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713CC388" w14:textId="4307717A" w:rsidR="00113154" w:rsidRDefault="00113154" w:rsidP="00113154">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113154">
        <w:rPr>
          <w:rFonts w:ascii="Times New Roman" w:eastAsiaTheme="minorHAnsi" w:hAnsi="Times New Roman" w:cs="Times New Roman"/>
          <w:noProof/>
          <w:color w:val="000000" w:themeColor="text1"/>
          <w:sz w:val="24"/>
          <w:szCs w:val="24"/>
          <w:lang w:eastAsia="en-US"/>
        </w:rPr>
        <w:lastRenderedPageBreak/>
        <w:t>Integración de los módulos: Se realiza la unión de todos los módulos, de tal forma que el software va quedando terminado. Se deja todo listo para iniciar las respectivas pruebas.</w:t>
      </w:r>
    </w:p>
    <w:p w14:paraId="03A19ED6" w14:textId="77777777" w:rsidR="00113154" w:rsidRDefault="00113154" w:rsidP="00113154">
      <w:pPr>
        <w:pStyle w:val="Prrafodelista"/>
        <w:rPr>
          <w:rFonts w:eastAsiaTheme="minorHAnsi"/>
          <w:noProof/>
          <w:color w:val="000000" w:themeColor="text1"/>
          <w:lang w:eastAsia="en-US"/>
        </w:rPr>
      </w:pPr>
    </w:p>
    <w:p w14:paraId="2D8C303B" w14:textId="77777777" w:rsidR="00113154" w:rsidRPr="00113154" w:rsidRDefault="00113154" w:rsidP="00113154">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113154">
        <w:rPr>
          <w:rFonts w:ascii="Times New Roman" w:eastAsiaTheme="minorHAnsi" w:hAnsi="Times New Roman" w:cs="Times New Roman"/>
          <w:noProof/>
          <w:color w:val="000000" w:themeColor="text1"/>
          <w:sz w:val="24"/>
          <w:szCs w:val="24"/>
          <w:lang w:eastAsia="en-US"/>
        </w:rPr>
        <w:t>Test o pruebas: Se realizan las pruebas funcionales para cada módulo, garantizando el correcto funcionamiento del sistema.</w:t>
      </w:r>
      <w:commentRangeEnd w:id="227"/>
      <w:r w:rsidR="00A739BB">
        <w:rPr>
          <w:rStyle w:val="Refdecomentario"/>
          <w:rFonts w:ascii="Times New Roman" w:eastAsiaTheme="minorHAnsi" w:hAnsi="Times New Roman" w:cstheme="minorBidi"/>
          <w:color w:val="auto"/>
          <w:lang w:eastAsia="en-US"/>
        </w:rPr>
        <w:commentReference w:id="227"/>
      </w:r>
    </w:p>
    <w:p w14:paraId="758762B2" w14:textId="1CE13096" w:rsidR="00113154" w:rsidRDefault="00113154" w:rsidP="00113154">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0DEDDE6" w14:textId="0BDCFEC8" w:rsidR="00113154" w:rsidRDefault="00113154" w:rsidP="00113154">
      <w:pPr>
        <w:pStyle w:val="Normal1"/>
        <w:spacing w:line="360" w:lineRule="auto"/>
        <w:jc w:val="both"/>
        <w:rPr>
          <w:rFonts w:ascii="Times New Roman" w:eastAsiaTheme="minorHAnsi" w:hAnsi="Times New Roman" w:cs="Times New Roman"/>
          <w:b/>
          <w:bCs/>
          <w:noProof/>
          <w:color w:val="000000" w:themeColor="text1"/>
          <w:sz w:val="24"/>
          <w:szCs w:val="24"/>
          <w:lang w:eastAsia="en-US"/>
        </w:rPr>
      </w:pPr>
      <w:commentRangeStart w:id="228"/>
      <w:r w:rsidRPr="00113154">
        <w:rPr>
          <w:rFonts w:ascii="Times New Roman" w:eastAsiaTheme="minorHAnsi" w:hAnsi="Times New Roman" w:cs="Times New Roman"/>
          <w:b/>
          <w:bCs/>
          <w:noProof/>
          <w:color w:val="000000" w:themeColor="text1"/>
          <w:sz w:val="24"/>
          <w:szCs w:val="24"/>
          <w:lang w:eastAsia="en-US"/>
        </w:rPr>
        <w:t>3.4.</w:t>
      </w:r>
      <w:r>
        <w:rPr>
          <w:rFonts w:ascii="Times New Roman" w:eastAsiaTheme="minorHAnsi" w:hAnsi="Times New Roman" w:cs="Times New Roman"/>
          <w:b/>
          <w:bCs/>
          <w:noProof/>
          <w:color w:val="000000" w:themeColor="text1"/>
          <w:sz w:val="24"/>
          <w:szCs w:val="24"/>
          <w:lang w:eastAsia="en-US"/>
        </w:rPr>
        <w:t xml:space="preserve">  </w:t>
      </w:r>
      <w:bookmarkStart w:id="229" w:name="_Hlk71895157"/>
      <w:r>
        <w:rPr>
          <w:rFonts w:ascii="Times New Roman" w:eastAsiaTheme="minorHAnsi" w:hAnsi="Times New Roman" w:cs="Times New Roman"/>
          <w:b/>
          <w:bCs/>
          <w:noProof/>
          <w:color w:val="000000" w:themeColor="text1"/>
          <w:sz w:val="24"/>
          <w:szCs w:val="24"/>
          <w:lang w:eastAsia="en-US"/>
        </w:rPr>
        <w:t>S</w:t>
      </w:r>
      <w:r w:rsidRPr="00113154">
        <w:rPr>
          <w:rFonts w:ascii="Times New Roman" w:eastAsiaTheme="minorHAnsi" w:hAnsi="Times New Roman" w:cs="Times New Roman"/>
          <w:b/>
          <w:bCs/>
          <w:noProof/>
          <w:color w:val="000000" w:themeColor="text1"/>
          <w:sz w:val="24"/>
          <w:szCs w:val="24"/>
          <w:lang w:eastAsia="en-US"/>
        </w:rPr>
        <w:t>prints a realizar</w:t>
      </w:r>
      <w:commentRangeEnd w:id="228"/>
      <w:r w:rsidR="000D78D2">
        <w:rPr>
          <w:rStyle w:val="Refdecomentario"/>
          <w:rFonts w:ascii="Times New Roman" w:eastAsiaTheme="minorHAnsi" w:hAnsi="Times New Roman" w:cstheme="minorBidi"/>
          <w:color w:val="auto"/>
          <w:lang w:eastAsia="en-US"/>
        </w:rPr>
        <w:commentReference w:id="228"/>
      </w:r>
    </w:p>
    <w:p w14:paraId="478B4B76" w14:textId="3D0B9B1D" w:rsidR="00113154" w:rsidRDefault="00113154" w:rsidP="00113154">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13A51C86" w14:textId="77777777" w:rsidR="00113154" w:rsidRPr="00113154" w:rsidRDefault="00113154" w:rsidP="00113154">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113154">
        <w:rPr>
          <w:rFonts w:ascii="Times New Roman" w:eastAsiaTheme="minorHAnsi" w:hAnsi="Times New Roman" w:cs="Times New Roman"/>
          <w:noProof/>
          <w:color w:val="000000" w:themeColor="text1"/>
          <w:sz w:val="24"/>
          <w:szCs w:val="24"/>
          <w:lang w:eastAsia="en-US"/>
        </w:rPr>
        <w:t>Esta metodología está enmarcada en los procesos empíricos, por medio de la observación de hechos y la toma de decisiones que se tomarán de acuerdo a los resultados que vaya arrojando el proyecto, el detalle de los sprint propuestos para su aplicación serán los siguientes.</w:t>
      </w:r>
    </w:p>
    <w:p w14:paraId="014A7504" w14:textId="77777777" w:rsidR="00113154" w:rsidRPr="00C01DEA" w:rsidRDefault="00113154" w:rsidP="00113154">
      <w:pPr>
        <w:pStyle w:val="Normal1"/>
        <w:spacing w:line="360" w:lineRule="auto"/>
        <w:jc w:val="both"/>
        <w:rPr>
          <w:b/>
          <w:bCs/>
          <w:sz w:val="24"/>
          <w:szCs w:val="24"/>
        </w:rPr>
      </w:pPr>
    </w:p>
    <w:bookmarkEnd w:id="229"/>
    <w:p w14:paraId="2FC9C3DD" w14:textId="1EF37FFC" w:rsidR="002C3429" w:rsidRDefault="00113154" w:rsidP="002C3429">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 xml:space="preserve"> </w:t>
      </w:r>
      <w:r w:rsidR="002C3429">
        <w:rPr>
          <w:rFonts w:ascii="Times New Roman" w:eastAsiaTheme="minorHAnsi" w:hAnsi="Times New Roman" w:cs="Times New Roman"/>
          <w:b/>
          <w:bCs/>
          <w:noProof/>
          <w:color w:val="000000" w:themeColor="text1"/>
          <w:sz w:val="24"/>
          <w:szCs w:val="24"/>
          <w:lang w:eastAsia="en-US"/>
        </w:rPr>
        <w:t>3.4.1</w:t>
      </w:r>
      <w:r w:rsidR="00B63152">
        <w:rPr>
          <w:rFonts w:ascii="Times New Roman" w:eastAsiaTheme="minorHAnsi" w:hAnsi="Times New Roman" w:cs="Times New Roman"/>
          <w:b/>
          <w:bCs/>
          <w:noProof/>
          <w:color w:val="000000" w:themeColor="text1"/>
          <w:sz w:val="24"/>
          <w:szCs w:val="24"/>
          <w:lang w:eastAsia="en-US"/>
        </w:rPr>
        <w:t>.</w:t>
      </w:r>
      <w:r w:rsidR="002C3429">
        <w:rPr>
          <w:rFonts w:ascii="Times New Roman" w:eastAsiaTheme="minorHAnsi" w:hAnsi="Times New Roman" w:cs="Times New Roman"/>
          <w:b/>
          <w:bCs/>
          <w:noProof/>
          <w:color w:val="000000" w:themeColor="text1"/>
          <w:sz w:val="24"/>
          <w:szCs w:val="24"/>
          <w:lang w:eastAsia="en-US"/>
        </w:rPr>
        <w:t xml:space="preserve">  </w:t>
      </w:r>
      <w:bookmarkStart w:id="230" w:name="_Hlk71895211"/>
      <w:commentRangeStart w:id="231"/>
      <w:r w:rsidR="002C3429">
        <w:rPr>
          <w:rFonts w:ascii="Times New Roman" w:eastAsiaTheme="minorHAnsi" w:hAnsi="Times New Roman" w:cs="Times New Roman"/>
          <w:b/>
          <w:bCs/>
          <w:noProof/>
          <w:color w:val="000000" w:themeColor="text1"/>
          <w:sz w:val="24"/>
          <w:szCs w:val="24"/>
          <w:lang w:eastAsia="en-US"/>
        </w:rPr>
        <w:t>S</w:t>
      </w:r>
      <w:r w:rsidR="002C3429" w:rsidRPr="002C3429">
        <w:rPr>
          <w:rFonts w:ascii="Times New Roman" w:eastAsiaTheme="minorHAnsi" w:hAnsi="Times New Roman" w:cs="Times New Roman"/>
          <w:b/>
          <w:bCs/>
          <w:noProof/>
          <w:color w:val="000000" w:themeColor="text1"/>
          <w:sz w:val="24"/>
          <w:szCs w:val="24"/>
          <w:lang w:eastAsia="en-US"/>
        </w:rPr>
        <w:t xml:space="preserve">print 1 – </w:t>
      </w:r>
      <w:del w:id="232" w:author="Jhonatan Rico" w:date="2021-10-25T21:58:00Z">
        <w:r w:rsidR="002C3429" w:rsidRPr="002C3429" w:rsidDel="00483326">
          <w:rPr>
            <w:rFonts w:ascii="Times New Roman" w:eastAsiaTheme="minorHAnsi" w:hAnsi="Times New Roman" w:cs="Times New Roman"/>
            <w:b/>
            <w:bCs/>
            <w:noProof/>
            <w:color w:val="000000" w:themeColor="text1"/>
            <w:sz w:val="24"/>
            <w:szCs w:val="24"/>
            <w:lang w:eastAsia="en-US"/>
          </w:rPr>
          <w:delText>e</w:delText>
        </w:r>
      </w:del>
      <w:ins w:id="233" w:author="Jhonatan Rico" w:date="2021-10-25T21:58:00Z">
        <w:r w:rsidR="00483326">
          <w:rPr>
            <w:rFonts w:ascii="Times New Roman" w:eastAsiaTheme="minorHAnsi" w:hAnsi="Times New Roman" w:cs="Times New Roman"/>
            <w:b/>
            <w:bCs/>
            <w:noProof/>
            <w:color w:val="000000" w:themeColor="text1"/>
            <w:sz w:val="24"/>
            <w:szCs w:val="24"/>
            <w:lang w:eastAsia="en-US"/>
          </w:rPr>
          <w:t>E</w:t>
        </w:r>
      </w:ins>
      <w:r w:rsidR="002C3429" w:rsidRPr="002C3429">
        <w:rPr>
          <w:rFonts w:ascii="Times New Roman" w:eastAsiaTheme="minorHAnsi" w:hAnsi="Times New Roman" w:cs="Times New Roman"/>
          <w:b/>
          <w:bCs/>
          <w:noProof/>
          <w:color w:val="000000" w:themeColor="text1"/>
          <w:sz w:val="24"/>
          <w:szCs w:val="24"/>
          <w:lang w:eastAsia="en-US"/>
        </w:rPr>
        <w:t xml:space="preserve">xploración </w:t>
      </w:r>
      <w:commentRangeEnd w:id="231"/>
      <w:r w:rsidR="000D78D2">
        <w:rPr>
          <w:rStyle w:val="Refdecomentario"/>
          <w:rFonts w:ascii="Times New Roman" w:eastAsiaTheme="minorHAnsi" w:hAnsi="Times New Roman" w:cstheme="minorBidi"/>
          <w:color w:val="auto"/>
          <w:lang w:eastAsia="en-US"/>
        </w:rPr>
        <w:commentReference w:id="231"/>
      </w:r>
      <w:r w:rsidR="002C3429" w:rsidRPr="002C3429">
        <w:rPr>
          <w:rFonts w:ascii="Times New Roman" w:eastAsiaTheme="minorHAnsi" w:hAnsi="Times New Roman" w:cs="Times New Roman"/>
          <w:b/>
          <w:bCs/>
          <w:noProof/>
          <w:color w:val="000000" w:themeColor="text1"/>
          <w:sz w:val="24"/>
          <w:szCs w:val="24"/>
          <w:lang w:eastAsia="en-US"/>
        </w:rPr>
        <w:t>y planificación</w:t>
      </w:r>
    </w:p>
    <w:p w14:paraId="56F23C44" w14:textId="77777777" w:rsidR="002C3429" w:rsidRPr="002C3429" w:rsidRDefault="002C3429" w:rsidP="002C3429">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En este Sprint se plantean realizar las siguientes actividades:</w:t>
      </w:r>
    </w:p>
    <w:p w14:paraId="47E1E282" w14:textId="20735222" w:rsidR="002C3429" w:rsidRDefault="002C3429" w:rsidP="002C3429">
      <w:pPr>
        <w:pStyle w:val="Normal1"/>
        <w:spacing w:line="360" w:lineRule="auto"/>
        <w:jc w:val="both"/>
        <w:rPr>
          <w:sz w:val="24"/>
          <w:szCs w:val="24"/>
        </w:rPr>
      </w:pPr>
    </w:p>
    <w:p w14:paraId="359CDD54" w14:textId="77777777" w:rsidR="002C3429" w:rsidRPr="002C3429" w:rsidRDefault="002C3429" w:rsidP="002C3429">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 xml:space="preserve">A. Reunirse con el cliente </w:t>
      </w:r>
    </w:p>
    <w:p w14:paraId="38A7B264" w14:textId="361F2424" w:rsidR="002C3429" w:rsidRDefault="002C3429" w:rsidP="002C3429">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 xml:space="preserve">B. Registrar las historias de usuario </w:t>
      </w:r>
    </w:p>
    <w:p w14:paraId="60232544" w14:textId="252B0727" w:rsidR="002C3429" w:rsidRDefault="002C3429" w:rsidP="002C3429">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C. Validar las historias de usuario</w:t>
      </w:r>
    </w:p>
    <w:p w14:paraId="23E58158" w14:textId="52D1163E" w:rsidR="002C3429" w:rsidRDefault="002C3429" w:rsidP="002C3429">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 xml:space="preserve">D. Consolidar los requerimientos del cliente </w:t>
      </w:r>
    </w:p>
    <w:p w14:paraId="5B6421C8" w14:textId="4B1839D2" w:rsidR="002C3429" w:rsidRDefault="002C3429" w:rsidP="002C3429">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 xml:space="preserve">E. Desarrollo del módulo para gestión de cliente </w:t>
      </w:r>
    </w:p>
    <w:p w14:paraId="5521D892" w14:textId="0E7E4743" w:rsidR="002C3429" w:rsidRDefault="002C3429" w:rsidP="002C3429">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682A1ECB" w14:textId="15B3EA3F" w:rsidR="002C3429" w:rsidRDefault="002C3429" w:rsidP="002C3429">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Y como entregable se van a tener:</w:t>
      </w:r>
    </w:p>
    <w:p w14:paraId="322E1EDF" w14:textId="7187091B" w:rsidR="002C3429" w:rsidRDefault="002C3429" w:rsidP="002C3429">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 xml:space="preserve">A. </w:t>
      </w:r>
      <w:commentRangeStart w:id="234"/>
      <w:r w:rsidRPr="002C3429">
        <w:rPr>
          <w:rFonts w:ascii="Times New Roman" w:eastAsiaTheme="minorHAnsi" w:hAnsi="Times New Roman" w:cs="Times New Roman"/>
          <w:noProof/>
          <w:color w:val="000000" w:themeColor="text1"/>
          <w:sz w:val="24"/>
          <w:szCs w:val="24"/>
          <w:lang w:eastAsia="en-US"/>
        </w:rPr>
        <w:t>Las historias de usuario</w:t>
      </w:r>
    </w:p>
    <w:p w14:paraId="7C181DC5" w14:textId="7EB560D6" w:rsidR="002C3429" w:rsidRDefault="002C3429" w:rsidP="002C3429">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2C3429">
        <w:rPr>
          <w:rFonts w:ascii="Times New Roman" w:eastAsiaTheme="minorHAnsi" w:hAnsi="Times New Roman" w:cs="Times New Roman"/>
          <w:noProof/>
          <w:color w:val="000000" w:themeColor="text1"/>
          <w:sz w:val="24"/>
          <w:szCs w:val="24"/>
          <w:lang w:eastAsia="en-US"/>
        </w:rPr>
        <w:t xml:space="preserve">B. Módulo para gestión de cliente </w:t>
      </w:r>
      <w:commentRangeEnd w:id="234"/>
      <w:r w:rsidR="000D78D2">
        <w:rPr>
          <w:rStyle w:val="Refdecomentario"/>
          <w:rFonts w:ascii="Times New Roman" w:eastAsiaTheme="minorHAnsi" w:hAnsi="Times New Roman" w:cstheme="minorBidi"/>
          <w:color w:val="auto"/>
          <w:lang w:eastAsia="en-US"/>
        </w:rPr>
        <w:commentReference w:id="234"/>
      </w:r>
    </w:p>
    <w:p w14:paraId="0F50EA3B" w14:textId="2E368FE8" w:rsidR="002C3429" w:rsidRDefault="002C3429" w:rsidP="002C3429">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6F4B8C55" w14:textId="40539E8D" w:rsidR="002C3429" w:rsidRDefault="002C3429" w:rsidP="002C3429">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4FAE1A7" w14:textId="4F4ECF36" w:rsidR="00B63152" w:rsidRDefault="002C3429"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commentRangeStart w:id="235"/>
      <w:r w:rsidRPr="002C3429">
        <w:rPr>
          <w:rFonts w:ascii="Times New Roman" w:eastAsiaTheme="minorHAnsi" w:hAnsi="Times New Roman" w:cs="Times New Roman"/>
          <w:b/>
          <w:bCs/>
          <w:noProof/>
          <w:color w:val="000000" w:themeColor="text1"/>
          <w:sz w:val="24"/>
          <w:szCs w:val="24"/>
          <w:lang w:eastAsia="en-US"/>
        </w:rPr>
        <w:t>3.4.2.</w:t>
      </w:r>
      <w:r>
        <w:rPr>
          <w:rFonts w:ascii="Times New Roman" w:eastAsiaTheme="minorHAnsi" w:hAnsi="Times New Roman" w:cs="Times New Roman"/>
          <w:b/>
          <w:bCs/>
          <w:noProof/>
          <w:color w:val="000000" w:themeColor="text1"/>
          <w:sz w:val="24"/>
          <w:szCs w:val="24"/>
          <w:lang w:eastAsia="en-US"/>
        </w:rPr>
        <w:t xml:space="preserve">  </w:t>
      </w:r>
      <w:r w:rsidR="00B63152">
        <w:rPr>
          <w:rFonts w:ascii="Times New Roman" w:eastAsiaTheme="minorHAnsi" w:hAnsi="Times New Roman" w:cs="Times New Roman"/>
          <w:noProof/>
          <w:color w:val="000000" w:themeColor="text1"/>
          <w:sz w:val="24"/>
          <w:szCs w:val="24"/>
          <w:lang w:eastAsia="en-US"/>
        </w:rPr>
        <w:t>S</w:t>
      </w:r>
      <w:r w:rsidR="00B63152" w:rsidRPr="00B63152">
        <w:rPr>
          <w:rFonts w:ascii="Times New Roman" w:eastAsiaTheme="minorHAnsi" w:hAnsi="Times New Roman" w:cs="Times New Roman"/>
          <w:noProof/>
          <w:color w:val="000000" w:themeColor="text1"/>
          <w:sz w:val="24"/>
          <w:szCs w:val="24"/>
          <w:lang w:eastAsia="en-US"/>
        </w:rPr>
        <w:t xml:space="preserve">print 2 – </w:t>
      </w:r>
      <w:del w:id="236" w:author="Jhonatan Rico" w:date="2021-10-25T21:58:00Z">
        <w:r w:rsidR="00B63152" w:rsidRPr="00B63152" w:rsidDel="00483326">
          <w:rPr>
            <w:rFonts w:ascii="Times New Roman" w:eastAsiaTheme="minorHAnsi" w:hAnsi="Times New Roman" w:cs="Times New Roman"/>
            <w:noProof/>
            <w:color w:val="000000" w:themeColor="text1"/>
            <w:sz w:val="24"/>
            <w:szCs w:val="24"/>
            <w:lang w:eastAsia="en-US"/>
          </w:rPr>
          <w:delText>d</w:delText>
        </w:r>
      </w:del>
      <w:ins w:id="237" w:author="Jhonatan Rico" w:date="2021-10-25T21:58:00Z">
        <w:r w:rsidR="00483326">
          <w:rPr>
            <w:rFonts w:ascii="Times New Roman" w:eastAsiaTheme="minorHAnsi" w:hAnsi="Times New Roman" w:cs="Times New Roman"/>
            <w:noProof/>
            <w:color w:val="000000" w:themeColor="text1"/>
            <w:sz w:val="24"/>
            <w:szCs w:val="24"/>
            <w:lang w:eastAsia="en-US"/>
          </w:rPr>
          <w:t>D</w:t>
        </w:r>
      </w:ins>
      <w:r w:rsidR="00B63152" w:rsidRPr="00B63152">
        <w:rPr>
          <w:rFonts w:ascii="Times New Roman" w:eastAsiaTheme="minorHAnsi" w:hAnsi="Times New Roman" w:cs="Times New Roman"/>
          <w:noProof/>
          <w:color w:val="000000" w:themeColor="text1"/>
          <w:sz w:val="24"/>
          <w:szCs w:val="24"/>
          <w:lang w:eastAsia="en-US"/>
        </w:rPr>
        <w:t>iseño e implementación parcial del sistema</w:t>
      </w:r>
      <w:commentRangeEnd w:id="235"/>
      <w:r w:rsidR="00483326">
        <w:rPr>
          <w:rStyle w:val="Refdecomentario"/>
          <w:rFonts w:ascii="Times New Roman" w:eastAsiaTheme="minorHAnsi" w:hAnsi="Times New Roman" w:cstheme="minorBidi"/>
          <w:color w:val="auto"/>
          <w:lang w:eastAsia="en-US"/>
        </w:rPr>
        <w:commentReference w:id="235"/>
      </w:r>
    </w:p>
    <w:p w14:paraId="0FF6F26E" w14:textId="0FBF2CD9" w:rsidR="00B63152" w:rsidRDefault="00B63152"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E4D5F4D" w14:textId="77777777" w:rsidR="00B63152" w:rsidRPr="00B63152" w:rsidRDefault="00B63152"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B63152">
        <w:rPr>
          <w:rFonts w:ascii="Times New Roman" w:eastAsiaTheme="minorHAnsi" w:hAnsi="Times New Roman" w:cs="Times New Roman"/>
          <w:noProof/>
          <w:color w:val="000000" w:themeColor="text1"/>
          <w:sz w:val="24"/>
          <w:szCs w:val="24"/>
          <w:lang w:eastAsia="en-US"/>
        </w:rPr>
        <w:lastRenderedPageBreak/>
        <w:t>En este Sprint se plantean realizar las siguientes actividades:</w:t>
      </w:r>
    </w:p>
    <w:p w14:paraId="34282DDD" w14:textId="77777777" w:rsidR="00B63152" w:rsidRPr="008862E6" w:rsidRDefault="00B63152" w:rsidP="00B63152">
      <w:pPr>
        <w:pStyle w:val="Normal1"/>
        <w:spacing w:line="360" w:lineRule="auto"/>
        <w:jc w:val="both"/>
        <w:rPr>
          <w:sz w:val="24"/>
          <w:szCs w:val="24"/>
        </w:rPr>
      </w:pPr>
    </w:p>
    <w:p w14:paraId="2CF9AA84" w14:textId="662787BB" w:rsidR="00B63152" w:rsidRDefault="00B63152" w:rsidP="00B63152">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B63152">
        <w:rPr>
          <w:rFonts w:ascii="Times New Roman" w:eastAsiaTheme="minorHAnsi" w:hAnsi="Times New Roman" w:cs="Times New Roman"/>
          <w:noProof/>
          <w:color w:val="000000" w:themeColor="text1"/>
          <w:sz w:val="24"/>
          <w:szCs w:val="24"/>
          <w:lang w:eastAsia="en-US"/>
        </w:rPr>
        <w:t>A. Documentación del diseño web.</w:t>
      </w:r>
    </w:p>
    <w:p w14:paraId="13F0D473" w14:textId="158EFBC9" w:rsidR="00B63152" w:rsidRDefault="00B63152" w:rsidP="00B63152">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B63152">
        <w:rPr>
          <w:rFonts w:ascii="Times New Roman" w:eastAsiaTheme="minorHAnsi" w:hAnsi="Times New Roman" w:cs="Times New Roman"/>
          <w:noProof/>
          <w:color w:val="000000" w:themeColor="text1"/>
          <w:sz w:val="24"/>
          <w:szCs w:val="24"/>
          <w:lang w:eastAsia="en-US"/>
        </w:rPr>
        <w:t>B. Diseño de Mockups de interface.</w:t>
      </w:r>
    </w:p>
    <w:p w14:paraId="1F3F9F7F" w14:textId="77777777" w:rsidR="00B63152" w:rsidRPr="00B63152" w:rsidRDefault="00B63152" w:rsidP="00B63152">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B63152">
        <w:rPr>
          <w:rFonts w:ascii="Times New Roman" w:eastAsiaTheme="minorHAnsi" w:hAnsi="Times New Roman" w:cs="Times New Roman"/>
          <w:noProof/>
          <w:color w:val="000000" w:themeColor="text1"/>
          <w:sz w:val="24"/>
          <w:szCs w:val="24"/>
          <w:lang w:eastAsia="en-US"/>
        </w:rPr>
        <w:t xml:space="preserve">C. Desarrollo de módulo de inventario </w:t>
      </w:r>
    </w:p>
    <w:p w14:paraId="5D6D7180" w14:textId="750C8CA3" w:rsidR="00B63152" w:rsidRDefault="00B63152" w:rsidP="00B63152">
      <w:pPr>
        <w:pStyle w:val="Normal1"/>
        <w:spacing w:line="360" w:lineRule="auto"/>
        <w:ind w:left="1416"/>
        <w:jc w:val="both"/>
        <w:rPr>
          <w:rFonts w:ascii="Times New Roman" w:eastAsiaTheme="minorHAnsi" w:hAnsi="Times New Roman" w:cs="Times New Roman"/>
          <w:noProof/>
          <w:color w:val="000000" w:themeColor="text1"/>
          <w:sz w:val="24"/>
          <w:szCs w:val="24"/>
          <w:lang w:eastAsia="en-US"/>
        </w:rPr>
      </w:pPr>
    </w:p>
    <w:p w14:paraId="51D7EC0C" w14:textId="711DF2E8" w:rsidR="00B63152" w:rsidRDefault="00B63152"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B63152">
        <w:rPr>
          <w:rFonts w:ascii="Times New Roman" w:eastAsiaTheme="minorHAnsi" w:hAnsi="Times New Roman" w:cs="Times New Roman"/>
          <w:noProof/>
          <w:color w:val="000000" w:themeColor="text1"/>
          <w:sz w:val="24"/>
          <w:szCs w:val="24"/>
          <w:lang w:eastAsia="en-US"/>
        </w:rPr>
        <w:t>Y como entregable se van a tener:</w:t>
      </w:r>
    </w:p>
    <w:p w14:paraId="61893730" w14:textId="2FD88DAE" w:rsidR="00B63152" w:rsidRPr="00B63152" w:rsidRDefault="00B63152" w:rsidP="00B63152">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B63152">
        <w:rPr>
          <w:rFonts w:ascii="Times New Roman" w:eastAsiaTheme="minorHAnsi" w:hAnsi="Times New Roman" w:cs="Times New Roman"/>
          <w:noProof/>
          <w:color w:val="000000" w:themeColor="text1"/>
          <w:sz w:val="24"/>
          <w:szCs w:val="24"/>
          <w:lang w:eastAsia="en-US"/>
        </w:rPr>
        <w:t>A. Documento Product Backlog</w:t>
      </w:r>
    </w:p>
    <w:p w14:paraId="0E0D20E7" w14:textId="43CB2BB0" w:rsidR="00B63152" w:rsidRDefault="00B63152" w:rsidP="00B63152">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B63152">
        <w:rPr>
          <w:rFonts w:ascii="Times New Roman" w:eastAsiaTheme="minorHAnsi" w:hAnsi="Times New Roman" w:cs="Times New Roman"/>
          <w:noProof/>
          <w:color w:val="000000" w:themeColor="text1"/>
          <w:sz w:val="24"/>
          <w:szCs w:val="24"/>
          <w:lang w:eastAsia="en-US"/>
        </w:rPr>
        <w:t>B. Mockups</w:t>
      </w:r>
    </w:p>
    <w:p w14:paraId="67D394D0" w14:textId="6E2F5355" w:rsidR="00B63152" w:rsidRDefault="00B63152" w:rsidP="00B63152">
      <w:pPr>
        <w:pStyle w:val="Normal1"/>
        <w:numPr>
          <w:ilvl w:val="0"/>
          <w:numId w:val="49"/>
        </w:numPr>
        <w:spacing w:line="360" w:lineRule="auto"/>
        <w:jc w:val="both"/>
        <w:rPr>
          <w:rFonts w:ascii="Times New Roman" w:eastAsiaTheme="minorHAnsi" w:hAnsi="Times New Roman" w:cs="Times New Roman"/>
          <w:noProof/>
          <w:color w:val="000000" w:themeColor="text1"/>
          <w:sz w:val="24"/>
          <w:szCs w:val="24"/>
          <w:lang w:eastAsia="en-US"/>
        </w:rPr>
      </w:pPr>
      <w:r w:rsidRPr="00B63152">
        <w:rPr>
          <w:rFonts w:ascii="Times New Roman" w:eastAsiaTheme="minorHAnsi" w:hAnsi="Times New Roman" w:cs="Times New Roman"/>
          <w:noProof/>
          <w:color w:val="000000" w:themeColor="text1"/>
          <w:sz w:val="24"/>
          <w:szCs w:val="24"/>
          <w:lang w:eastAsia="en-US"/>
        </w:rPr>
        <w:t xml:space="preserve">C. </w:t>
      </w:r>
      <w:bookmarkStart w:id="238" w:name="_Hlk72069973"/>
      <w:r w:rsidRPr="00B63152">
        <w:rPr>
          <w:rFonts w:ascii="Times New Roman" w:eastAsiaTheme="minorHAnsi" w:hAnsi="Times New Roman" w:cs="Times New Roman"/>
          <w:noProof/>
          <w:color w:val="000000" w:themeColor="text1"/>
          <w:sz w:val="24"/>
          <w:szCs w:val="24"/>
          <w:lang w:eastAsia="en-US"/>
        </w:rPr>
        <w:t>Módulo</w:t>
      </w:r>
      <w:bookmarkEnd w:id="238"/>
      <w:r w:rsidRPr="00B63152">
        <w:rPr>
          <w:rFonts w:ascii="Times New Roman" w:eastAsiaTheme="minorHAnsi" w:hAnsi="Times New Roman" w:cs="Times New Roman"/>
          <w:noProof/>
          <w:color w:val="000000" w:themeColor="text1"/>
          <w:sz w:val="24"/>
          <w:szCs w:val="24"/>
          <w:lang w:eastAsia="en-US"/>
        </w:rPr>
        <w:t xml:space="preserve"> de inventario </w:t>
      </w:r>
    </w:p>
    <w:p w14:paraId="41F8A08A" w14:textId="7A339889" w:rsidR="00B63152" w:rsidRDefault="00B63152"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86FA7C6" w14:textId="6F53F24E" w:rsidR="00B63152" w:rsidRDefault="00B63152" w:rsidP="00B63152">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sidRPr="00B63152">
        <w:rPr>
          <w:rFonts w:ascii="Times New Roman" w:eastAsiaTheme="minorHAnsi" w:hAnsi="Times New Roman" w:cs="Times New Roman"/>
          <w:b/>
          <w:bCs/>
          <w:noProof/>
          <w:color w:val="000000" w:themeColor="text1"/>
          <w:sz w:val="24"/>
          <w:szCs w:val="24"/>
          <w:lang w:eastAsia="en-US"/>
        </w:rPr>
        <w:t>3.4.3</w:t>
      </w:r>
      <w:r>
        <w:rPr>
          <w:rFonts w:ascii="Times New Roman" w:eastAsiaTheme="minorHAnsi" w:hAnsi="Times New Roman" w:cs="Times New Roman"/>
          <w:b/>
          <w:bCs/>
          <w:noProof/>
          <w:color w:val="000000" w:themeColor="text1"/>
          <w:sz w:val="24"/>
          <w:szCs w:val="24"/>
          <w:lang w:eastAsia="en-US"/>
        </w:rPr>
        <w:t xml:space="preserve">. </w:t>
      </w:r>
      <w:bookmarkStart w:id="239" w:name="_Hlk71895254"/>
      <w:r w:rsidR="00985F59">
        <w:rPr>
          <w:rFonts w:ascii="Times New Roman" w:eastAsiaTheme="minorHAnsi" w:hAnsi="Times New Roman" w:cs="Times New Roman"/>
          <w:b/>
          <w:bCs/>
          <w:noProof/>
          <w:color w:val="000000" w:themeColor="text1"/>
          <w:sz w:val="24"/>
          <w:szCs w:val="24"/>
          <w:lang w:eastAsia="en-US"/>
        </w:rPr>
        <w:t>S</w:t>
      </w:r>
      <w:r w:rsidR="00985F59" w:rsidRPr="00B63152">
        <w:rPr>
          <w:rFonts w:ascii="Times New Roman" w:eastAsiaTheme="minorHAnsi" w:hAnsi="Times New Roman" w:cs="Times New Roman"/>
          <w:b/>
          <w:bCs/>
          <w:noProof/>
          <w:color w:val="000000" w:themeColor="text1"/>
          <w:sz w:val="24"/>
          <w:szCs w:val="24"/>
          <w:lang w:eastAsia="en-US"/>
        </w:rPr>
        <w:t xml:space="preserve">print 3 – </w:t>
      </w:r>
      <w:ins w:id="240" w:author="Jhonatan Rico" w:date="2021-10-25T21:59:00Z">
        <w:r w:rsidR="00483326">
          <w:rPr>
            <w:rFonts w:ascii="Times New Roman" w:eastAsiaTheme="minorHAnsi" w:hAnsi="Times New Roman" w:cs="Times New Roman"/>
            <w:b/>
            <w:bCs/>
            <w:noProof/>
            <w:color w:val="000000" w:themeColor="text1"/>
            <w:sz w:val="24"/>
            <w:szCs w:val="24"/>
            <w:lang w:eastAsia="en-US"/>
          </w:rPr>
          <w:t>I</w:t>
        </w:r>
      </w:ins>
      <w:del w:id="241" w:author="Jhonatan Rico" w:date="2021-10-25T21:59:00Z">
        <w:r w:rsidR="00985F59" w:rsidRPr="00B63152" w:rsidDel="00483326">
          <w:rPr>
            <w:rFonts w:ascii="Times New Roman" w:eastAsiaTheme="minorHAnsi" w:hAnsi="Times New Roman" w:cs="Times New Roman"/>
            <w:b/>
            <w:bCs/>
            <w:noProof/>
            <w:color w:val="000000" w:themeColor="text1"/>
            <w:sz w:val="24"/>
            <w:szCs w:val="24"/>
            <w:lang w:eastAsia="en-US"/>
          </w:rPr>
          <w:delText>i</w:delText>
        </w:r>
      </w:del>
      <w:r w:rsidR="00985F59" w:rsidRPr="00B63152">
        <w:rPr>
          <w:rFonts w:ascii="Times New Roman" w:eastAsiaTheme="minorHAnsi" w:hAnsi="Times New Roman" w:cs="Times New Roman"/>
          <w:b/>
          <w:bCs/>
          <w:noProof/>
          <w:color w:val="000000" w:themeColor="text1"/>
          <w:sz w:val="24"/>
          <w:szCs w:val="24"/>
          <w:lang w:eastAsia="en-US"/>
        </w:rPr>
        <w:t>mplementación y entrega del producto terminado</w:t>
      </w:r>
      <w:bookmarkEnd w:id="239"/>
    </w:p>
    <w:p w14:paraId="6315585E" w14:textId="44EC07FB" w:rsidR="00985F59" w:rsidRDefault="00985F59" w:rsidP="00B63152">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13891AD6" w14:textId="594B5A29" w:rsidR="00985F59" w:rsidRDefault="00985F59" w:rsidP="00985F59">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985F59">
        <w:rPr>
          <w:rFonts w:ascii="Times New Roman" w:eastAsiaTheme="minorHAnsi" w:hAnsi="Times New Roman" w:cs="Times New Roman"/>
          <w:noProof/>
          <w:color w:val="000000" w:themeColor="text1"/>
          <w:sz w:val="24"/>
          <w:szCs w:val="24"/>
          <w:lang w:eastAsia="en-US"/>
        </w:rPr>
        <w:t>En este Sprint se plantean realizar las siguientes actividades:</w:t>
      </w:r>
    </w:p>
    <w:p w14:paraId="3ACEAD4A" w14:textId="52351583" w:rsidR="00985F59" w:rsidRDefault="00985F59" w:rsidP="00985F59">
      <w:pPr>
        <w:pStyle w:val="Normal1"/>
        <w:spacing w:line="360" w:lineRule="auto"/>
        <w:jc w:val="both"/>
        <w:rPr>
          <w:rFonts w:ascii="Times New Roman" w:eastAsiaTheme="minorHAnsi" w:hAnsi="Times New Roman" w:cs="Times New Roman"/>
          <w:noProof/>
          <w:color w:val="000000" w:themeColor="text1"/>
          <w:sz w:val="24"/>
          <w:szCs w:val="24"/>
          <w:lang w:eastAsia="en-US"/>
        </w:rPr>
      </w:pPr>
      <w:r>
        <w:rPr>
          <w:rFonts w:ascii="Times New Roman" w:eastAsiaTheme="minorHAnsi" w:hAnsi="Times New Roman" w:cs="Times New Roman"/>
          <w:noProof/>
          <w:color w:val="000000" w:themeColor="text1"/>
          <w:sz w:val="24"/>
          <w:szCs w:val="24"/>
          <w:lang w:eastAsia="en-US"/>
        </w:rPr>
        <w:t xml:space="preserve"> </w:t>
      </w:r>
    </w:p>
    <w:p w14:paraId="262FB8CD" w14:textId="2B90E14D" w:rsidR="00985F59" w:rsidRDefault="00985F59" w:rsidP="00985F59">
      <w:pPr>
        <w:pStyle w:val="Normal1"/>
        <w:numPr>
          <w:ilvl w:val="0"/>
          <w:numId w:val="52"/>
        </w:numPr>
        <w:spacing w:line="360" w:lineRule="auto"/>
        <w:jc w:val="both"/>
        <w:rPr>
          <w:rFonts w:ascii="Times New Roman" w:eastAsiaTheme="minorHAnsi" w:hAnsi="Times New Roman" w:cs="Times New Roman"/>
          <w:noProof/>
          <w:color w:val="000000" w:themeColor="text1"/>
          <w:sz w:val="24"/>
          <w:szCs w:val="24"/>
          <w:lang w:eastAsia="en-US"/>
        </w:rPr>
      </w:pPr>
      <w:r w:rsidRPr="00985F59">
        <w:rPr>
          <w:rFonts w:ascii="Times New Roman" w:eastAsiaTheme="minorHAnsi" w:hAnsi="Times New Roman" w:cs="Times New Roman"/>
          <w:noProof/>
          <w:color w:val="000000" w:themeColor="text1"/>
          <w:sz w:val="24"/>
          <w:szCs w:val="24"/>
          <w:lang w:eastAsia="en-US"/>
        </w:rPr>
        <w:t xml:space="preserve">Diseño del manual administrador </w:t>
      </w:r>
    </w:p>
    <w:p w14:paraId="4E7F8584" w14:textId="5B3E5C1F" w:rsidR="00985F59" w:rsidRDefault="00985F59" w:rsidP="00985F59">
      <w:pPr>
        <w:pStyle w:val="Normal1"/>
        <w:numPr>
          <w:ilvl w:val="0"/>
          <w:numId w:val="52"/>
        </w:numPr>
        <w:spacing w:line="360" w:lineRule="auto"/>
        <w:jc w:val="both"/>
        <w:rPr>
          <w:rFonts w:ascii="Times New Roman" w:eastAsiaTheme="minorHAnsi" w:hAnsi="Times New Roman" w:cs="Times New Roman"/>
          <w:noProof/>
          <w:color w:val="000000" w:themeColor="text1"/>
          <w:sz w:val="24"/>
          <w:szCs w:val="24"/>
          <w:lang w:eastAsia="en-US"/>
        </w:rPr>
      </w:pPr>
      <w:r w:rsidRPr="00985F59">
        <w:rPr>
          <w:rFonts w:ascii="Times New Roman" w:eastAsiaTheme="minorHAnsi" w:hAnsi="Times New Roman" w:cs="Times New Roman"/>
          <w:noProof/>
          <w:color w:val="000000" w:themeColor="text1"/>
          <w:sz w:val="24"/>
          <w:szCs w:val="24"/>
          <w:lang w:eastAsia="en-US"/>
        </w:rPr>
        <w:t xml:space="preserve">B. Pruebas al sistema de inventario </w:t>
      </w:r>
    </w:p>
    <w:p w14:paraId="17C867B1" w14:textId="7B9E18C2" w:rsidR="00985F59" w:rsidRDefault="00985F59" w:rsidP="00985F59">
      <w:pPr>
        <w:pStyle w:val="Normal1"/>
        <w:numPr>
          <w:ilvl w:val="0"/>
          <w:numId w:val="52"/>
        </w:numPr>
        <w:spacing w:line="360" w:lineRule="auto"/>
        <w:jc w:val="both"/>
        <w:rPr>
          <w:rFonts w:ascii="Times New Roman" w:eastAsiaTheme="minorHAnsi" w:hAnsi="Times New Roman" w:cs="Times New Roman"/>
          <w:noProof/>
          <w:color w:val="000000" w:themeColor="text1"/>
          <w:sz w:val="24"/>
          <w:szCs w:val="24"/>
          <w:lang w:eastAsia="en-US"/>
        </w:rPr>
      </w:pPr>
      <w:r w:rsidRPr="00985F59">
        <w:rPr>
          <w:rFonts w:ascii="Times New Roman" w:eastAsiaTheme="minorHAnsi" w:hAnsi="Times New Roman" w:cs="Times New Roman"/>
          <w:noProof/>
          <w:color w:val="000000" w:themeColor="text1"/>
          <w:sz w:val="24"/>
          <w:szCs w:val="24"/>
          <w:lang w:eastAsia="en-US"/>
        </w:rPr>
        <w:t>C. Desarrollo de módulo administración de usuario</w:t>
      </w:r>
    </w:p>
    <w:p w14:paraId="6B892006" w14:textId="069E6604" w:rsidR="00985F59" w:rsidRDefault="00985F59" w:rsidP="00985F59">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7D098ED" w14:textId="62434D58" w:rsidR="00985F59" w:rsidRDefault="00985F59" w:rsidP="00985F59">
      <w:pPr>
        <w:pStyle w:val="Normal1"/>
        <w:spacing w:line="360" w:lineRule="auto"/>
        <w:jc w:val="both"/>
        <w:rPr>
          <w:rFonts w:ascii="Times New Roman" w:eastAsiaTheme="minorHAnsi" w:hAnsi="Times New Roman" w:cs="Times New Roman"/>
          <w:noProof/>
          <w:color w:val="000000" w:themeColor="text1"/>
          <w:sz w:val="24"/>
          <w:szCs w:val="24"/>
          <w:lang w:eastAsia="en-US"/>
        </w:rPr>
      </w:pPr>
      <w:r w:rsidRPr="00985F59">
        <w:rPr>
          <w:rFonts w:ascii="Times New Roman" w:eastAsiaTheme="minorHAnsi" w:hAnsi="Times New Roman" w:cs="Times New Roman"/>
          <w:noProof/>
          <w:color w:val="000000" w:themeColor="text1"/>
          <w:sz w:val="24"/>
          <w:szCs w:val="24"/>
          <w:lang w:eastAsia="en-US"/>
        </w:rPr>
        <w:t>Y como entregable se van a tener:</w:t>
      </w:r>
    </w:p>
    <w:p w14:paraId="4AFB0BB9" w14:textId="1BFDA17C" w:rsidR="00985F59" w:rsidRDefault="00985F59" w:rsidP="00985F59">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386FFAF" w14:textId="4BF2CBEF" w:rsidR="00985F59" w:rsidRDefault="00985F59" w:rsidP="00985F59">
      <w:pPr>
        <w:pStyle w:val="Normal1"/>
        <w:numPr>
          <w:ilvl w:val="0"/>
          <w:numId w:val="52"/>
        </w:numPr>
        <w:spacing w:line="360" w:lineRule="auto"/>
        <w:jc w:val="both"/>
        <w:rPr>
          <w:rFonts w:ascii="Times New Roman" w:eastAsiaTheme="minorHAnsi" w:hAnsi="Times New Roman" w:cs="Times New Roman"/>
          <w:noProof/>
          <w:color w:val="000000" w:themeColor="text1"/>
          <w:sz w:val="24"/>
          <w:szCs w:val="24"/>
          <w:lang w:eastAsia="en-US"/>
        </w:rPr>
      </w:pPr>
      <w:r w:rsidRPr="00985F59">
        <w:rPr>
          <w:rFonts w:ascii="Times New Roman" w:eastAsiaTheme="minorHAnsi" w:hAnsi="Times New Roman" w:cs="Times New Roman"/>
          <w:noProof/>
          <w:color w:val="000000" w:themeColor="text1"/>
          <w:sz w:val="24"/>
          <w:szCs w:val="24"/>
          <w:lang w:eastAsia="en-US"/>
        </w:rPr>
        <w:t xml:space="preserve">A. Manual administrador </w:t>
      </w:r>
    </w:p>
    <w:p w14:paraId="335B7D2D" w14:textId="0B81E1F5" w:rsidR="00985F59" w:rsidRDefault="00985F59" w:rsidP="00985F59">
      <w:pPr>
        <w:pStyle w:val="Normal1"/>
        <w:numPr>
          <w:ilvl w:val="0"/>
          <w:numId w:val="52"/>
        </w:numPr>
        <w:spacing w:line="360" w:lineRule="auto"/>
        <w:jc w:val="both"/>
        <w:rPr>
          <w:rFonts w:ascii="Times New Roman" w:eastAsiaTheme="minorHAnsi" w:hAnsi="Times New Roman" w:cs="Times New Roman"/>
          <w:noProof/>
          <w:color w:val="000000" w:themeColor="text1"/>
          <w:sz w:val="24"/>
          <w:szCs w:val="24"/>
          <w:lang w:eastAsia="en-US"/>
        </w:rPr>
      </w:pPr>
      <w:r w:rsidRPr="00985F59">
        <w:rPr>
          <w:rFonts w:ascii="Times New Roman" w:eastAsiaTheme="minorHAnsi" w:hAnsi="Times New Roman" w:cs="Times New Roman"/>
          <w:noProof/>
          <w:color w:val="000000" w:themeColor="text1"/>
          <w:sz w:val="24"/>
          <w:szCs w:val="24"/>
          <w:lang w:eastAsia="en-US"/>
        </w:rPr>
        <w:t xml:space="preserve">B. Sistema de inventario </w:t>
      </w:r>
    </w:p>
    <w:p w14:paraId="401FF512" w14:textId="73F14FA9" w:rsidR="00985F59" w:rsidRDefault="00985F59" w:rsidP="00985F59">
      <w:pPr>
        <w:pStyle w:val="Normal1"/>
        <w:numPr>
          <w:ilvl w:val="0"/>
          <w:numId w:val="52"/>
        </w:numPr>
        <w:spacing w:line="360" w:lineRule="auto"/>
        <w:jc w:val="both"/>
        <w:rPr>
          <w:rFonts w:ascii="Times New Roman" w:eastAsiaTheme="minorHAnsi" w:hAnsi="Times New Roman" w:cs="Times New Roman"/>
          <w:noProof/>
          <w:color w:val="000000" w:themeColor="text1"/>
          <w:sz w:val="24"/>
          <w:szCs w:val="24"/>
          <w:lang w:eastAsia="en-US"/>
        </w:rPr>
      </w:pPr>
      <w:r w:rsidRPr="00985F59">
        <w:rPr>
          <w:rFonts w:ascii="Times New Roman" w:eastAsiaTheme="minorHAnsi" w:hAnsi="Times New Roman" w:cs="Times New Roman"/>
          <w:noProof/>
          <w:color w:val="000000" w:themeColor="text1"/>
          <w:sz w:val="24"/>
          <w:szCs w:val="24"/>
          <w:lang w:eastAsia="en-US"/>
        </w:rPr>
        <w:t xml:space="preserve">C. Módulo administración de usuario </w:t>
      </w:r>
    </w:p>
    <w:p w14:paraId="0B89FBF6" w14:textId="732858D9" w:rsidR="00483326" w:rsidRDefault="00483326">
      <w:pPr>
        <w:rPr>
          <w:ins w:id="242" w:author="Jhonatan Rico" w:date="2021-10-25T21:59:00Z"/>
          <w:rFonts w:cs="Times New Roman"/>
          <w:noProof/>
          <w:color w:val="000000" w:themeColor="text1"/>
          <w:szCs w:val="24"/>
        </w:rPr>
      </w:pPr>
      <w:ins w:id="243" w:author="Jhonatan Rico" w:date="2021-10-25T21:59:00Z">
        <w:r>
          <w:rPr>
            <w:rFonts w:cs="Times New Roman"/>
            <w:noProof/>
            <w:color w:val="000000" w:themeColor="text1"/>
            <w:szCs w:val="24"/>
          </w:rPr>
          <w:br w:type="page"/>
        </w:r>
      </w:ins>
    </w:p>
    <w:p w14:paraId="6DE5637B" w14:textId="77777777" w:rsidR="008E5335" w:rsidRDefault="008E5335" w:rsidP="008E5335">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p>
    <w:p w14:paraId="4EEAD3E0" w14:textId="51DDE36C" w:rsidR="00985F59" w:rsidRDefault="00985F59" w:rsidP="00985F59">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p>
    <w:p w14:paraId="486A7AFA" w14:textId="37FCB35F" w:rsidR="003F47FF" w:rsidRDefault="003F47FF" w:rsidP="00985F59">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p>
    <w:p w14:paraId="747A0239" w14:textId="4ABC787B" w:rsidR="003F47FF" w:rsidRDefault="00027C87" w:rsidP="00027C87">
      <w:pPr>
        <w:pStyle w:val="Ttulo1"/>
        <w:ind w:left="2345"/>
        <w:jc w:val="left"/>
        <w:rPr>
          <w:rFonts w:ascii="Times New Roman" w:eastAsiaTheme="minorHAnsi" w:hAnsi="Times New Roman" w:cs="Times New Roman"/>
          <w:color w:val="000000" w:themeColor="text1"/>
          <w:kern w:val="0"/>
          <w:szCs w:val="24"/>
          <w:lang w:val="es-CO" w:eastAsia="en-US"/>
        </w:rPr>
      </w:pPr>
      <w:commentRangeStart w:id="244"/>
      <w:r w:rsidRPr="00027C87">
        <w:rPr>
          <w:rFonts w:ascii="Times New Roman" w:eastAsiaTheme="minorHAnsi" w:hAnsi="Times New Roman" w:cs="Times New Roman"/>
          <w:color w:val="000000" w:themeColor="text1"/>
          <w:kern w:val="0"/>
          <w:szCs w:val="24"/>
          <w:lang w:val="es-CO" w:eastAsia="en-US"/>
        </w:rPr>
        <w:t xml:space="preserve">4. </w:t>
      </w:r>
      <w:r>
        <w:rPr>
          <w:rFonts w:ascii="Times New Roman" w:eastAsiaTheme="minorHAnsi" w:hAnsi="Times New Roman" w:cs="Times New Roman"/>
          <w:color w:val="000000" w:themeColor="text1"/>
          <w:kern w:val="0"/>
          <w:szCs w:val="24"/>
          <w:lang w:val="es-CO" w:eastAsia="en-US"/>
        </w:rPr>
        <w:t>D</w:t>
      </w:r>
      <w:r w:rsidRPr="00027C87">
        <w:rPr>
          <w:rFonts w:ascii="Times New Roman" w:eastAsiaTheme="minorHAnsi" w:hAnsi="Times New Roman" w:cs="Times New Roman"/>
          <w:color w:val="000000" w:themeColor="text1"/>
          <w:kern w:val="0"/>
          <w:szCs w:val="24"/>
          <w:lang w:val="es-CO" w:eastAsia="en-US"/>
        </w:rPr>
        <w:t>ESARROLLO DEL PROYECTO</w:t>
      </w:r>
      <w:commentRangeEnd w:id="244"/>
      <w:r w:rsidR="00483326">
        <w:rPr>
          <w:rStyle w:val="Refdecomentario"/>
          <w:rFonts w:ascii="Times New Roman" w:eastAsiaTheme="minorHAnsi" w:hAnsi="Times New Roman" w:cstheme="minorBidi"/>
          <w:b w:val="0"/>
          <w:bCs w:val="0"/>
          <w:noProof w:val="0"/>
          <w:kern w:val="0"/>
          <w:lang w:val="es-CO" w:eastAsia="en-US"/>
        </w:rPr>
        <w:commentReference w:id="244"/>
      </w:r>
    </w:p>
    <w:p w14:paraId="3B66DB21" w14:textId="77777777" w:rsidR="008E5335" w:rsidRPr="008E5335" w:rsidRDefault="008E5335" w:rsidP="008E5335"/>
    <w:p w14:paraId="11C1B89D" w14:textId="77777777" w:rsidR="00F56937" w:rsidRDefault="00EC703B" w:rsidP="00027C87">
      <w:r>
        <w:t xml:space="preserve">En </w:t>
      </w:r>
      <w:r w:rsidR="00D427E4">
        <w:t>este</w:t>
      </w:r>
      <w:r>
        <w:t xml:space="preserve"> </w:t>
      </w:r>
      <w:r w:rsidR="00D427E4">
        <w:t>proceso</w:t>
      </w:r>
      <w:r>
        <w:t xml:space="preserve"> se </w:t>
      </w:r>
      <w:r w:rsidR="00D427E4">
        <w:t xml:space="preserve">desarrollaron las siguientes historias de usuarios, para así llevar acabo esta etapa se realizó una reunión con el propietario de </w:t>
      </w:r>
      <w:r w:rsidR="00D427E4" w:rsidRPr="00480D82">
        <w:t>La Papelería Y Variedades Dangedav</w:t>
      </w:r>
      <w:r w:rsidR="00D427E4">
        <w:t xml:space="preserve"> y se acordaron las funcionalidades requeridas en el sistema</w:t>
      </w:r>
      <w:r w:rsidR="00F56937">
        <w:t>.</w:t>
      </w:r>
    </w:p>
    <w:p w14:paraId="154183FD" w14:textId="77777777" w:rsidR="00F56937" w:rsidRDefault="00F56937" w:rsidP="00027C87"/>
    <w:p w14:paraId="30009C7F" w14:textId="77777777" w:rsidR="00F56937" w:rsidRDefault="00F56937" w:rsidP="00027C87"/>
    <w:p w14:paraId="378BD03C" w14:textId="77777777" w:rsidR="00F56937" w:rsidRDefault="00F56937" w:rsidP="00027C87"/>
    <w:p w14:paraId="36AD9A5E" w14:textId="77777777" w:rsidR="00F56937" w:rsidRDefault="00F56937" w:rsidP="00027C87"/>
    <w:p w14:paraId="7305321D" w14:textId="77777777" w:rsidR="00F56937" w:rsidRDefault="00F56937" w:rsidP="00027C87"/>
    <w:p w14:paraId="7450F7C0" w14:textId="77777777" w:rsidR="00F56937" w:rsidRDefault="00F56937" w:rsidP="00027C87"/>
    <w:p w14:paraId="1E8AEF91" w14:textId="77777777" w:rsidR="00F56937" w:rsidRDefault="00F56937" w:rsidP="00027C87"/>
    <w:tbl>
      <w:tblPr>
        <w:tblStyle w:val="Tablaconcuadrcula"/>
        <w:tblpPr w:leftFromText="141" w:rightFromText="141" w:tblpY="770"/>
        <w:tblW w:w="0" w:type="auto"/>
        <w:tblLook w:val="04A0" w:firstRow="1" w:lastRow="0" w:firstColumn="1" w:lastColumn="0" w:noHBand="0" w:noVBand="1"/>
      </w:tblPr>
      <w:tblGrid>
        <w:gridCol w:w="2550"/>
        <w:gridCol w:w="3585"/>
        <w:gridCol w:w="2614"/>
      </w:tblGrid>
      <w:tr w:rsidR="00F56937" w14:paraId="0FACB1F5" w14:textId="77777777" w:rsidTr="007629A1">
        <w:trPr>
          <w:trHeight w:val="552"/>
        </w:trPr>
        <w:tc>
          <w:tcPr>
            <w:tcW w:w="9054" w:type="dxa"/>
            <w:gridSpan w:val="3"/>
          </w:tcPr>
          <w:p w14:paraId="6335528C" w14:textId="421E5812" w:rsidR="00F56937" w:rsidRDefault="008E5335" w:rsidP="008E5335">
            <w:pPr>
              <w:pStyle w:val="Normal1"/>
              <w:spacing w:line="360" w:lineRule="auto"/>
              <w:jc w:val="both"/>
            </w:pPr>
            <w:r>
              <w:rPr>
                <w:rFonts w:ascii="Times New Roman" w:eastAsiaTheme="minorHAnsi" w:hAnsi="Times New Roman" w:cs="Times New Roman"/>
                <w:b/>
                <w:bCs/>
                <w:noProof/>
                <w:color w:val="000000" w:themeColor="text1"/>
                <w:sz w:val="24"/>
                <w:szCs w:val="24"/>
                <w:lang w:eastAsia="en-US"/>
              </w:rPr>
              <w:t>H</w:t>
            </w:r>
            <w:r w:rsidRPr="008E5335">
              <w:rPr>
                <w:rFonts w:ascii="Times New Roman" w:eastAsiaTheme="minorHAnsi" w:hAnsi="Times New Roman" w:cs="Times New Roman"/>
                <w:b/>
                <w:bCs/>
                <w:noProof/>
                <w:color w:val="000000" w:themeColor="text1"/>
                <w:sz w:val="24"/>
                <w:szCs w:val="24"/>
                <w:lang w:eastAsia="en-US"/>
              </w:rPr>
              <w:t xml:space="preserve">istoria de usuario: </w:t>
            </w:r>
            <w:r w:rsidR="006B557A">
              <w:rPr>
                <w:rFonts w:ascii="Times New Roman" w:eastAsiaTheme="minorHAnsi" w:hAnsi="Times New Roman" w:cs="Times New Roman"/>
                <w:b/>
                <w:bCs/>
                <w:noProof/>
                <w:color w:val="000000" w:themeColor="text1"/>
                <w:sz w:val="24"/>
                <w:szCs w:val="24"/>
                <w:lang w:eastAsia="en-US"/>
              </w:rPr>
              <w:t>I</w:t>
            </w:r>
            <w:r w:rsidRPr="008E5335">
              <w:rPr>
                <w:rFonts w:ascii="Times New Roman" w:eastAsiaTheme="minorHAnsi" w:hAnsi="Times New Roman" w:cs="Times New Roman"/>
                <w:b/>
                <w:bCs/>
                <w:noProof/>
                <w:color w:val="000000" w:themeColor="text1"/>
                <w:sz w:val="24"/>
                <w:szCs w:val="24"/>
                <w:lang w:eastAsia="en-US"/>
              </w:rPr>
              <w:t xml:space="preserve">niciar sesion                                           </w:t>
            </w:r>
            <w:r>
              <w:rPr>
                <w:rFonts w:ascii="Times New Roman" w:eastAsiaTheme="minorHAnsi" w:hAnsi="Times New Roman" w:cs="Times New Roman"/>
                <w:b/>
                <w:bCs/>
                <w:noProof/>
                <w:color w:val="000000" w:themeColor="text1"/>
                <w:sz w:val="24"/>
                <w:szCs w:val="24"/>
                <w:lang w:eastAsia="en-US"/>
              </w:rPr>
              <w:t>HU</w:t>
            </w:r>
            <w:r w:rsidRPr="008E5335">
              <w:rPr>
                <w:rFonts w:ascii="Times New Roman" w:eastAsiaTheme="minorHAnsi" w:hAnsi="Times New Roman" w:cs="Times New Roman"/>
                <w:b/>
                <w:bCs/>
                <w:noProof/>
                <w:color w:val="000000" w:themeColor="text1"/>
                <w:sz w:val="24"/>
                <w:szCs w:val="24"/>
                <w:lang w:eastAsia="en-US"/>
              </w:rPr>
              <w:t>-</w:t>
            </w:r>
            <w:r>
              <w:rPr>
                <w:rFonts w:ascii="Times New Roman" w:eastAsiaTheme="minorHAnsi" w:hAnsi="Times New Roman" w:cs="Times New Roman"/>
                <w:b/>
                <w:bCs/>
                <w:noProof/>
                <w:color w:val="000000" w:themeColor="text1"/>
                <w:sz w:val="24"/>
                <w:szCs w:val="24"/>
                <w:lang w:eastAsia="en-US"/>
              </w:rPr>
              <w:t>PDD</w:t>
            </w:r>
            <w:r w:rsidRPr="008E5335">
              <w:rPr>
                <w:rFonts w:ascii="Times New Roman" w:eastAsiaTheme="minorHAnsi" w:hAnsi="Times New Roman" w:cs="Times New Roman"/>
                <w:b/>
                <w:bCs/>
                <w:noProof/>
                <w:color w:val="000000" w:themeColor="text1"/>
                <w:sz w:val="24"/>
                <w:szCs w:val="24"/>
                <w:lang w:eastAsia="en-US"/>
              </w:rPr>
              <w:t>-1</w:t>
            </w:r>
          </w:p>
        </w:tc>
      </w:tr>
      <w:tr w:rsidR="00F56937" w14:paraId="7F79D967" w14:textId="77777777" w:rsidTr="007629A1">
        <w:trPr>
          <w:trHeight w:val="698"/>
        </w:trPr>
        <w:tc>
          <w:tcPr>
            <w:tcW w:w="2870" w:type="dxa"/>
          </w:tcPr>
          <w:p w14:paraId="6F33C976" w14:textId="45B2CDD7" w:rsidR="00F56937" w:rsidRPr="008E5335" w:rsidRDefault="008E5335" w:rsidP="00212C43">
            <w:pPr>
              <w:rPr>
                <w:rFonts w:cs="Times New Roman"/>
                <w:b/>
                <w:bCs/>
                <w:noProof/>
                <w:color w:val="000000" w:themeColor="text1"/>
                <w:szCs w:val="24"/>
              </w:rPr>
            </w:pPr>
            <w:commentRangeStart w:id="245"/>
            <w:r>
              <w:rPr>
                <w:rFonts w:cs="Times New Roman"/>
                <w:b/>
                <w:bCs/>
                <w:noProof/>
                <w:color w:val="000000" w:themeColor="text1"/>
                <w:szCs w:val="24"/>
              </w:rPr>
              <w:t>R</w:t>
            </w:r>
            <w:r w:rsidRPr="008E5335">
              <w:rPr>
                <w:rFonts w:cs="Times New Roman"/>
                <w:b/>
                <w:bCs/>
                <w:noProof/>
                <w:color w:val="000000" w:themeColor="text1"/>
                <w:szCs w:val="24"/>
              </w:rPr>
              <w:t>ol</w:t>
            </w:r>
          </w:p>
        </w:tc>
        <w:tc>
          <w:tcPr>
            <w:tcW w:w="3326" w:type="dxa"/>
          </w:tcPr>
          <w:p w14:paraId="30C49C52" w14:textId="08E29A44" w:rsidR="00F56937" w:rsidRDefault="008E5335" w:rsidP="007629A1">
            <w:pPr>
              <w:jc w:val="center"/>
            </w:pPr>
            <w:r>
              <w:rPr>
                <w:rFonts w:cs="Times New Roman"/>
                <w:b/>
                <w:bCs/>
                <w:noProof/>
                <w:color w:val="000000" w:themeColor="text1"/>
                <w:szCs w:val="24"/>
              </w:rPr>
              <w:t>C</w:t>
            </w:r>
            <w:r w:rsidRPr="008E5335">
              <w:rPr>
                <w:rFonts w:cs="Times New Roman"/>
                <w:b/>
                <w:bCs/>
                <w:noProof/>
                <w:color w:val="000000" w:themeColor="text1"/>
                <w:szCs w:val="24"/>
              </w:rPr>
              <w:t>aracteristica/funcionalidad</w:t>
            </w:r>
            <w:commentRangeEnd w:id="245"/>
            <w:r w:rsidR="00483326">
              <w:rPr>
                <w:rStyle w:val="Refdecomentario"/>
              </w:rPr>
              <w:commentReference w:id="245"/>
            </w:r>
          </w:p>
        </w:tc>
        <w:tc>
          <w:tcPr>
            <w:tcW w:w="2858" w:type="dxa"/>
          </w:tcPr>
          <w:p w14:paraId="01ADB15C" w14:textId="30CF853E" w:rsidR="00F56937" w:rsidRDefault="008E5335" w:rsidP="007629A1">
            <w:pPr>
              <w:jc w:val="center"/>
            </w:pPr>
            <w:r>
              <w:rPr>
                <w:rFonts w:cs="Times New Roman"/>
                <w:b/>
                <w:bCs/>
                <w:noProof/>
                <w:color w:val="000000" w:themeColor="text1"/>
                <w:szCs w:val="24"/>
              </w:rPr>
              <w:t>R</w:t>
            </w:r>
            <w:r w:rsidRPr="008E5335">
              <w:rPr>
                <w:rFonts w:cs="Times New Roman"/>
                <w:b/>
                <w:bCs/>
                <w:noProof/>
                <w:color w:val="000000" w:themeColor="text1"/>
                <w:szCs w:val="24"/>
              </w:rPr>
              <w:t>azon/</w:t>
            </w:r>
            <w:r>
              <w:rPr>
                <w:rFonts w:cs="Times New Roman"/>
                <w:b/>
                <w:bCs/>
                <w:noProof/>
                <w:color w:val="000000" w:themeColor="text1"/>
                <w:szCs w:val="24"/>
              </w:rPr>
              <w:t>R</w:t>
            </w:r>
            <w:r w:rsidRPr="008E5335">
              <w:rPr>
                <w:rFonts w:cs="Times New Roman"/>
                <w:b/>
                <w:bCs/>
                <w:noProof/>
                <w:color w:val="000000" w:themeColor="text1"/>
                <w:szCs w:val="24"/>
              </w:rPr>
              <w:t>esultado</w:t>
            </w:r>
          </w:p>
        </w:tc>
      </w:tr>
      <w:tr w:rsidR="00F56937" w14:paraId="0D3CDACB" w14:textId="77777777" w:rsidTr="007629A1">
        <w:trPr>
          <w:trHeight w:val="1142"/>
        </w:trPr>
        <w:tc>
          <w:tcPr>
            <w:tcW w:w="2870" w:type="dxa"/>
          </w:tcPr>
          <w:p w14:paraId="00965376" w14:textId="7633D0FC" w:rsidR="00F56937" w:rsidRDefault="008E5335" w:rsidP="007629A1">
            <w:r>
              <w:rPr>
                <w:rFonts w:cs="Times New Roman"/>
                <w:b/>
                <w:bCs/>
                <w:noProof/>
                <w:color w:val="000000" w:themeColor="text1"/>
                <w:szCs w:val="24"/>
              </w:rPr>
              <w:t>Y</w:t>
            </w:r>
            <w:r w:rsidRPr="008E5335">
              <w:rPr>
                <w:rFonts w:cs="Times New Roman"/>
                <w:b/>
                <w:bCs/>
                <w:noProof/>
                <w:color w:val="000000" w:themeColor="text1"/>
                <w:szCs w:val="24"/>
              </w:rPr>
              <w:t>o: como administrador</w:t>
            </w:r>
          </w:p>
        </w:tc>
        <w:tc>
          <w:tcPr>
            <w:tcW w:w="3326" w:type="dxa"/>
          </w:tcPr>
          <w:p w14:paraId="220C96D5" w14:textId="05C94CE0" w:rsidR="00F56937" w:rsidRDefault="008E5335" w:rsidP="00212C43">
            <w:r>
              <w:rPr>
                <w:rFonts w:cs="Times New Roman"/>
                <w:b/>
                <w:bCs/>
                <w:noProof/>
                <w:color w:val="000000" w:themeColor="text1"/>
                <w:szCs w:val="24"/>
              </w:rPr>
              <w:t>N</w:t>
            </w:r>
            <w:r w:rsidRPr="008E5335">
              <w:rPr>
                <w:rFonts w:cs="Times New Roman"/>
                <w:b/>
                <w:bCs/>
                <w:noProof/>
                <w:color w:val="000000" w:themeColor="text1"/>
                <w:szCs w:val="24"/>
              </w:rPr>
              <w:t>ecesito poder autenticarme en el sistema.</w:t>
            </w:r>
          </w:p>
        </w:tc>
        <w:tc>
          <w:tcPr>
            <w:tcW w:w="2858" w:type="dxa"/>
          </w:tcPr>
          <w:p w14:paraId="58032F5D" w14:textId="01B70CB9" w:rsidR="00F56937" w:rsidRDefault="00212C43" w:rsidP="00212C43">
            <w:r>
              <w:rPr>
                <w:rFonts w:cs="Times New Roman"/>
                <w:b/>
                <w:bCs/>
                <w:noProof/>
                <w:color w:val="000000" w:themeColor="text1"/>
                <w:szCs w:val="24"/>
              </w:rPr>
              <w:t>P</w:t>
            </w:r>
            <w:r w:rsidRPr="00212C43">
              <w:rPr>
                <w:rFonts w:cs="Times New Roman"/>
                <w:b/>
                <w:bCs/>
                <w:noProof/>
                <w:color w:val="000000" w:themeColor="text1"/>
                <w:szCs w:val="24"/>
              </w:rPr>
              <w:t>ara aceder a las funcionalidades dispuestas para cada rol.</w:t>
            </w:r>
          </w:p>
        </w:tc>
      </w:tr>
    </w:tbl>
    <w:p w14:paraId="72A24B00" w14:textId="69B4D499" w:rsidR="00F56937" w:rsidRPr="008E5335" w:rsidRDefault="008E5335" w:rsidP="008E5335">
      <w:pPr>
        <w:pStyle w:val="Normal1"/>
        <w:spacing w:line="360" w:lineRule="auto"/>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G</w:t>
      </w:r>
      <w:r w:rsidRPr="008E5335">
        <w:rPr>
          <w:rFonts w:ascii="Times New Roman" w:eastAsiaTheme="minorHAnsi" w:hAnsi="Times New Roman" w:cs="Times New Roman"/>
          <w:b/>
          <w:bCs/>
          <w:noProof/>
          <w:color w:val="000000" w:themeColor="text1"/>
          <w:sz w:val="24"/>
          <w:szCs w:val="24"/>
          <w:lang w:eastAsia="en-US"/>
        </w:rPr>
        <w:t xml:space="preserve">estion de </w:t>
      </w:r>
      <w:commentRangeStart w:id="246"/>
      <w:r w:rsidRPr="008E5335">
        <w:rPr>
          <w:rFonts w:ascii="Times New Roman" w:eastAsiaTheme="minorHAnsi" w:hAnsi="Times New Roman" w:cs="Times New Roman"/>
          <w:b/>
          <w:bCs/>
          <w:noProof/>
          <w:color w:val="000000" w:themeColor="text1"/>
          <w:sz w:val="24"/>
          <w:szCs w:val="24"/>
          <w:lang w:eastAsia="en-US"/>
        </w:rPr>
        <w:t xml:space="preserve">productos. </w:t>
      </w:r>
    </w:p>
    <w:tbl>
      <w:tblPr>
        <w:tblStyle w:val="Tablaconcuadrcula"/>
        <w:tblW w:w="0" w:type="auto"/>
        <w:tblLook w:val="04A0" w:firstRow="1" w:lastRow="0" w:firstColumn="1" w:lastColumn="0" w:noHBand="0" w:noVBand="1"/>
      </w:tblPr>
      <w:tblGrid>
        <w:gridCol w:w="2187"/>
        <w:gridCol w:w="2187"/>
        <w:gridCol w:w="2187"/>
        <w:gridCol w:w="2188"/>
      </w:tblGrid>
      <w:tr w:rsidR="00FC0EBE" w14:paraId="4E947520" w14:textId="77777777" w:rsidTr="00FC0EBE">
        <w:tc>
          <w:tcPr>
            <w:tcW w:w="8749" w:type="dxa"/>
            <w:gridSpan w:val="4"/>
          </w:tcPr>
          <w:p w14:paraId="0A85EAFC" w14:textId="65E1D361" w:rsidR="00FC0EBE" w:rsidRDefault="00FC0EBE" w:rsidP="00F56937">
            <w:r>
              <w:t xml:space="preserve">                                                 </w:t>
            </w:r>
            <w:r w:rsidRPr="00780CFB">
              <w:rPr>
                <w:rFonts w:cs="Times New Roman"/>
                <w:b/>
                <w:bCs/>
                <w:noProof/>
                <w:color w:val="000000" w:themeColor="text1"/>
                <w:szCs w:val="24"/>
              </w:rPr>
              <w:t>Características de aceptación</w:t>
            </w:r>
          </w:p>
        </w:tc>
      </w:tr>
      <w:tr w:rsidR="007629A1" w14:paraId="77DEA7A4" w14:textId="77777777" w:rsidTr="007629A1">
        <w:tc>
          <w:tcPr>
            <w:tcW w:w="2187" w:type="dxa"/>
          </w:tcPr>
          <w:p w14:paraId="4434C406" w14:textId="24A3AF31" w:rsidR="007629A1" w:rsidRDefault="007629A1" w:rsidP="00F56937">
            <w:r w:rsidRPr="00780CFB">
              <w:rPr>
                <w:rFonts w:cs="Times New Roman"/>
                <w:b/>
                <w:bCs/>
                <w:noProof/>
                <w:color w:val="000000" w:themeColor="text1"/>
                <w:szCs w:val="24"/>
              </w:rPr>
              <w:t>No</w:t>
            </w:r>
            <w:r w:rsidR="00780CFB">
              <w:rPr>
                <w:rFonts w:cs="Times New Roman"/>
                <w:b/>
                <w:bCs/>
                <w:noProof/>
                <w:color w:val="000000" w:themeColor="text1"/>
                <w:szCs w:val="24"/>
              </w:rPr>
              <w:t xml:space="preserve"> </w:t>
            </w:r>
          </w:p>
        </w:tc>
        <w:tc>
          <w:tcPr>
            <w:tcW w:w="2187" w:type="dxa"/>
          </w:tcPr>
          <w:p w14:paraId="3750E243" w14:textId="0545A502" w:rsidR="007629A1" w:rsidRPr="00780CFB" w:rsidRDefault="007629A1" w:rsidP="00F56937">
            <w:pPr>
              <w:rPr>
                <w:rFonts w:cs="Times New Roman"/>
                <w:b/>
                <w:bCs/>
                <w:noProof/>
                <w:color w:val="000000" w:themeColor="text1"/>
                <w:szCs w:val="24"/>
              </w:rPr>
            </w:pPr>
            <w:r w:rsidRPr="00780CFB">
              <w:rPr>
                <w:rFonts w:cs="Times New Roman"/>
                <w:b/>
                <w:bCs/>
                <w:noProof/>
                <w:color w:val="000000" w:themeColor="text1"/>
                <w:szCs w:val="24"/>
              </w:rPr>
              <w:t xml:space="preserve">Administrador </w:t>
            </w:r>
          </w:p>
        </w:tc>
        <w:tc>
          <w:tcPr>
            <w:tcW w:w="2187" w:type="dxa"/>
          </w:tcPr>
          <w:p w14:paraId="3504F424" w14:textId="2FC10161" w:rsidR="007629A1" w:rsidRPr="00780CFB" w:rsidRDefault="00B662DF" w:rsidP="00F56937">
            <w:pPr>
              <w:rPr>
                <w:rFonts w:cs="Times New Roman"/>
                <w:b/>
                <w:bCs/>
                <w:noProof/>
                <w:color w:val="000000" w:themeColor="text1"/>
                <w:szCs w:val="24"/>
              </w:rPr>
            </w:pPr>
            <w:r>
              <w:rPr>
                <w:rFonts w:cs="Times New Roman"/>
                <w:b/>
                <w:bCs/>
                <w:noProof/>
                <w:color w:val="000000" w:themeColor="text1"/>
                <w:szCs w:val="24"/>
              </w:rPr>
              <w:t xml:space="preserve">      </w:t>
            </w:r>
            <w:r w:rsidR="007629A1" w:rsidRPr="00780CFB">
              <w:rPr>
                <w:rFonts w:cs="Times New Roman"/>
                <w:b/>
                <w:bCs/>
                <w:noProof/>
                <w:color w:val="000000" w:themeColor="text1"/>
                <w:szCs w:val="24"/>
              </w:rPr>
              <w:t>Context</w:t>
            </w:r>
            <w:r w:rsidR="00780CFB" w:rsidRPr="00780CFB">
              <w:rPr>
                <w:rFonts w:cs="Times New Roman"/>
                <w:b/>
                <w:bCs/>
                <w:noProof/>
                <w:color w:val="000000" w:themeColor="text1"/>
                <w:szCs w:val="24"/>
              </w:rPr>
              <w:t>o</w:t>
            </w:r>
          </w:p>
        </w:tc>
        <w:tc>
          <w:tcPr>
            <w:tcW w:w="2188" w:type="dxa"/>
          </w:tcPr>
          <w:p w14:paraId="1A16CDB7" w14:textId="0336A195" w:rsidR="007629A1" w:rsidRPr="00780CFB" w:rsidRDefault="00B662DF" w:rsidP="00F56937">
            <w:pPr>
              <w:rPr>
                <w:rFonts w:cs="Times New Roman"/>
                <w:b/>
                <w:bCs/>
                <w:noProof/>
                <w:color w:val="000000" w:themeColor="text1"/>
                <w:szCs w:val="24"/>
              </w:rPr>
            </w:pPr>
            <w:r>
              <w:rPr>
                <w:rFonts w:cs="Times New Roman"/>
                <w:b/>
                <w:bCs/>
                <w:noProof/>
                <w:color w:val="000000" w:themeColor="text1"/>
                <w:szCs w:val="24"/>
              </w:rPr>
              <w:t xml:space="preserve">       </w:t>
            </w:r>
            <w:r w:rsidR="00780CFB" w:rsidRPr="00780CFB">
              <w:rPr>
                <w:rFonts w:cs="Times New Roman"/>
                <w:b/>
                <w:bCs/>
                <w:noProof/>
                <w:color w:val="000000" w:themeColor="text1"/>
                <w:szCs w:val="24"/>
              </w:rPr>
              <w:t xml:space="preserve">Evento </w:t>
            </w:r>
          </w:p>
        </w:tc>
      </w:tr>
      <w:tr w:rsidR="007629A1" w14:paraId="6F2D55E3" w14:textId="77777777" w:rsidTr="007629A1">
        <w:tc>
          <w:tcPr>
            <w:tcW w:w="2187" w:type="dxa"/>
          </w:tcPr>
          <w:p w14:paraId="33D22754" w14:textId="42EFA900" w:rsidR="007629A1" w:rsidRDefault="00B662DF" w:rsidP="00F56937">
            <w:r>
              <w:t xml:space="preserve">       1</w:t>
            </w:r>
          </w:p>
        </w:tc>
        <w:tc>
          <w:tcPr>
            <w:tcW w:w="2187" w:type="dxa"/>
          </w:tcPr>
          <w:p w14:paraId="203B98F6" w14:textId="365CE400" w:rsidR="007629A1" w:rsidRDefault="00B662DF" w:rsidP="00F56937">
            <w:r>
              <w:t xml:space="preserve">Ingresar el usuario del administrador y la contraseña del administrador </w:t>
            </w:r>
          </w:p>
        </w:tc>
        <w:tc>
          <w:tcPr>
            <w:tcW w:w="2187" w:type="dxa"/>
          </w:tcPr>
          <w:p w14:paraId="2967C7DF" w14:textId="7A6D3E9B" w:rsidR="007629A1" w:rsidRDefault="00B662DF" w:rsidP="00F56937">
            <w:r>
              <w:t xml:space="preserve">Ingrese a la página del Loguin </w:t>
            </w:r>
          </w:p>
        </w:tc>
        <w:tc>
          <w:tcPr>
            <w:tcW w:w="2188" w:type="dxa"/>
          </w:tcPr>
          <w:p w14:paraId="06D014BA" w14:textId="77777777" w:rsidR="007629A1" w:rsidRDefault="000A7D27" w:rsidP="00F56937">
            <w:r>
              <w:t>Ingresar contraseña correcta ingresa al sistema.</w:t>
            </w:r>
          </w:p>
          <w:p w14:paraId="0D6B79D3" w14:textId="414D1B9B" w:rsidR="000A7D27" w:rsidRDefault="000A7D27" w:rsidP="00F56937">
            <w:r>
              <w:t xml:space="preserve">En caso de ingresar la contraseña incorrecta el </w:t>
            </w:r>
            <w:r>
              <w:lastRenderedPageBreak/>
              <w:t xml:space="preserve">sistema muestra un mensaje de error. </w:t>
            </w:r>
          </w:p>
        </w:tc>
      </w:tr>
    </w:tbl>
    <w:commentRangeEnd w:id="246"/>
    <w:p w14:paraId="5724341D" w14:textId="77777777" w:rsidR="00F56937" w:rsidRDefault="00483326" w:rsidP="00F56937">
      <w:r>
        <w:rPr>
          <w:rStyle w:val="Refdecomentario"/>
        </w:rPr>
        <w:lastRenderedPageBreak/>
        <w:commentReference w:id="246"/>
      </w:r>
    </w:p>
    <w:p w14:paraId="22F012C8" w14:textId="77777777" w:rsidR="00F56937" w:rsidRDefault="00F56937" w:rsidP="00F56937"/>
    <w:tbl>
      <w:tblPr>
        <w:tblStyle w:val="Tablaconcuadrcula"/>
        <w:tblW w:w="0" w:type="auto"/>
        <w:tblLook w:val="04A0" w:firstRow="1" w:lastRow="0" w:firstColumn="1" w:lastColumn="0" w:noHBand="0" w:noVBand="1"/>
      </w:tblPr>
      <w:tblGrid>
        <w:gridCol w:w="2067"/>
        <w:gridCol w:w="729"/>
        <w:gridCol w:w="1443"/>
        <w:gridCol w:w="1707"/>
        <w:gridCol w:w="528"/>
        <w:gridCol w:w="2275"/>
      </w:tblGrid>
      <w:tr w:rsidR="00F56937" w14:paraId="6947237F" w14:textId="77777777" w:rsidTr="002B6433">
        <w:trPr>
          <w:trHeight w:val="552"/>
        </w:trPr>
        <w:tc>
          <w:tcPr>
            <w:tcW w:w="8749" w:type="dxa"/>
            <w:gridSpan w:val="6"/>
          </w:tcPr>
          <w:p w14:paraId="6F0D38C0" w14:textId="26F11240" w:rsidR="00F56937" w:rsidRDefault="00212C43" w:rsidP="00212C43">
            <w:r>
              <w:rPr>
                <w:rFonts w:cs="Times New Roman"/>
                <w:b/>
                <w:bCs/>
                <w:noProof/>
                <w:color w:val="000000" w:themeColor="text1"/>
                <w:szCs w:val="24"/>
              </w:rPr>
              <w:t>H</w:t>
            </w:r>
            <w:r w:rsidRPr="00212C43">
              <w:rPr>
                <w:rFonts w:cs="Times New Roman"/>
                <w:b/>
                <w:bCs/>
                <w:noProof/>
                <w:color w:val="000000" w:themeColor="text1"/>
                <w:szCs w:val="24"/>
              </w:rPr>
              <w:t xml:space="preserve">istoria de usuario: </w:t>
            </w:r>
            <w:r w:rsidR="006B557A">
              <w:rPr>
                <w:rFonts w:cs="Times New Roman"/>
                <w:b/>
                <w:bCs/>
                <w:noProof/>
                <w:color w:val="000000" w:themeColor="text1"/>
                <w:szCs w:val="24"/>
              </w:rPr>
              <w:t>R</w:t>
            </w:r>
            <w:r w:rsidRPr="00212C43">
              <w:rPr>
                <w:rFonts w:cs="Times New Roman"/>
                <w:b/>
                <w:bCs/>
                <w:noProof/>
                <w:color w:val="000000" w:themeColor="text1"/>
                <w:szCs w:val="24"/>
              </w:rPr>
              <w:t xml:space="preserve">egistrar producto                                  </w:t>
            </w:r>
            <w:r>
              <w:rPr>
                <w:rFonts w:cs="Times New Roman"/>
                <w:b/>
                <w:bCs/>
                <w:noProof/>
                <w:color w:val="000000" w:themeColor="text1"/>
                <w:szCs w:val="24"/>
              </w:rPr>
              <w:t>HU</w:t>
            </w:r>
            <w:r w:rsidRPr="00212C43">
              <w:rPr>
                <w:rFonts w:cs="Times New Roman"/>
                <w:b/>
                <w:bCs/>
                <w:noProof/>
                <w:color w:val="000000" w:themeColor="text1"/>
                <w:szCs w:val="24"/>
              </w:rPr>
              <w:t>-</w:t>
            </w:r>
            <w:r>
              <w:rPr>
                <w:rFonts w:cs="Times New Roman"/>
                <w:b/>
                <w:bCs/>
                <w:noProof/>
                <w:color w:val="000000" w:themeColor="text1"/>
                <w:szCs w:val="24"/>
              </w:rPr>
              <w:t>PDD</w:t>
            </w:r>
            <w:r w:rsidRPr="00212C43">
              <w:rPr>
                <w:rFonts w:cs="Times New Roman"/>
                <w:b/>
                <w:bCs/>
                <w:noProof/>
                <w:color w:val="000000" w:themeColor="text1"/>
                <w:szCs w:val="24"/>
              </w:rPr>
              <w:t>-2</w:t>
            </w:r>
          </w:p>
        </w:tc>
      </w:tr>
      <w:tr w:rsidR="00F56937" w14:paraId="36BB807C" w14:textId="77777777" w:rsidTr="002B6433">
        <w:trPr>
          <w:trHeight w:val="698"/>
        </w:trPr>
        <w:tc>
          <w:tcPr>
            <w:tcW w:w="2796" w:type="dxa"/>
            <w:gridSpan w:val="2"/>
          </w:tcPr>
          <w:p w14:paraId="6929A1D1" w14:textId="43F6F80F" w:rsidR="00F56937" w:rsidRDefault="00212C43" w:rsidP="00212C43">
            <w:r>
              <w:rPr>
                <w:rFonts w:cs="Times New Roman"/>
                <w:b/>
                <w:bCs/>
                <w:noProof/>
                <w:color w:val="000000" w:themeColor="text1"/>
                <w:szCs w:val="24"/>
              </w:rPr>
              <w:t>R</w:t>
            </w:r>
            <w:r w:rsidRPr="00212C43">
              <w:rPr>
                <w:rFonts w:cs="Times New Roman"/>
                <w:b/>
                <w:bCs/>
                <w:noProof/>
                <w:color w:val="000000" w:themeColor="text1"/>
                <w:szCs w:val="24"/>
              </w:rPr>
              <w:t>ol</w:t>
            </w:r>
          </w:p>
        </w:tc>
        <w:tc>
          <w:tcPr>
            <w:tcW w:w="3150" w:type="dxa"/>
            <w:gridSpan w:val="2"/>
          </w:tcPr>
          <w:p w14:paraId="7D31B13A" w14:textId="4083B9B0" w:rsidR="00F56937" w:rsidRDefault="00212C43" w:rsidP="00212C43">
            <w:r>
              <w:rPr>
                <w:rFonts w:cs="Times New Roman"/>
                <w:b/>
                <w:bCs/>
                <w:noProof/>
                <w:color w:val="000000" w:themeColor="text1"/>
                <w:szCs w:val="24"/>
              </w:rPr>
              <w:t>C</w:t>
            </w:r>
            <w:r w:rsidRPr="00212C43">
              <w:rPr>
                <w:rFonts w:cs="Times New Roman"/>
                <w:b/>
                <w:bCs/>
                <w:noProof/>
                <w:color w:val="000000" w:themeColor="text1"/>
                <w:szCs w:val="24"/>
              </w:rPr>
              <w:t>aracteristica/funcionalidad</w:t>
            </w:r>
          </w:p>
        </w:tc>
        <w:tc>
          <w:tcPr>
            <w:tcW w:w="2803" w:type="dxa"/>
            <w:gridSpan w:val="2"/>
          </w:tcPr>
          <w:p w14:paraId="76690A42" w14:textId="4795B4BC" w:rsidR="00F56937" w:rsidRDefault="00212C43" w:rsidP="00EF5954">
            <w:r>
              <w:rPr>
                <w:rFonts w:cs="Times New Roman"/>
                <w:b/>
                <w:bCs/>
                <w:noProof/>
                <w:color w:val="000000" w:themeColor="text1"/>
                <w:szCs w:val="24"/>
              </w:rPr>
              <w:t>R</w:t>
            </w:r>
            <w:r w:rsidRPr="00212C43">
              <w:rPr>
                <w:rFonts w:cs="Times New Roman"/>
                <w:b/>
                <w:bCs/>
                <w:noProof/>
                <w:color w:val="000000" w:themeColor="text1"/>
                <w:szCs w:val="24"/>
              </w:rPr>
              <w:t>azon/</w:t>
            </w:r>
            <w:r>
              <w:rPr>
                <w:rFonts w:cs="Times New Roman"/>
                <w:b/>
                <w:bCs/>
                <w:noProof/>
                <w:color w:val="000000" w:themeColor="text1"/>
                <w:szCs w:val="24"/>
              </w:rPr>
              <w:t>R</w:t>
            </w:r>
            <w:r w:rsidRPr="00212C43">
              <w:rPr>
                <w:rFonts w:cs="Times New Roman"/>
                <w:b/>
                <w:bCs/>
                <w:noProof/>
                <w:color w:val="000000" w:themeColor="text1"/>
                <w:szCs w:val="24"/>
              </w:rPr>
              <w:t>esultado</w:t>
            </w:r>
          </w:p>
        </w:tc>
      </w:tr>
      <w:tr w:rsidR="00F56937" w14:paraId="7AB5BC69" w14:textId="77777777" w:rsidTr="002B6433">
        <w:trPr>
          <w:trHeight w:val="1142"/>
        </w:trPr>
        <w:tc>
          <w:tcPr>
            <w:tcW w:w="2796" w:type="dxa"/>
            <w:gridSpan w:val="2"/>
          </w:tcPr>
          <w:p w14:paraId="523CEE49" w14:textId="52CD41BC" w:rsidR="00F56937" w:rsidRDefault="00212C43" w:rsidP="007629A1">
            <w:r>
              <w:rPr>
                <w:rFonts w:cs="Times New Roman"/>
                <w:b/>
                <w:bCs/>
                <w:noProof/>
                <w:color w:val="000000" w:themeColor="text1"/>
                <w:szCs w:val="24"/>
              </w:rPr>
              <w:t>Y</w:t>
            </w:r>
            <w:r w:rsidRPr="00212C43">
              <w:rPr>
                <w:rFonts w:cs="Times New Roman"/>
                <w:b/>
                <w:bCs/>
                <w:noProof/>
                <w:color w:val="000000" w:themeColor="text1"/>
                <w:szCs w:val="24"/>
              </w:rPr>
              <w:t>o: como administrador o propiedtario</w:t>
            </w:r>
          </w:p>
        </w:tc>
        <w:tc>
          <w:tcPr>
            <w:tcW w:w="3150" w:type="dxa"/>
            <w:gridSpan w:val="2"/>
          </w:tcPr>
          <w:p w14:paraId="068E4D2D" w14:textId="2508CC5A" w:rsidR="00F56937" w:rsidRPr="00212C43" w:rsidRDefault="00212C43" w:rsidP="007629A1">
            <w:pPr>
              <w:rPr>
                <w:rFonts w:cs="Times New Roman"/>
                <w:b/>
                <w:bCs/>
                <w:noProof/>
                <w:color w:val="000000" w:themeColor="text1"/>
                <w:szCs w:val="24"/>
              </w:rPr>
            </w:pPr>
            <w:r>
              <w:rPr>
                <w:rFonts w:cs="Times New Roman"/>
                <w:b/>
                <w:bCs/>
                <w:noProof/>
                <w:color w:val="000000" w:themeColor="text1"/>
                <w:szCs w:val="24"/>
              </w:rPr>
              <w:t>N</w:t>
            </w:r>
            <w:r w:rsidRPr="00212C43">
              <w:rPr>
                <w:rFonts w:cs="Times New Roman"/>
                <w:b/>
                <w:bCs/>
                <w:noProof/>
                <w:color w:val="000000" w:themeColor="text1"/>
                <w:szCs w:val="24"/>
              </w:rPr>
              <w:t>ecesito registrar producto</w:t>
            </w:r>
          </w:p>
        </w:tc>
        <w:tc>
          <w:tcPr>
            <w:tcW w:w="2803" w:type="dxa"/>
            <w:gridSpan w:val="2"/>
          </w:tcPr>
          <w:p w14:paraId="1C3364FB" w14:textId="28D8BFCC" w:rsidR="00F56937" w:rsidRDefault="00212C43" w:rsidP="007629A1">
            <w:r>
              <w:rPr>
                <w:rFonts w:cs="Times New Roman"/>
                <w:b/>
                <w:bCs/>
                <w:noProof/>
                <w:color w:val="000000" w:themeColor="text1"/>
                <w:szCs w:val="24"/>
              </w:rPr>
              <w:t>P</w:t>
            </w:r>
            <w:r w:rsidRPr="00212C43">
              <w:rPr>
                <w:rFonts w:cs="Times New Roman"/>
                <w:b/>
                <w:bCs/>
                <w:noProof/>
                <w:color w:val="000000" w:themeColor="text1"/>
                <w:szCs w:val="24"/>
              </w:rPr>
              <w:t>ara buscar producto en la papeleria.</w:t>
            </w:r>
          </w:p>
        </w:tc>
      </w:tr>
      <w:tr w:rsidR="000A7D27" w14:paraId="008D25C9" w14:textId="77777777" w:rsidTr="000A7D27">
        <w:tc>
          <w:tcPr>
            <w:tcW w:w="8749" w:type="dxa"/>
            <w:gridSpan w:val="6"/>
          </w:tcPr>
          <w:p w14:paraId="27F86D7D" w14:textId="687E9081" w:rsidR="000A7D27" w:rsidRDefault="002B6433" w:rsidP="00F56937">
            <w:r>
              <w:t xml:space="preserve">                                                 </w:t>
            </w:r>
            <w:r w:rsidRPr="00780CFB">
              <w:rPr>
                <w:rFonts w:cs="Times New Roman"/>
                <w:b/>
                <w:bCs/>
                <w:noProof/>
                <w:color w:val="000000" w:themeColor="text1"/>
                <w:szCs w:val="24"/>
              </w:rPr>
              <w:t>Características de aceptación</w:t>
            </w:r>
          </w:p>
        </w:tc>
      </w:tr>
      <w:tr w:rsidR="002B6433" w14:paraId="20EFF4A7" w14:textId="77777777" w:rsidTr="002B6433">
        <w:tc>
          <w:tcPr>
            <w:tcW w:w="2067" w:type="dxa"/>
          </w:tcPr>
          <w:p w14:paraId="66EC30AC" w14:textId="5A22D43B" w:rsidR="002B6433" w:rsidRDefault="002B6433" w:rsidP="002B6433">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72" w:type="dxa"/>
            <w:gridSpan w:val="2"/>
          </w:tcPr>
          <w:p w14:paraId="0E141BF1" w14:textId="0534CDC7" w:rsidR="002B6433" w:rsidRDefault="002B6433" w:rsidP="002B6433">
            <w:r w:rsidRPr="00780CFB">
              <w:rPr>
                <w:rFonts w:cs="Times New Roman"/>
                <w:b/>
                <w:bCs/>
                <w:noProof/>
                <w:color w:val="000000" w:themeColor="text1"/>
                <w:szCs w:val="24"/>
              </w:rPr>
              <w:t xml:space="preserve">Administrador </w:t>
            </w:r>
          </w:p>
        </w:tc>
        <w:tc>
          <w:tcPr>
            <w:tcW w:w="2235" w:type="dxa"/>
            <w:gridSpan w:val="2"/>
          </w:tcPr>
          <w:p w14:paraId="34809DC8" w14:textId="55C705D0" w:rsidR="002B6433" w:rsidRDefault="002B6433" w:rsidP="002B6433">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275" w:type="dxa"/>
          </w:tcPr>
          <w:p w14:paraId="4531C218" w14:textId="4F36D115" w:rsidR="002B6433" w:rsidRDefault="002B6433" w:rsidP="002B6433">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2B6433" w14:paraId="3089335D" w14:textId="77777777" w:rsidTr="002B6433">
        <w:tc>
          <w:tcPr>
            <w:tcW w:w="2067" w:type="dxa"/>
          </w:tcPr>
          <w:p w14:paraId="30896DA8" w14:textId="768F50A5" w:rsidR="002B6433" w:rsidRDefault="002B6433" w:rsidP="002B6433">
            <w:r>
              <w:t xml:space="preserve">       2</w:t>
            </w:r>
          </w:p>
        </w:tc>
        <w:tc>
          <w:tcPr>
            <w:tcW w:w="2172" w:type="dxa"/>
            <w:gridSpan w:val="2"/>
          </w:tcPr>
          <w:p w14:paraId="23408858" w14:textId="0E585B1D" w:rsidR="002B6433" w:rsidRDefault="002B6433" w:rsidP="002B6433">
            <w:r>
              <w:t xml:space="preserve">El administrador solicite registrar un producto </w:t>
            </w:r>
          </w:p>
        </w:tc>
        <w:tc>
          <w:tcPr>
            <w:tcW w:w="2235" w:type="dxa"/>
            <w:gridSpan w:val="2"/>
          </w:tcPr>
          <w:p w14:paraId="26700CFB" w14:textId="77777777" w:rsidR="002B6433" w:rsidRDefault="002B6433" w:rsidP="002B6433">
            <w:r>
              <w:t>El administrador debe de estar registrado en el sistema.</w:t>
            </w:r>
          </w:p>
          <w:p w14:paraId="7DBB684A" w14:textId="524E71C9" w:rsidR="002B6433" w:rsidRDefault="002B6433" w:rsidP="002B6433"/>
        </w:tc>
        <w:tc>
          <w:tcPr>
            <w:tcW w:w="2275" w:type="dxa"/>
          </w:tcPr>
          <w:p w14:paraId="186C75B1" w14:textId="3DDD6A5A" w:rsidR="002B6433" w:rsidRDefault="002B6433" w:rsidP="002B6433">
            <w:r>
              <w:t>1.El administrador selecciona la acción de registrar producto.</w:t>
            </w:r>
          </w:p>
          <w:p w14:paraId="7245C49A" w14:textId="77777777" w:rsidR="00FE3E30" w:rsidRDefault="00FE3E30" w:rsidP="002B6433"/>
          <w:p w14:paraId="3E443598" w14:textId="799433D7" w:rsidR="002B6433" w:rsidRDefault="002B6433" w:rsidP="002B6433">
            <w:r>
              <w:t>2.el sistema muestra un formulario.</w:t>
            </w:r>
          </w:p>
          <w:p w14:paraId="4595AE86" w14:textId="77777777" w:rsidR="00FE3E30" w:rsidRDefault="00FE3E30" w:rsidP="002B6433"/>
          <w:p w14:paraId="00FFE044" w14:textId="1A55286B" w:rsidR="002B6433" w:rsidRDefault="002B6433" w:rsidP="002B6433">
            <w:r>
              <w:t>3. el administrador diligencia el formulario con los datos solicitado.</w:t>
            </w:r>
          </w:p>
          <w:p w14:paraId="4FFC4D43" w14:textId="77777777" w:rsidR="00FE3E30" w:rsidRDefault="00FE3E30" w:rsidP="002B6433"/>
          <w:p w14:paraId="6C126AC4" w14:textId="3DDC40D1" w:rsidR="002B6433" w:rsidRDefault="002B6433" w:rsidP="002B6433">
            <w:r>
              <w:t>4.</w:t>
            </w:r>
            <w:r w:rsidR="00FE3E30">
              <w:t>el administrador envía el formulario.</w:t>
            </w:r>
          </w:p>
          <w:p w14:paraId="45AF7907" w14:textId="77777777" w:rsidR="00FE3E30" w:rsidRDefault="00FE3E30" w:rsidP="002B6433"/>
          <w:p w14:paraId="509E6E69" w14:textId="77777777" w:rsidR="00FE3E30" w:rsidRDefault="00FE3E30" w:rsidP="002B6433">
            <w:r>
              <w:t>5.el sistema valida los datos recibidos.</w:t>
            </w:r>
          </w:p>
          <w:p w14:paraId="3E7DB4AA" w14:textId="77777777" w:rsidR="00FE3E30" w:rsidRDefault="00FE3E30" w:rsidP="002B6433"/>
          <w:p w14:paraId="199CD44C" w14:textId="302941FD" w:rsidR="00FE3E30" w:rsidRDefault="00FE3E30" w:rsidP="002B6433">
            <w:r>
              <w:t>6.el sistema registra un nuevo producto.</w:t>
            </w:r>
          </w:p>
        </w:tc>
      </w:tr>
    </w:tbl>
    <w:p w14:paraId="2909F012" w14:textId="77777777" w:rsidR="00F56937" w:rsidRDefault="00F56937" w:rsidP="00F56937"/>
    <w:tbl>
      <w:tblPr>
        <w:tblStyle w:val="Tablaconcuadrcula"/>
        <w:tblW w:w="0" w:type="auto"/>
        <w:tblLook w:val="04A0" w:firstRow="1" w:lastRow="0" w:firstColumn="1" w:lastColumn="0" w:noHBand="0" w:noVBand="1"/>
      </w:tblPr>
      <w:tblGrid>
        <w:gridCol w:w="2067"/>
        <w:gridCol w:w="729"/>
        <w:gridCol w:w="1442"/>
        <w:gridCol w:w="1708"/>
        <w:gridCol w:w="528"/>
        <w:gridCol w:w="2275"/>
      </w:tblGrid>
      <w:tr w:rsidR="00F56937" w14:paraId="5D2AAB0C" w14:textId="77777777" w:rsidTr="00FE3E30">
        <w:trPr>
          <w:trHeight w:val="552"/>
        </w:trPr>
        <w:tc>
          <w:tcPr>
            <w:tcW w:w="8749" w:type="dxa"/>
            <w:gridSpan w:val="6"/>
          </w:tcPr>
          <w:p w14:paraId="7D4BB9FA" w14:textId="5A4BA3F3" w:rsidR="00F56937" w:rsidRPr="00212C43" w:rsidRDefault="00212C43" w:rsidP="00212C43">
            <w:pPr>
              <w:rPr>
                <w:rFonts w:cs="Times New Roman"/>
                <w:b/>
                <w:bCs/>
                <w:noProof/>
                <w:color w:val="000000" w:themeColor="text1"/>
                <w:szCs w:val="24"/>
              </w:rPr>
            </w:pPr>
            <w:r>
              <w:rPr>
                <w:rFonts w:cs="Times New Roman"/>
                <w:b/>
                <w:bCs/>
                <w:noProof/>
                <w:color w:val="000000" w:themeColor="text1"/>
                <w:szCs w:val="24"/>
              </w:rPr>
              <w:t>H</w:t>
            </w:r>
            <w:r w:rsidRPr="00212C43">
              <w:rPr>
                <w:rFonts w:cs="Times New Roman"/>
                <w:b/>
                <w:bCs/>
                <w:noProof/>
                <w:color w:val="000000" w:themeColor="text1"/>
                <w:szCs w:val="24"/>
              </w:rPr>
              <w:t xml:space="preserve">istoria de usuario: </w:t>
            </w:r>
            <w:r w:rsidR="006B557A">
              <w:rPr>
                <w:rFonts w:cs="Times New Roman"/>
                <w:b/>
                <w:bCs/>
                <w:noProof/>
                <w:color w:val="000000" w:themeColor="text1"/>
                <w:szCs w:val="24"/>
              </w:rPr>
              <w:t>B</w:t>
            </w:r>
            <w:r w:rsidRPr="00212C43">
              <w:rPr>
                <w:rFonts w:cs="Times New Roman"/>
                <w:b/>
                <w:bCs/>
                <w:noProof/>
                <w:color w:val="000000" w:themeColor="text1"/>
                <w:szCs w:val="24"/>
              </w:rPr>
              <w:t xml:space="preserve">uscar producto                                      </w:t>
            </w:r>
            <w:r>
              <w:rPr>
                <w:rFonts w:cs="Times New Roman"/>
                <w:b/>
                <w:bCs/>
                <w:noProof/>
                <w:color w:val="000000" w:themeColor="text1"/>
                <w:szCs w:val="24"/>
              </w:rPr>
              <w:t>HU</w:t>
            </w:r>
            <w:r w:rsidRPr="00212C43">
              <w:rPr>
                <w:rFonts w:cs="Times New Roman"/>
                <w:b/>
                <w:bCs/>
                <w:noProof/>
                <w:color w:val="000000" w:themeColor="text1"/>
                <w:szCs w:val="24"/>
              </w:rPr>
              <w:t>-</w:t>
            </w:r>
            <w:r>
              <w:rPr>
                <w:rFonts w:cs="Times New Roman"/>
                <w:b/>
                <w:bCs/>
                <w:noProof/>
                <w:color w:val="000000" w:themeColor="text1"/>
                <w:szCs w:val="24"/>
              </w:rPr>
              <w:t>PDD</w:t>
            </w:r>
            <w:r w:rsidRPr="00212C43">
              <w:rPr>
                <w:rFonts w:cs="Times New Roman"/>
                <w:b/>
                <w:bCs/>
                <w:noProof/>
                <w:color w:val="000000" w:themeColor="text1"/>
                <w:szCs w:val="24"/>
              </w:rPr>
              <w:t>-3</w:t>
            </w:r>
          </w:p>
        </w:tc>
      </w:tr>
      <w:tr w:rsidR="00F56937" w14:paraId="1F8EDA35" w14:textId="77777777" w:rsidTr="00FE3E30">
        <w:trPr>
          <w:trHeight w:val="698"/>
        </w:trPr>
        <w:tc>
          <w:tcPr>
            <w:tcW w:w="2796" w:type="dxa"/>
            <w:gridSpan w:val="2"/>
          </w:tcPr>
          <w:p w14:paraId="48F0D5AF" w14:textId="69E702F1" w:rsidR="00F56937" w:rsidRDefault="00212C43" w:rsidP="00212C43">
            <w:r>
              <w:rPr>
                <w:rFonts w:cs="Times New Roman"/>
                <w:b/>
                <w:bCs/>
                <w:noProof/>
                <w:color w:val="000000" w:themeColor="text1"/>
                <w:szCs w:val="24"/>
              </w:rPr>
              <w:t>R</w:t>
            </w:r>
            <w:r w:rsidRPr="00212C43">
              <w:rPr>
                <w:rFonts w:cs="Times New Roman"/>
                <w:b/>
                <w:bCs/>
                <w:noProof/>
                <w:color w:val="000000" w:themeColor="text1"/>
                <w:szCs w:val="24"/>
              </w:rPr>
              <w:t>ol</w:t>
            </w:r>
          </w:p>
        </w:tc>
        <w:tc>
          <w:tcPr>
            <w:tcW w:w="3150" w:type="dxa"/>
            <w:gridSpan w:val="2"/>
          </w:tcPr>
          <w:p w14:paraId="5A426ABF" w14:textId="03F889A2" w:rsidR="00F56937" w:rsidRDefault="00212C43" w:rsidP="00212C43">
            <w:r>
              <w:rPr>
                <w:rFonts w:cs="Times New Roman"/>
                <w:b/>
                <w:bCs/>
                <w:noProof/>
                <w:color w:val="000000" w:themeColor="text1"/>
                <w:szCs w:val="24"/>
              </w:rPr>
              <w:t>C</w:t>
            </w:r>
            <w:r w:rsidRPr="00212C43">
              <w:rPr>
                <w:rFonts w:cs="Times New Roman"/>
                <w:b/>
                <w:bCs/>
                <w:noProof/>
                <w:color w:val="000000" w:themeColor="text1"/>
                <w:szCs w:val="24"/>
              </w:rPr>
              <w:t>aracteristica/funcionalidad</w:t>
            </w:r>
          </w:p>
        </w:tc>
        <w:tc>
          <w:tcPr>
            <w:tcW w:w="2803" w:type="dxa"/>
            <w:gridSpan w:val="2"/>
          </w:tcPr>
          <w:p w14:paraId="410608DD" w14:textId="3B937E99" w:rsidR="00F56937" w:rsidRDefault="00212C43" w:rsidP="00212C43">
            <w:r>
              <w:rPr>
                <w:rFonts w:cs="Times New Roman"/>
                <w:b/>
                <w:bCs/>
                <w:noProof/>
                <w:color w:val="000000" w:themeColor="text1"/>
                <w:szCs w:val="24"/>
              </w:rPr>
              <w:t>R</w:t>
            </w:r>
            <w:r w:rsidRPr="00212C43">
              <w:rPr>
                <w:rFonts w:cs="Times New Roman"/>
                <w:b/>
                <w:bCs/>
                <w:noProof/>
                <w:color w:val="000000" w:themeColor="text1"/>
                <w:szCs w:val="24"/>
              </w:rPr>
              <w:t>azon/</w:t>
            </w:r>
            <w:r>
              <w:rPr>
                <w:rFonts w:cs="Times New Roman"/>
                <w:b/>
                <w:bCs/>
                <w:noProof/>
                <w:color w:val="000000" w:themeColor="text1"/>
                <w:szCs w:val="24"/>
              </w:rPr>
              <w:t>R</w:t>
            </w:r>
            <w:r w:rsidRPr="00212C43">
              <w:rPr>
                <w:rFonts w:cs="Times New Roman"/>
                <w:b/>
                <w:bCs/>
                <w:noProof/>
                <w:color w:val="000000" w:themeColor="text1"/>
                <w:szCs w:val="24"/>
              </w:rPr>
              <w:t>esultado</w:t>
            </w:r>
          </w:p>
        </w:tc>
      </w:tr>
      <w:tr w:rsidR="00F56937" w14:paraId="6883B2AC" w14:textId="77777777" w:rsidTr="00FE3E30">
        <w:trPr>
          <w:trHeight w:val="1142"/>
        </w:trPr>
        <w:tc>
          <w:tcPr>
            <w:tcW w:w="2796" w:type="dxa"/>
            <w:gridSpan w:val="2"/>
          </w:tcPr>
          <w:p w14:paraId="4655E783" w14:textId="70B22686" w:rsidR="00F56937" w:rsidRDefault="00212C43" w:rsidP="007629A1">
            <w:r>
              <w:rPr>
                <w:rFonts w:cs="Times New Roman"/>
                <w:b/>
                <w:bCs/>
                <w:noProof/>
                <w:color w:val="000000" w:themeColor="text1"/>
                <w:szCs w:val="24"/>
              </w:rPr>
              <w:lastRenderedPageBreak/>
              <w:t>Y</w:t>
            </w:r>
            <w:r w:rsidRPr="00212C43">
              <w:rPr>
                <w:rFonts w:cs="Times New Roman"/>
                <w:b/>
                <w:bCs/>
                <w:noProof/>
                <w:color w:val="000000" w:themeColor="text1"/>
                <w:szCs w:val="24"/>
              </w:rPr>
              <w:t>o: como administrador o propietario</w:t>
            </w:r>
          </w:p>
        </w:tc>
        <w:tc>
          <w:tcPr>
            <w:tcW w:w="3150" w:type="dxa"/>
            <w:gridSpan w:val="2"/>
          </w:tcPr>
          <w:p w14:paraId="689F78A2" w14:textId="7C13EC89" w:rsidR="00F56937" w:rsidRDefault="00212C43" w:rsidP="007629A1">
            <w:r>
              <w:rPr>
                <w:rFonts w:cs="Times New Roman"/>
                <w:b/>
                <w:bCs/>
                <w:noProof/>
                <w:color w:val="000000" w:themeColor="text1"/>
                <w:szCs w:val="24"/>
              </w:rPr>
              <w:t>N</w:t>
            </w:r>
            <w:r w:rsidRPr="00212C43">
              <w:rPr>
                <w:rFonts w:cs="Times New Roman"/>
                <w:b/>
                <w:bCs/>
                <w:noProof/>
                <w:color w:val="000000" w:themeColor="text1"/>
                <w:szCs w:val="24"/>
              </w:rPr>
              <w:t>ecesito buscar producto.</w:t>
            </w:r>
          </w:p>
        </w:tc>
        <w:tc>
          <w:tcPr>
            <w:tcW w:w="2803" w:type="dxa"/>
            <w:gridSpan w:val="2"/>
          </w:tcPr>
          <w:p w14:paraId="48E3DC35" w14:textId="6984965B" w:rsidR="00F56937" w:rsidRDefault="00212C43" w:rsidP="007629A1">
            <w:r>
              <w:rPr>
                <w:rFonts w:cs="Times New Roman"/>
                <w:b/>
                <w:bCs/>
                <w:noProof/>
                <w:color w:val="000000" w:themeColor="text1"/>
                <w:szCs w:val="24"/>
              </w:rPr>
              <w:t>P</w:t>
            </w:r>
            <w:r w:rsidRPr="00212C43">
              <w:rPr>
                <w:rFonts w:cs="Times New Roman"/>
                <w:b/>
                <w:bCs/>
                <w:noProof/>
                <w:color w:val="000000" w:themeColor="text1"/>
                <w:szCs w:val="24"/>
              </w:rPr>
              <w:t>ara ver si el producto se encuentra registrado en el sistema.</w:t>
            </w:r>
          </w:p>
        </w:tc>
      </w:tr>
      <w:tr w:rsidR="00FE3E30" w14:paraId="0A0AC2AB" w14:textId="77777777" w:rsidTr="00FE3E30">
        <w:tc>
          <w:tcPr>
            <w:tcW w:w="8749" w:type="dxa"/>
            <w:gridSpan w:val="6"/>
          </w:tcPr>
          <w:p w14:paraId="3D1FDA69" w14:textId="1E6AD7EA" w:rsidR="00FE3E30" w:rsidRDefault="00FE3E30" w:rsidP="00FE3E30">
            <w:r>
              <w:t xml:space="preserve">                                                 </w:t>
            </w:r>
            <w:r w:rsidRPr="00780CFB">
              <w:rPr>
                <w:rFonts w:cs="Times New Roman"/>
                <w:b/>
                <w:bCs/>
                <w:noProof/>
                <w:color w:val="000000" w:themeColor="text1"/>
                <w:szCs w:val="24"/>
              </w:rPr>
              <w:t>Características de aceptación</w:t>
            </w:r>
          </w:p>
        </w:tc>
      </w:tr>
      <w:tr w:rsidR="00FE3E30" w14:paraId="21392D26" w14:textId="77777777" w:rsidTr="00FE3E30">
        <w:tc>
          <w:tcPr>
            <w:tcW w:w="2067" w:type="dxa"/>
          </w:tcPr>
          <w:p w14:paraId="4D26D58D" w14:textId="03E9E961" w:rsidR="00FE3E30" w:rsidRDefault="00FE3E30" w:rsidP="00FE3E30">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71" w:type="dxa"/>
            <w:gridSpan w:val="2"/>
          </w:tcPr>
          <w:p w14:paraId="65DB522B" w14:textId="3FAAD8A6" w:rsidR="00FE3E30" w:rsidRDefault="00FE3E30" w:rsidP="00FE3E30">
            <w:r w:rsidRPr="00780CFB">
              <w:rPr>
                <w:rFonts w:cs="Times New Roman"/>
                <w:b/>
                <w:bCs/>
                <w:noProof/>
                <w:color w:val="000000" w:themeColor="text1"/>
                <w:szCs w:val="24"/>
              </w:rPr>
              <w:t xml:space="preserve">Administrador </w:t>
            </w:r>
          </w:p>
        </w:tc>
        <w:tc>
          <w:tcPr>
            <w:tcW w:w="2236" w:type="dxa"/>
            <w:gridSpan w:val="2"/>
          </w:tcPr>
          <w:p w14:paraId="29EC348F" w14:textId="18462ACE" w:rsidR="00FE3E30" w:rsidRDefault="00FE3E30" w:rsidP="00FE3E30">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275" w:type="dxa"/>
          </w:tcPr>
          <w:p w14:paraId="65A90BDE" w14:textId="56E4D3C9" w:rsidR="00FE3E30" w:rsidRDefault="00FE3E30" w:rsidP="00FE3E30">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FE3E30" w14:paraId="7456AD2C" w14:textId="77777777" w:rsidTr="00FE3E30">
        <w:tc>
          <w:tcPr>
            <w:tcW w:w="2067" w:type="dxa"/>
          </w:tcPr>
          <w:p w14:paraId="2985DB0E" w14:textId="064AA9BA" w:rsidR="00FE3E30" w:rsidRDefault="00FE3E30" w:rsidP="00FE3E30">
            <w:r>
              <w:t xml:space="preserve">       3</w:t>
            </w:r>
          </w:p>
        </w:tc>
        <w:tc>
          <w:tcPr>
            <w:tcW w:w="2171" w:type="dxa"/>
            <w:gridSpan w:val="2"/>
          </w:tcPr>
          <w:p w14:paraId="0F31702C" w14:textId="745A4911" w:rsidR="00FE3E30" w:rsidRDefault="00FE3E30" w:rsidP="00FE3E30">
            <w:r>
              <w:t>El administrador solicita buscar un producto.</w:t>
            </w:r>
          </w:p>
        </w:tc>
        <w:tc>
          <w:tcPr>
            <w:tcW w:w="2236" w:type="dxa"/>
            <w:gridSpan w:val="2"/>
          </w:tcPr>
          <w:p w14:paraId="5E012283" w14:textId="77777777" w:rsidR="00FE3E30" w:rsidRDefault="00FE3E30" w:rsidP="00FE3E30">
            <w:r>
              <w:t>1.El administrador debe de estar autenticado en el sistema</w:t>
            </w:r>
          </w:p>
          <w:p w14:paraId="76A8F16B" w14:textId="771860FE" w:rsidR="00901802" w:rsidRDefault="00901802" w:rsidP="00FE3E30">
            <w:r>
              <w:t xml:space="preserve">2.el administrador selecciona la acción de buscar producto  </w:t>
            </w:r>
          </w:p>
        </w:tc>
        <w:tc>
          <w:tcPr>
            <w:tcW w:w="2275" w:type="dxa"/>
          </w:tcPr>
          <w:p w14:paraId="32D3C372" w14:textId="77777777" w:rsidR="00901802" w:rsidRPr="00901802" w:rsidRDefault="00901802" w:rsidP="00901802">
            <w:r w:rsidRPr="00901802">
              <w:t xml:space="preserve">El sistema muestra el listado de productos que coinciden con el criterio de búsqueda. </w:t>
            </w:r>
          </w:p>
          <w:p w14:paraId="4A4280DE" w14:textId="77777777" w:rsidR="00FE3E30" w:rsidRDefault="00FE3E30" w:rsidP="00FE3E30"/>
        </w:tc>
      </w:tr>
      <w:tr w:rsidR="00FE3E30" w14:paraId="18CA54CC" w14:textId="77777777" w:rsidTr="00901802">
        <w:trPr>
          <w:trHeight w:val="70"/>
        </w:trPr>
        <w:tc>
          <w:tcPr>
            <w:tcW w:w="2067" w:type="dxa"/>
          </w:tcPr>
          <w:p w14:paraId="3C3E59BC" w14:textId="77777777" w:rsidR="00FE3E30" w:rsidRDefault="00FE3E30" w:rsidP="00FE3E30"/>
        </w:tc>
        <w:tc>
          <w:tcPr>
            <w:tcW w:w="2171" w:type="dxa"/>
            <w:gridSpan w:val="2"/>
          </w:tcPr>
          <w:p w14:paraId="3F0558BD" w14:textId="77777777" w:rsidR="00FE3E30" w:rsidRDefault="00FE3E30" w:rsidP="00FE3E30"/>
        </w:tc>
        <w:tc>
          <w:tcPr>
            <w:tcW w:w="2236" w:type="dxa"/>
            <w:gridSpan w:val="2"/>
          </w:tcPr>
          <w:p w14:paraId="4B2A2386" w14:textId="77777777" w:rsidR="00FE3E30" w:rsidRDefault="00FE3E30" w:rsidP="00FE3E30"/>
        </w:tc>
        <w:tc>
          <w:tcPr>
            <w:tcW w:w="2275" w:type="dxa"/>
          </w:tcPr>
          <w:p w14:paraId="2AA1B5DB" w14:textId="77777777" w:rsidR="00FE3E30" w:rsidRDefault="00FE3E30" w:rsidP="00FE3E30"/>
        </w:tc>
      </w:tr>
    </w:tbl>
    <w:p w14:paraId="1F6A4D06" w14:textId="77777777" w:rsidR="00F56937" w:rsidRDefault="00F56937" w:rsidP="00F56937"/>
    <w:tbl>
      <w:tblPr>
        <w:tblStyle w:val="Tablaconcuadrcula"/>
        <w:tblW w:w="0" w:type="auto"/>
        <w:tblLook w:val="04A0" w:firstRow="1" w:lastRow="0" w:firstColumn="1" w:lastColumn="0" w:noHBand="0" w:noVBand="1"/>
      </w:tblPr>
      <w:tblGrid>
        <w:gridCol w:w="1980"/>
        <w:gridCol w:w="667"/>
        <w:gridCol w:w="1442"/>
        <w:gridCol w:w="1708"/>
        <w:gridCol w:w="541"/>
        <w:gridCol w:w="2411"/>
      </w:tblGrid>
      <w:tr w:rsidR="00F56937" w14:paraId="0DFC131C" w14:textId="77777777" w:rsidTr="00A174F1">
        <w:trPr>
          <w:trHeight w:val="552"/>
        </w:trPr>
        <w:tc>
          <w:tcPr>
            <w:tcW w:w="8749" w:type="dxa"/>
            <w:gridSpan w:val="6"/>
          </w:tcPr>
          <w:p w14:paraId="4C199F2B" w14:textId="16D1FD24" w:rsidR="00F56937" w:rsidRDefault="00212C43" w:rsidP="00212C43">
            <w:r>
              <w:rPr>
                <w:rFonts w:cs="Times New Roman"/>
                <w:b/>
                <w:bCs/>
                <w:noProof/>
                <w:color w:val="000000" w:themeColor="text1"/>
                <w:szCs w:val="24"/>
              </w:rPr>
              <w:t>H</w:t>
            </w:r>
            <w:r w:rsidRPr="00212C43">
              <w:rPr>
                <w:rFonts w:cs="Times New Roman"/>
                <w:b/>
                <w:bCs/>
                <w:noProof/>
                <w:color w:val="000000" w:themeColor="text1"/>
                <w:szCs w:val="24"/>
              </w:rPr>
              <w:t xml:space="preserve">istoria de usuario: </w:t>
            </w:r>
            <w:r w:rsidR="006B557A">
              <w:rPr>
                <w:rFonts w:cs="Times New Roman"/>
                <w:b/>
                <w:bCs/>
                <w:noProof/>
                <w:color w:val="000000" w:themeColor="text1"/>
                <w:szCs w:val="24"/>
              </w:rPr>
              <w:t>V</w:t>
            </w:r>
            <w:r w:rsidRPr="00212C43">
              <w:rPr>
                <w:rFonts w:cs="Times New Roman"/>
                <w:b/>
                <w:bCs/>
                <w:noProof/>
                <w:color w:val="000000" w:themeColor="text1"/>
                <w:szCs w:val="24"/>
              </w:rPr>
              <w:t>er producto</w:t>
            </w:r>
            <w:r w:rsidRPr="00F03CE5">
              <w:rPr>
                <w:b/>
              </w:rPr>
              <w:t xml:space="preserve">                   </w:t>
            </w:r>
            <w:r>
              <w:rPr>
                <w:b/>
              </w:rPr>
              <w:t xml:space="preserve">                          </w:t>
            </w:r>
            <w:r w:rsidR="00F56937" w:rsidRPr="00F03CE5">
              <w:rPr>
                <w:b/>
              </w:rPr>
              <w:t>HU-PDD-4</w:t>
            </w:r>
          </w:p>
        </w:tc>
      </w:tr>
      <w:tr w:rsidR="00F56937" w14:paraId="29A1BFEA" w14:textId="77777777" w:rsidTr="00A174F1">
        <w:trPr>
          <w:trHeight w:val="698"/>
        </w:trPr>
        <w:tc>
          <w:tcPr>
            <w:tcW w:w="2647" w:type="dxa"/>
            <w:gridSpan w:val="2"/>
          </w:tcPr>
          <w:p w14:paraId="1A75CE86" w14:textId="52613BD4" w:rsidR="00F56937" w:rsidRDefault="00EF5954" w:rsidP="00212C43">
            <w:r>
              <w:rPr>
                <w:rFonts w:cs="Times New Roman"/>
                <w:b/>
                <w:bCs/>
                <w:noProof/>
                <w:color w:val="000000" w:themeColor="text1"/>
                <w:szCs w:val="24"/>
              </w:rPr>
              <w:t>R</w:t>
            </w:r>
            <w:r w:rsidR="00212C43" w:rsidRPr="00212C43">
              <w:rPr>
                <w:rFonts w:cs="Times New Roman"/>
                <w:b/>
                <w:bCs/>
                <w:noProof/>
                <w:color w:val="000000" w:themeColor="text1"/>
                <w:szCs w:val="24"/>
              </w:rPr>
              <w:t>ol</w:t>
            </w:r>
          </w:p>
        </w:tc>
        <w:tc>
          <w:tcPr>
            <w:tcW w:w="3150" w:type="dxa"/>
            <w:gridSpan w:val="2"/>
          </w:tcPr>
          <w:p w14:paraId="3480AABF" w14:textId="7B5BD7D9" w:rsidR="00F56937" w:rsidRDefault="00EF5954" w:rsidP="00EF5954">
            <w:r>
              <w:rPr>
                <w:rFonts w:cs="Times New Roman"/>
                <w:b/>
                <w:bCs/>
                <w:noProof/>
                <w:color w:val="000000" w:themeColor="text1"/>
                <w:szCs w:val="24"/>
              </w:rPr>
              <w:t>C</w:t>
            </w:r>
            <w:r w:rsidRPr="00EF5954">
              <w:rPr>
                <w:rFonts w:cs="Times New Roman"/>
                <w:b/>
                <w:bCs/>
                <w:noProof/>
                <w:color w:val="000000" w:themeColor="text1"/>
                <w:szCs w:val="24"/>
              </w:rPr>
              <w:t>aracteristica/funcionalidad</w:t>
            </w:r>
          </w:p>
        </w:tc>
        <w:tc>
          <w:tcPr>
            <w:tcW w:w="2952" w:type="dxa"/>
            <w:gridSpan w:val="2"/>
          </w:tcPr>
          <w:p w14:paraId="4723207A" w14:textId="1E03CE50" w:rsidR="00F56937" w:rsidRDefault="00EF5954" w:rsidP="00EF5954">
            <w:r>
              <w:rPr>
                <w:rFonts w:cs="Times New Roman"/>
                <w:b/>
                <w:bCs/>
                <w:noProof/>
                <w:color w:val="000000" w:themeColor="text1"/>
                <w:szCs w:val="24"/>
              </w:rPr>
              <w:t>R</w:t>
            </w:r>
            <w:r w:rsidRPr="00EF5954">
              <w:rPr>
                <w:rFonts w:cs="Times New Roman"/>
                <w:b/>
                <w:bCs/>
                <w:noProof/>
                <w:color w:val="000000" w:themeColor="text1"/>
                <w:szCs w:val="24"/>
              </w:rPr>
              <w:t>azon/</w:t>
            </w:r>
            <w:r>
              <w:rPr>
                <w:rFonts w:cs="Times New Roman"/>
                <w:b/>
                <w:bCs/>
                <w:noProof/>
                <w:color w:val="000000" w:themeColor="text1"/>
                <w:szCs w:val="24"/>
              </w:rPr>
              <w:t>R</w:t>
            </w:r>
            <w:r w:rsidRPr="00EF5954">
              <w:rPr>
                <w:rFonts w:cs="Times New Roman"/>
                <w:b/>
                <w:bCs/>
                <w:noProof/>
                <w:color w:val="000000" w:themeColor="text1"/>
                <w:szCs w:val="24"/>
              </w:rPr>
              <w:t>esultado</w:t>
            </w:r>
          </w:p>
        </w:tc>
      </w:tr>
      <w:tr w:rsidR="00F56937" w14:paraId="1D49141A" w14:textId="77777777" w:rsidTr="00A174F1">
        <w:trPr>
          <w:trHeight w:val="1142"/>
        </w:trPr>
        <w:tc>
          <w:tcPr>
            <w:tcW w:w="2647" w:type="dxa"/>
            <w:gridSpan w:val="2"/>
          </w:tcPr>
          <w:p w14:paraId="3D4C3472" w14:textId="2528A985" w:rsidR="00F56937" w:rsidRDefault="00EF5954" w:rsidP="007629A1">
            <w:r>
              <w:rPr>
                <w:rFonts w:cs="Times New Roman"/>
                <w:b/>
                <w:bCs/>
                <w:noProof/>
                <w:color w:val="000000" w:themeColor="text1"/>
                <w:szCs w:val="24"/>
              </w:rPr>
              <w:t>Y</w:t>
            </w:r>
            <w:r w:rsidRPr="00EF5954">
              <w:rPr>
                <w:rFonts w:cs="Times New Roman"/>
                <w:b/>
                <w:bCs/>
                <w:noProof/>
                <w:color w:val="000000" w:themeColor="text1"/>
                <w:szCs w:val="24"/>
              </w:rPr>
              <w:t>o: como administrador o propietario</w:t>
            </w:r>
          </w:p>
        </w:tc>
        <w:tc>
          <w:tcPr>
            <w:tcW w:w="3150" w:type="dxa"/>
            <w:gridSpan w:val="2"/>
          </w:tcPr>
          <w:p w14:paraId="2F84DB59" w14:textId="26A92FD7" w:rsidR="00F56937" w:rsidRDefault="00EF5954" w:rsidP="007629A1">
            <w:r>
              <w:rPr>
                <w:rFonts w:cs="Times New Roman"/>
                <w:b/>
                <w:bCs/>
                <w:noProof/>
                <w:color w:val="000000" w:themeColor="text1"/>
                <w:szCs w:val="24"/>
              </w:rPr>
              <w:t>N</w:t>
            </w:r>
            <w:r w:rsidRPr="00EF5954">
              <w:rPr>
                <w:rFonts w:cs="Times New Roman"/>
                <w:b/>
                <w:bCs/>
                <w:noProof/>
                <w:color w:val="000000" w:themeColor="text1"/>
                <w:szCs w:val="24"/>
              </w:rPr>
              <w:t>ecesito ver un producto.</w:t>
            </w:r>
          </w:p>
        </w:tc>
        <w:tc>
          <w:tcPr>
            <w:tcW w:w="2952" w:type="dxa"/>
            <w:gridSpan w:val="2"/>
          </w:tcPr>
          <w:p w14:paraId="16DFA852" w14:textId="395DFABC" w:rsidR="00F56937" w:rsidRDefault="00EF5954" w:rsidP="007629A1">
            <w:r>
              <w:rPr>
                <w:rFonts w:cs="Times New Roman"/>
                <w:b/>
                <w:bCs/>
                <w:noProof/>
                <w:color w:val="000000" w:themeColor="text1"/>
                <w:szCs w:val="24"/>
              </w:rPr>
              <w:t>P</w:t>
            </w:r>
            <w:r w:rsidRPr="00EF5954">
              <w:rPr>
                <w:rFonts w:cs="Times New Roman"/>
                <w:b/>
                <w:bCs/>
                <w:noProof/>
                <w:color w:val="000000" w:themeColor="text1"/>
                <w:szCs w:val="24"/>
              </w:rPr>
              <w:t>ara conocer la informacion detallada, existencia y otras caracteristicasparticulares del producto.</w:t>
            </w:r>
          </w:p>
        </w:tc>
      </w:tr>
      <w:tr w:rsidR="00A174F1" w14:paraId="19A6F899" w14:textId="77777777" w:rsidTr="00901802">
        <w:tc>
          <w:tcPr>
            <w:tcW w:w="8749" w:type="dxa"/>
            <w:gridSpan w:val="6"/>
          </w:tcPr>
          <w:p w14:paraId="7BE19F3E" w14:textId="53CA64E5" w:rsidR="00A174F1" w:rsidRDefault="00A174F1" w:rsidP="00A174F1">
            <w:r>
              <w:t xml:space="preserve">                                                 </w:t>
            </w:r>
            <w:r w:rsidRPr="00780CFB">
              <w:rPr>
                <w:rFonts w:cs="Times New Roman"/>
                <w:b/>
                <w:bCs/>
                <w:noProof/>
                <w:color w:val="000000" w:themeColor="text1"/>
                <w:szCs w:val="24"/>
              </w:rPr>
              <w:t>Características de aceptación</w:t>
            </w:r>
          </w:p>
        </w:tc>
      </w:tr>
      <w:tr w:rsidR="00A174F1" w14:paraId="5F5C35A0" w14:textId="77777777" w:rsidTr="00A174F1">
        <w:tc>
          <w:tcPr>
            <w:tcW w:w="1980" w:type="dxa"/>
          </w:tcPr>
          <w:p w14:paraId="40E82111" w14:textId="168D8F98" w:rsidR="00A174F1" w:rsidRDefault="00A174F1" w:rsidP="00A174F1">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09" w:type="dxa"/>
            <w:gridSpan w:val="2"/>
          </w:tcPr>
          <w:p w14:paraId="24496710" w14:textId="4FCA6AFF" w:rsidR="00A174F1" w:rsidRDefault="00A174F1" w:rsidP="00A174F1">
            <w:r w:rsidRPr="00780CFB">
              <w:rPr>
                <w:rFonts w:cs="Times New Roman"/>
                <w:b/>
                <w:bCs/>
                <w:noProof/>
                <w:color w:val="000000" w:themeColor="text1"/>
                <w:szCs w:val="24"/>
              </w:rPr>
              <w:t xml:space="preserve">Administrador </w:t>
            </w:r>
          </w:p>
        </w:tc>
        <w:tc>
          <w:tcPr>
            <w:tcW w:w="2249" w:type="dxa"/>
            <w:gridSpan w:val="2"/>
          </w:tcPr>
          <w:p w14:paraId="2F039B25" w14:textId="23779BFE" w:rsidR="00A174F1" w:rsidRDefault="00A174F1" w:rsidP="00A174F1">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411" w:type="dxa"/>
          </w:tcPr>
          <w:p w14:paraId="3863951C" w14:textId="3EA83391" w:rsidR="00A174F1" w:rsidRDefault="00A174F1" w:rsidP="00A174F1">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A174F1" w14:paraId="37BCC2F8" w14:textId="77777777" w:rsidTr="00A174F1">
        <w:tc>
          <w:tcPr>
            <w:tcW w:w="1980" w:type="dxa"/>
          </w:tcPr>
          <w:p w14:paraId="6F822EE3" w14:textId="569E1D3C" w:rsidR="00A174F1" w:rsidRDefault="00A174F1" w:rsidP="00A174F1">
            <w:r>
              <w:t xml:space="preserve">      4</w:t>
            </w:r>
          </w:p>
        </w:tc>
        <w:tc>
          <w:tcPr>
            <w:tcW w:w="2109" w:type="dxa"/>
            <w:gridSpan w:val="2"/>
          </w:tcPr>
          <w:p w14:paraId="704DACA7" w14:textId="302D558F" w:rsidR="00A174F1" w:rsidRDefault="00A174F1" w:rsidP="00A174F1">
            <w:r>
              <w:t>El administrador solicita ver producto.</w:t>
            </w:r>
          </w:p>
        </w:tc>
        <w:tc>
          <w:tcPr>
            <w:tcW w:w="2249" w:type="dxa"/>
            <w:gridSpan w:val="2"/>
          </w:tcPr>
          <w:p w14:paraId="4CD18F43" w14:textId="77777777" w:rsidR="00030C04" w:rsidRDefault="00030C04" w:rsidP="00030C04">
            <w:r>
              <w:t>1.</w:t>
            </w:r>
            <w:r w:rsidR="00A174F1" w:rsidRPr="00030C04">
              <w:t>El usuario debe estar autenticado en el sistema.</w:t>
            </w:r>
          </w:p>
          <w:p w14:paraId="3E5577DA" w14:textId="5E21AC08" w:rsidR="00A174F1" w:rsidRPr="00030C04" w:rsidRDefault="00A174F1" w:rsidP="00030C04">
            <w:r w:rsidRPr="00030C04">
              <w:t xml:space="preserve"> </w:t>
            </w:r>
          </w:p>
          <w:p w14:paraId="6FE3B1DF" w14:textId="13BCEA54" w:rsidR="00A174F1" w:rsidRPr="00030C04" w:rsidRDefault="00A174F1" w:rsidP="00030C04">
            <w:r w:rsidRPr="00030C04">
              <w:t xml:space="preserve"> </w:t>
            </w:r>
            <w:r w:rsidR="00030C04">
              <w:t>2.</w:t>
            </w:r>
            <w:r w:rsidRPr="00030C04">
              <w:t xml:space="preserve">El producto debe estar registrada en el sistema. </w:t>
            </w:r>
          </w:p>
          <w:p w14:paraId="6EE57BF9" w14:textId="77777777" w:rsidR="00A174F1" w:rsidRDefault="00A174F1" w:rsidP="00A174F1"/>
        </w:tc>
        <w:tc>
          <w:tcPr>
            <w:tcW w:w="2411" w:type="dxa"/>
          </w:tcPr>
          <w:tbl>
            <w:tblPr>
              <w:tblW w:w="0" w:type="auto"/>
              <w:tblBorders>
                <w:top w:val="nil"/>
                <w:left w:val="nil"/>
                <w:bottom w:val="nil"/>
                <w:right w:val="nil"/>
              </w:tblBorders>
              <w:tblLook w:val="0000" w:firstRow="0" w:lastRow="0" w:firstColumn="0" w:lastColumn="0" w:noHBand="0" w:noVBand="0"/>
            </w:tblPr>
            <w:tblGrid>
              <w:gridCol w:w="1098"/>
              <w:gridCol w:w="1097"/>
            </w:tblGrid>
            <w:tr w:rsidR="00030C04" w:rsidRPr="00030C04" w14:paraId="3FC9DF2B" w14:textId="77777777">
              <w:trPr>
                <w:trHeight w:val="90"/>
              </w:trPr>
              <w:tc>
                <w:tcPr>
                  <w:tcW w:w="0" w:type="auto"/>
                  <w:gridSpan w:val="2"/>
                </w:tcPr>
                <w:p w14:paraId="56BE6AA0" w14:textId="2EDC6098" w:rsidR="00030C04" w:rsidRDefault="00030C04" w:rsidP="00030C04">
                  <w:pPr>
                    <w:spacing w:after="0" w:line="240" w:lineRule="auto"/>
                  </w:pPr>
                  <w:r>
                    <w:t>1.</w:t>
                  </w:r>
                  <w:r w:rsidRPr="00030C04">
                    <w:t>El usuario selecciona la acción de ver un producto.</w:t>
                  </w:r>
                </w:p>
                <w:p w14:paraId="57726F13" w14:textId="77777777" w:rsidR="00030C04" w:rsidRDefault="00030C04" w:rsidP="00030C04">
                  <w:pPr>
                    <w:spacing w:after="0" w:line="240" w:lineRule="auto"/>
                  </w:pPr>
                </w:p>
                <w:p w14:paraId="3634648E" w14:textId="5C1C0D28" w:rsidR="00030C04" w:rsidRDefault="00030C04" w:rsidP="00030C04">
                  <w:pPr>
                    <w:spacing w:after="0" w:line="240" w:lineRule="auto"/>
                  </w:pPr>
                  <w:r>
                    <w:t>2. el sistema muestra el producto</w:t>
                  </w:r>
                </w:p>
                <w:p w14:paraId="3B31AEE5" w14:textId="77777777" w:rsidR="00030C04" w:rsidRDefault="00030C04" w:rsidP="00030C04">
                  <w:pPr>
                    <w:spacing w:after="0" w:line="240" w:lineRule="auto"/>
                  </w:pPr>
                </w:p>
                <w:p w14:paraId="1E60BB11" w14:textId="58B61BD8" w:rsidR="00030C04" w:rsidRDefault="00030C04" w:rsidP="00030C04">
                  <w:pPr>
                    <w:spacing w:after="0" w:line="240" w:lineRule="auto"/>
                  </w:pPr>
                  <w:r>
                    <w:t xml:space="preserve">3.el sistema muestra el listado de productos que coinciden con el criterio de búsquedas </w:t>
                  </w:r>
                </w:p>
                <w:p w14:paraId="7C2C0507" w14:textId="440D8BF1" w:rsidR="00030C04" w:rsidRPr="00030C04" w:rsidRDefault="00030C04" w:rsidP="00030C04">
                  <w:pPr>
                    <w:spacing w:after="0" w:line="240" w:lineRule="auto"/>
                  </w:pPr>
                  <w:r w:rsidRPr="00030C04">
                    <w:t xml:space="preserve"> </w:t>
                  </w:r>
                </w:p>
              </w:tc>
            </w:tr>
            <w:tr w:rsidR="00030C04" w:rsidRPr="00030C04" w14:paraId="1DFF8FF8" w14:textId="77777777">
              <w:trPr>
                <w:trHeight w:val="90"/>
              </w:trPr>
              <w:tc>
                <w:tcPr>
                  <w:tcW w:w="0" w:type="auto"/>
                </w:tcPr>
                <w:p w14:paraId="3E8357C0" w14:textId="3A7475F0" w:rsidR="00030C04" w:rsidRPr="00030C04" w:rsidRDefault="00030C04" w:rsidP="00030C04">
                  <w:pPr>
                    <w:spacing w:after="0" w:line="240" w:lineRule="auto"/>
                  </w:pPr>
                </w:p>
              </w:tc>
              <w:tc>
                <w:tcPr>
                  <w:tcW w:w="0" w:type="auto"/>
                </w:tcPr>
                <w:p w14:paraId="4FCA4681" w14:textId="6CAD203C" w:rsidR="00030C04" w:rsidRPr="00030C04" w:rsidRDefault="00030C04" w:rsidP="00030C04">
                  <w:pPr>
                    <w:spacing w:after="0" w:line="240" w:lineRule="auto"/>
                  </w:pPr>
                </w:p>
              </w:tc>
            </w:tr>
          </w:tbl>
          <w:p w14:paraId="74D202A7" w14:textId="77777777" w:rsidR="00A174F1" w:rsidRDefault="00A174F1" w:rsidP="00A174F1"/>
        </w:tc>
      </w:tr>
    </w:tbl>
    <w:p w14:paraId="1794F9C5" w14:textId="77777777" w:rsidR="00F56937" w:rsidRDefault="00F56937" w:rsidP="00F56937"/>
    <w:p w14:paraId="493EC99E" w14:textId="77777777" w:rsidR="00F56937" w:rsidRDefault="00F56937" w:rsidP="00F56937"/>
    <w:tbl>
      <w:tblPr>
        <w:tblStyle w:val="Tablaconcuadrcula"/>
        <w:tblW w:w="0" w:type="auto"/>
        <w:tblLook w:val="04A0" w:firstRow="1" w:lastRow="0" w:firstColumn="1" w:lastColumn="0" w:noHBand="0" w:noVBand="1"/>
      </w:tblPr>
      <w:tblGrid>
        <w:gridCol w:w="2089"/>
        <w:gridCol w:w="745"/>
        <w:gridCol w:w="1412"/>
        <w:gridCol w:w="1671"/>
        <w:gridCol w:w="530"/>
        <w:gridCol w:w="2302"/>
      </w:tblGrid>
      <w:tr w:rsidR="00F56937" w14:paraId="34F68A47" w14:textId="77777777" w:rsidTr="00030C04">
        <w:trPr>
          <w:trHeight w:val="552"/>
        </w:trPr>
        <w:tc>
          <w:tcPr>
            <w:tcW w:w="8749" w:type="dxa"/>
            <w:gridSpan w:val="6"/>
          </w:tcPr>
          <w:p w14:paraId="08C97E14" w14:textId="2AA26EEC" w:rsidR="00F56937" w:rsidRDefault="00EF5954" w:rsidP="00EF5954">
            <w:r>
              <w:rPr>
                <w:rFonts w:cs="Times New Roman"/>
                <w:b/>
                <w:bCs/>
                <w:noProof/>
                <w:color w:val="000000" w:themeColor="text1"/>
                <w:szCs w:val="24"/>
              </w:rPr>
              <w:lastRenderedPageBreak/>
              <w:t>H</w:t>
            </w:r>
            <w:r w:rsidRPr="00EF5954">
              <w:rPr>
                <w:rFonts w:cs="Times New Roman"/>
                <w:b/>
                <w:bCs/>
                <w:noProof/>
                <w:color w:val="000000" w:themeColor="text1"/>
                <w:szCs w:val="24"/>
              </w:rPr>
              <w:t xml:space="preserve">istoria de usuario: </w:t>
            </w:r>
            <w:r w:rsidR="006B557A">
              <w:rPr>
                <w:rFonts w:cs="Times New Roman"/>
                <w:b/>
                <w:bCs/>
                <w:noProof/>
                <w:color w:val="000000" w:themeColor="text1"/>
                <w:szCs w:val="24"/>
              </w:rPr>
              <w:t>E</w:t>
            </w:r>
            <w:r w:rsidRPr="00EF5954">
              <w:rPr>
                <w:rFonts w:cs="Times New Roman"/>
                <w:b/>
                <w:bCs/>
                <w:noProof/>
                <w:color w:val="000000" w:themeColor="text1"/>
                <w:szCs w:val="24"/>
              </w:rPr>
              <w:t>ditar producto</w:t>
            </w:r>
            <w:r>
              <w:rPr>
                <w:b/>
              </w:rPr>
              <w:t xml:space="preserve">                                       </w:t>
            </w:r>
            <w:r w:rsidR="00F56937">
              <w:rPr>
                <w:b/>
              </w:rPr>
              <w:t>HU-PDD-5</w:t>
            </w:r>
          </w:p>
        </w:tc>
      </w:tr>
      <w:tr w:rsidR="00F56937" w14:paraId="5DE9101B" w14:textId="77777777" w:rsidTr="00030C04">
        <w:trPr>
          <w:trHeight w:val="698"/>
        </w:trPr>
        <w:tc>
          <w:tcPr>
            <w:tcW w:w="2834" w:type="dxa"/>
            <w:gridSpan w:val="2"/>
          </w:tcPr>
          <w:p w14:paraId="7123846E" w14:textId="32876989" w:rsidR="00F56937" w:rsidRDefault="00EF5954" w:rsidP="00EF5954">
            <w:r>
              <w:rPr>
                <w:rFonts w:cs="Times New Roman"/>
                <w:b/>
                <w:bCs/>
                <w:noProof/>
                <w:color w:val="000000" w:themeColor="text1"/>
                <w:szCs w:val="24"/>
              </w:rPr>
              <w:t>R</w:t>
            </w:r>
            <w:r w:rsidRPr="00EF5954">
              <w:rPr>
                <w:rFonts w:cs="Times New Roman"/>
                <w:b/>
                <w:bCs/>
                <w:noProof/>
                <w:color w:val="000000" w:themeColor="text1"/>
                <w:szCs w:val="24"/>
              </w:rPr>
              <w:t>ol</w:t>
            </w:r>
          </w:p>
        </w:tc>
        <w:tc>
          <w:tcPr>
            <w:tcW w:w="3083" w:type="dxa"/>
            <w:gridSpan w:val="2"/>
          </w:tcPr>
          <w:p w14:paraId="7A9C6A77" w14:textId="33DC8728" w:rsidR="00F56937" w:rsidRPr="00EF5954" w:rsidRDefault="00EF5954" w:rsidP="00EF5954">
            <w:pPr>
              <w:rPr>
                <w:rFonts w:cs="Times New Roman"/>
                <w:b/>
                <w:bCs/>
                <w:noProof/>
                <w:color w:val="000000" w:themeColor="text1"/>
                <w:szCs w:val="24"/>
              </w:rPr>
            </w:pPr>
            <w:r w:rsidRPr="00EF5954">
              <w:rPr>
                <w:rFonts w:cs="Times New Roman"/>
                <w:b/>
                <w:bCs/>
                <w:noProof/>
                <w:color w:val="000000" w:themeColor="text1"/>
                <w:szCs w:val="24"/>
              </w:rPr>
              <w:t>caracteristica/funcionalidad</w:t>
            </w:r>
          </w:p>
        </w:tc>
        <w:tc>
          <w:tcPr>
            <w:tcW w:w="2832" w:type="dxa"/>
            <w:gridSpan w:val="2"/>
          </w:tcPr>
          <w:p w14:paraId="5DAD56D5" w14:textId="5C5117D6" w:rsidR="00F56937" w:rsidRDefault="00EF5954" w:rsidP="00EF5954">
            <w:r>
              <w:rPr>
                <w:rFonts w:cs="Times New Roman"/>
                <w:b/>
                <w:bCs/>
                <w:noProof/>
                <w:color w:val="000000" w:themeColor="text1"/>
                <w:szCs w:val="24"/>
              </w:rPr>
              <w:t>R</w:t>
            </w:r>
            <w:r w:rsidRPr="00EF5954">
              <w:rPr>
                <w:rFonts w:cs="Times New Roman"/>
                <w:b/>
                <w:bCs/>
                <w:noProof/>
                <w:color w:val="000000" w:themeColor="text1"/>
                <w:szCs w:val="24"/>
              </w:rPr>
              <w:t>azon/</w:t>
            </w:r>
            <w:r>
              <w:rPr>
                <w:rFonts w:cs="Times New Roman"/>
                <w:b/>
                <w:bCs/>
                <w:noProof/>
                <w:color w:val="000000" w:themeColor="text1"/>
                <w:szCs w:val="24"/>
              </w:rPr>
              <w:t>R</w:t>
            </w:r>
            <w:r w:rsidRPr="00EF5954">
              <w:rPr>
                <w:rFonts w:cs="Times New Roman"/>
                <w:b/>
                <w:bCs/>
                <w:noProof/>
                <w:color w:val="000000" w:themeColor="text1"/>
                <w:szCs w:val="24"/>
              </w:rPr>
              <w:t>esultado</w:t>
            </w:r>
          </w:p>
        </w:tc>
      </w:tr>
      <w:tr w:rsidR="00F56937" w14:paraId="42EC2AE2" w14:textId="77777777" w:rsidTr="00030C04">
        <w:trPr>
          <w:trHeight w:val="1142"/>
        </w:trPr>
        <w:tc>
          <w:tcPr>
            <w:tcW w:w="2834" w:type="dxa"/>
            <w:gridSpan w:val="2"/>
          </w:tcPr>
          <w:p w14:paraId="511BB6C5" w14:textId="051D7FE0" w:rsidR="00F56937" w:rsidRPr="00EF5954" w:rsidRDefault="00EF5954" w:rsidP="007629A1">
            <w:pPr>
              <w:rPr>
                <w:rFonts w:cs="Times New Roman"/>
                <w:b/>
                <w:bCs/>
                <w:noProof/>
                <w:color w:val="000000" w:themeColor="text1"/>
                <w:szCs w:val="24"/>
              </w:rPr>
            </w:pPr>
            <w:r>
              <w:rPr>
                <w:rFonts w:cs="Times New Roman"/>
                <w:b/>
                <w:bCs/>
                <w:noProof/>
                <w:color w:val="000000" w:themeColor="text1"/>
                <w:szCs w:val="24"/>
              </w:rPr>
              <w:t>Y</w:t>
            </w:r>
            <w:r w:rsidRPr="00EF5954">
              <w:rPr>
                <w:rFonts w:cs="Times New Roman"/>
                <w:b/>
                <w:bCs/>
                <w:noProof/>
                <w:color w:val="000000" w:themeColor="text1"/>
                <w:szCs w:val="24"/>
              </w:rPr>
              <w:t>o: como administrador o propietario</w:t>
            </w:r>
          </w:p>
        </w:tc>
        <w:tc>
          <w:tcPr>
            <w:tcW w:w="3083" w:type="dxa"/>
            <w:gridSpan w:val="2"/>
          </w:tcPr>
          <w:p w14:paraId="2F3F910A" w14:textId="655EC399" w:rsidR="00F56937" w:rsidRPr="00EF5954" w:rsidRDefault="00EF5954" w:rsidP="007629A1">
            <w:pPr>
              <w:rPr>
                <w:rFonts w:cs="Times New Roman"/>
                <w:b/>
                <w:bCs/>
                <w:noProof/>
                <w:color w:val="000000" w:themeColor="text1"/>
                <w:szCs w:val="24"/>
              </w:rPr>
            </w:pPr>
            <w:r>
              <w:rPr>
                <w:rFonts w:cs="Times New Roman"/>
                <w:b/>
                <w:bCs/>
                <w:noProof/>
                <w:color w:val="000000" w:themeColor="text1"/>
                <w:szCs w:val="24"/>
              </w:rPr>
              <w:t>N</w:t>
            </w:r>
            <w:r w:rsidRPr="00EF5954">
              <w:rPr>
                <w:rFonts w:cs="Times New Roman"/>
                <w:b/>
                <w:bCs/>
                <w:noProof/>
                <w:color w:val="000000" w:themeColor="text1"/>
                <w:szCs w:val="24"/>
              </w:rPr>
              <w:t>ecesito editar los producto.</w:t>
            </w:r>
          </w:p>
        </w:tc>
        <w:tc>
          <w:tcPr>
            <w:tcW w:w="2832" w:type="dxa"/>
            <w:gridSpan w:val="2"/>
          </w:tcPr>
          <w:p w14:paraId="34ABEE92" w14:textId="5390E98C" w:rsidR="00F56937" w:rsidRPr="00EF5954" w:rsidRDefault="00EF5954" w:rsidP="007629A1">
            <w:pPr>
              <w:rPr>
                <w:rFonts w:cs="Times New Roman"/>
                <w:b/>
                <w:bCs/>
                <w:noProof/>
                <w:color w:val="000000" w:themeColor="text1"/>
                <w:szCs w:val="24"/>
              </w:rPr>
            </w:pPr>
            <w:r>
              <w:rPr>
                <w:rFonts w:cs="Times New Roman"/>
                <w:b/>
                <w:bCs/>
                <w:noProof/>
                <w:color w:val="000000" w:themeColor="text1"/>
                <w:szCs w:val="24"/>
              </w:rPr>
              <w:t>P</w:t>
            </w:r>
            <w:r w:rsidRPr="00EF5954">
              <w:rPr>
                <w:rFonts w:cs="Times New Roman"/>
                <w:b/>
                <w:bCs/>
                <w:noProof/>
                <w:color w:val="000000" w:themeColor="text1"/>
                <w:szCs w:val="24"/>
              </w:rPr>
              <w:t>ara hacer mantenimiento en la informacion registrada en el sistema.</w:t>
            </w:r>
          </w:p>
        </w:tc>
      </w:tr>
      <w:tr w:rsidR="00030C04" w14:paraId="0D9A5BB8" w14:textId="77777777" w:rsidTr="00030C04">
        <w:tc>
          <w:tcPr>
            <w:tcW w:w="8749" w:type="dxa"/>
            <w:gridSpan w:val="6"/>
          </w:tcPr>
          <w:p w14:paraId="6FB1A881" w14:textId="727E5826" w:rsidR="00030C04" w:rsidRDefault="00030C04" w:rsidP="00030C04">
            <w:r>
              <w:t xml:space="preserve">                                                 </w:t>
            </w:r>
            <w:r w:rsidRPr="00780CFB">
              <w:rPr>
                <w:rFonts w:cs="Times New Roman"/>
                <w:b/>
                <w:bCs/>
                <w:noProof/>
                <w:color w:val="000000" w:themeColor="text1"/>
                <w:szCs w:val="24"/>
              </w:rPr>
              <w:t>Características de aceptación</w:t>
            </w:r>
          </w:p>
        </w:tc>
      </w:tr>
      <w:tr w:rsidR="00030C04" w14:paraId="6BD1CA04" w14:textId="77777777" w:rsidTr="00030C04">
        <w:tc>
          <w:tcPr>
            <w:tcW w:w="2089" w:type="dxa"/>
          </w:tcPr>
          <w:p w14:paraId="5EE0497B" w14:textId="7408AA01" w:rsidR="00030C04" w:rsidRDefault="00030C04" w:rsidP="00030C04">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57" w:type="dxa"/>
            <w:gridSpan w:val="2"/>
          </w:tcPr>
          <w:p w14:paraId="5D6FE340" w14:textId="0B6EE07A" w:rsidR="00030C04" w:rsidRDefault="00030C04" w:rsidP="00030C04">
            <w:r w:rsidRPr="00780CFB">
              <w:rPr>
                <w:rFonts w:cs="Times New Roman"/>
                <w:b/>
                <w:bCs/>
                <w:noProof/>
                <w:color w:val="000000" w:themeColor="text1"/>
                <w:szCs w:val="24"/>
              </w:rPr>
              <w:t xml:space="preserve">Administrador </w:t>
            </w:r>
          </w:p>
        </w:tc>
        <w:tc>
          <w:tcPr>
            <w:tcW w:w="2201" w:type="dxa"/>
            <w:gridSpan w:val="2"/>
          </w:tcPr>
          <w:p w14:paraId="286DF9D9" w14:textId="37A66264" w:rsidR="00030C04" w:rsidRDefault="00030C04" w:rsidP="00030C04">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302" w:type="dxa"/>
          </w:tcPr>
          <w:p w14:paraId="1E16CD61" w14:textId="05196768" w:rsidR="00030C04" w:rsidRDefault="00030C04" w:rsidP="00030C04">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030C04" w14:paraId="50E2B745" w14:textId="77777777" w:rsidTr="00030C04">
        <w:tc>
          <w:tcPr>
            <w:tcW w:w="2089" w:type="dxa"/>
          </w:tcPr>
          <w:p w14:paraId="6A3FFC1A" w14:textId="77777777" w:rsidR="00030C04" w:rsidRDefault="00030C04" w:rsidP="00030C04"/>
        </w:tc>
        <w:tc>
          <w:tcPr>
            <w:tcW w:w="2157" w:type="dxa"/>
            <w:gridSpan w:val="2"/>
          </w:tcPr>
          <w:p w14:paraId="33B76D01" w14:textId="77777777" w:rsidR="00030C04" w:rsidRDefault="00030C04" w:rsidP="00030C04"/>
        </w:tc>
        <w:tc>
          <w:tcPr>
            <w:tcW w:w="2201" w:type="dxa"/>
            <w:gridSpan w:val="2"/>
          </w:tcPr>
          <w:p w14:paraId="1EDD86FF" w14:textId="77777777" w:rsidR="00030C04" w:rsidRDefault="00030C04" w:rsidP="00030C04"/>
        </w:tc>
        <w:tc>
          <w:tcPr>
            <w:tcW w:w="2302" w:type="dxa"/>
          </w:tcPr>
          <w:p w14:paraId="3390B0FD" w14:textId="77777777" w:rsidR="00030C04" w:rsidRDefault="00030C04" w:rsidP="00030C04"/>
        </w:tc>
      </w:tr>
    </w:tbl>
    <w:p w14:paraId="793603C1" w14:textId="77777777" w:rsidR="00F56937" w:rsidRDefault="00F56937" w:rsidP="00F56937"/>
    <w:p w14:paraId="283AF348" w14:textId="77777777" w:rsidR="00F56937" w:rsidRDefault="00F56937" w:rsidP="00F56937"/>
    <w:tbl>
      <w:tblPr>
        <w:tblStyle w:val="Tablaconcuadrcula"/>
        <w:tblW w:w="0" w:type="auto"/>
        <w:tblLook w:val="04A0" w:firstRow="1" w:lastRow="0" w:firstColumn="1" w:lastColumn="0" w:noHBand="0" w:noVBand="1"/>
      </w:tblPr>
      <w:tblGrid>
        <w:gridCol w:w="2796"/>
        <w:gridCol w:w="3150"/>
        <w:gridCol w:w="2803"/>
      </w:tblGrid>
      <w:tr w:rsidR="00F56937" w14:paraId="5D324FBD" w14:textId="77777777" w:rsidTr="007629A1">
        <w:trPr>
          <w:trHeight w:val="552"/>
        </w:trPr>
        <w:tc>
          <w:tcPr>
            <w:tcW w:w="8978" w:type="dxa"/>
            <w:gridSpan w:val="3"/>
          </w:tcPr>
          <w:p w14:paraId="7893E7D8" w14:textId="6F5EA997" w:rsidR="00F56937" w:rsidRDefault="00EF5954" w:rsidP="00EF5954">
            <w:r>
              <w:rPr>
                <w:rFonts w:cs="Times New Roman"/>
                <w:b/>
                <w:bCs/>
                <w:noProof/>
                <w:color w:val="000000" w:themeColor="text1"/>
                <w:szCs w:val="24"/>
              </w:rPr>
              <w:t>H</w:t>
            </w:r>
            <w:r w:rsidRPr="00EF5954">
              <w:rPr>
                <w:rFonts w:cs="Times New Roman"/>
                <w:b/>
                <w:bCs/>
                <w:noProof/>
                <w:color w:val="000000" w:themeColor="text1"/>
                <w:szCs w:val="24"/>
              </w:rPr>
              <w:t xml:space="preserve">istoria de usuario: </w:t>
            </w:r>
            <w:r w:rsidR="006B557A">
              <w:rPr>
                <w:rFonts w:cs="Times New Roman"/>
                <w:b/>
                <w:bCs/>
                <w:noProof/>
                <w:color w:val="000000" w:themeColor="text1"/>
                <w:szCs w:val="24"/>
              </w:rPr>
              <w:t>E</w:t>
            </w:r>
            <w:r w:rsidRPr="00EF5954">
              <w:rPr>
                <w:rFonts w:cs="Times New Roman"/>
                <w:b/>
                <w:bCs/>
                <w:noProof/>
                <w:color w:val="000000" w:themeColor="text1"/>
                <w:szCs w:val="24"/>
              </w:rPr>
              <w:t xml:space="preserve">liminar producto </w:t>
            </w:r>
            <w:r w:rsidR="00F56937">
              <w:rPr>
                <w:b/>
              </w:rPr>
              <w:t xml:space="preserve">                 </w:t>
            </w:r>
            <w:r>
              <w:rPr>
                <w:b/>
              </w:rPr>
              <w:t xml:space="preserve">                </w:t>
            </w:r>
            <w:r w:rsidR="00F56937">
              <w:rPr>
                <w:b/>
              </w:rPr>
              <w:t xml:space="preserve"> HU-PDD-6</w:t>
            </w:r>
          </w:p>
        </w:tc>
      </w:tr>
      <w:tr w:rsidR="00F56937" w14:paraId="36708CC0" w14:textId="77777777" w:rsidTr="007629A1">
        <w:trPr>
          <w:trHeight w:val="698"/>
        </w:trPr>
        <w:tc>
          <w:tcPr>
            <w:tcW w:w="3000" w:type="dxa"/>
          </w:tcPr>
          <w:p w14:paraId="6E29F2AE" w14:textId="4BBB4CF1" w:rsidR="00F56937" w:rsidRPr="00EF5954" w:rsidRDefault="00EF5954" w:rsidP="00EF5954">
            <w:pPr>
              <w:rPr>
                <w:rFonts w:cs="Times New Roman"/>
                <w:b/>
                <w:bCs/>
                <w:noProof/>
                <w:color w:val="000000" w:themeColor="text1"/>
                <w:szCs w:val="24"/>
              </w:rPr>
            </w:pPr>
            <w:r>
              <w:rPr>
                <w:rFonts w:cs="Times New Roman"/>
                <w:b/>
                <w:bCs/>
                <w:noProof/>
                <w:color w:val="000000" w:themeColor="text1"/>
                <w:szCs w:val="24"/>
              </w:rPr>
              <w:t>R</w:t>
            </w:r>
            <w:r w:rsidRPr="00EF5954">
              <w:rPr>
                <w:rFonts w:cs="Times New Roman"/>
                <w:b/>
                <w:bCs/>
                <w:noProof/>
                <w:color w:val="000000" w:themeColor="text1"/>
                <w:szCs w:val="24"/>
              </w:rPr>
              <w:t>ol</w:t>
            </w:r>
          </w:p>
        </w:tc>
        <w:tc>
          <w:tcPr>
            <w:tcW w:w="3020" w:type="dxa"/>
          </w:tcPr>
          <w:p w14:paraId="5A4FE210" w14:textId="3210711F" w:rsidR="00F56937" w:rsidRPr="00EF5954" w:rsidRDefault="00EF5954" w:rsidP="00EF5954">
            <w:pPr>
              <w:rPr>
                <w:rFonts w:cs="Times New Roman"/>
                <w:b/>
                <w:bCs/>
                <w:noProof/>
                <w:color w:val="000000" w:themeColor="text1"/>
                <w:szCs w:val="24"/>
              </w:rPr>
            </w:pPr>
            <w:r>
              <w:rPr>
                <w:rFonts w:cs="Times New Roman"/>
                <w:b/>
                <w:bCs/>
                <w:noProof/>
                <w:color w:val="000000" w:themeColor="text1"/>
                <w:szCs w:val="24"/>
              </w:rPr>
              <w:t>C</w:t>
            </w:r>
            <w:r w:rsidRPr="00EF5954">
              <w:rPr>
                <w:rFonts w:cs="Times New Roman"/>
                <w:b/>
                <w:bCs/>
                <w:noProof/>
                <w:color w:val="000000" w:themeColor="text1"/>
                <w:szCs w:val="24"/>
              </w:rPr>
              <w:t>aracteristica/funcionalidad</w:t>
            </w:r>
          </w:p>
        </w:tc>
        <w:tc>
          <w:tcPr>
            <w:tcW w:w="2958" w:type="dxa"/>
          </w:tcPr>
          <w:p w14:paraId="45A06C89" w14:textId="145CAFC7" w:rsidR="00F56937" w:rsidRPr="00EF5954" w:rsidRDefault="00EF5954" w:rsidP="00EF5954">
            <w:pPr>
              <w:rPr>
                <w:rFonts w:cs="Times New Roman"/>
                <w:b/>
                <w:bCs/>
                <w:noProof/>
                <w:color w:val="000000" w:themeColor="text1"/>
                <w:szCs w:val="24"/>
              </w:rPr>
            </w:pPr>
            <w:r>
              <w:rPr>
                <w:rFonts w:cs="Times New Roman"/>
                <w:b/>
                <w:bCs/>
                <w:noProof/>
                <w:color w:val="000000" w:themeColor="text1"/>
                <w:szCs w:val="24"/>
              </w:rPr>
              <w:t>R</w:t>
            </w:r>
            <w:r w:rsidRPr="00EF5954">
              <w:rPr>
                <w:rFonts w:cs="Times New Roman"/>
                <w:b/>
                <w:bCs/>
                <w:noProof/>
                <w:color w:val="000000" w:themeColor="text1"/>
                <w:szCs w:val="24"/>
              </w:rPr>
              <w:t>azon/</w:t>
            </w:r>
            <w:r>
              <w:rPr>
                <w:rFonts w:cs="Times New Roman"/>
                <w:b/>
                <w:bCs/>
                <w:noProof/>
                <w:color w:val="000000" w:themeColor="text1"/>
                <w:szCs w:val="24"/>
              </w:rPr>
              <w:t>R</w:t>
            </w:r>
            <w:r w:rsidRPr="00EF5954">
              <w:rPr>
                <w:rFonts w:cs="Times New Roman"/>
                <w:b/>
                <w:bCs/>
                <w:noProof/>
                <w:color w:val="000000" w:themeColor="text1"/>
                <w:szCs w:val="24"/>
              </w:rPr>
              <w:t>esultado</w:t>
            </w:r>
          </w:p>
        </w:tc>
      </w:tr>
      <w:tr w:rsidR="00F56937" w14:paraId="2FD1751C" w14:textId="77777777" w:rsidTr="007629A1">
        <w:trPr>
          <w:trHeight w:val="1142"/>
        </w:trPr>
        <w:tc>
          <w:tcPr>
            <w:tcW w:w="3000" w:type="dxa"/>
          </w:tcPr>
          <w:p w14:paraId="16D47872" w14:textId="480D644D" w:rsidR="00F56937" w:rsidRPr="00EF5954" w:rsidRDefault="00EF5954" w:rsidP="007629A1">
            <w:pPr>
              <w:rPr>
                <w:rFonts w:cs="Times New Roman"/>
                <w:b/>
                <w:bCs/>
                <w:noProof/>
                <w:color w:val="000000" w:themeColor="text1"/>
                <w:szCs w:val="24"/>
              </w:rPr>
            </w:pPr>
            <w:r>
              <w:rPr>
                <w:rFonts w:cs="Times New Roman"/>
                <w:b/>
                <w:bCs/>
                <w:noProof/>
                <w:color w:val="000000" w:themeColor="text1"/>
                <w:szCs w:val="24"/>
              </w:rPr>
              <w:t>Y</w:t>
            </w:r>
            <w:r w:rsidRPr="00EF5954">
              <w:rPr>
                <w:rFonts w:cs="Times New Roman"/>
                <w:b/>
                <w:bCs/>
                <w:noProof/>
                <w:color w:val="000000" w:themeColor="text1"/>
                <w:szCs w:val="24"/>
              </w:rPr>
              <w:t>o: como administrador o propietario</w:t>
            </w:r>
          </w:p>
        </w:tc>
        <w:tc>
          <w:tcPr>
            <w:tcW w:w="3020" w:type="dxa"/>
          </w:tcPr>
          <w:p w14:paraId="701D66F5" w14:textId="24EEA2C5" w:rsidR="00F56937" w:rsidRPr="00EF5954" w:rsidRDefault="00EF5954" w:rsidP="007629A1">
            <w:pPr>
              <w:rPr>
                <w:rFonts w:cs="Times New Roman"/>
                <w:b/>
                <w:bCs/>
                <w:noProof/>
                <w:color w:val="000000" w:themeColor="text1"/>
                <w:szCs w:val="24"/>
              </w:rPr>
            </w:pPr>
            <w:r>
              <w:rPr>
                <w:rFonts w:cs="Times New Roman"/>
                <w:b/>
                <w:bCs/>
                <w:noProof/>
                <w:color w:val="000000" w:themeColor="text1"/>
                <w:szCs w:val="24"/>
              </w:rPr>
              <w:t>N</w:t>
            </w:r>
            <w:r w:rsidRPr="00EF5954">
              <w:rPr>
                <w:rFonts w:cs="Times New Roman"/>
                <w:b/>
                <w:bCs/>
                <w:noProof/>
                <w:color w:val="000000" w:themeColor="text1"/>
                <w:szCs w:val="24"/>
              </w:rPr>
              <w:t>ecesito eliminar producto.</w:t>
            </w:r>
          </w:p>
        </w:tc>
        <w:tc>
          <w:tcPr>
            <w:tcW w:w="2958" w:type="dxa"/>
          </w:tcPr>
          <w:p w14:paraId="3303B207" w14:textId="49B85452" w:rsidR="00F56937" w:rsidRPr="00EF5954" w:rsidRDefault="00EF5954" w:rsidP="007629A1">
            <w:pPr>
              <w:rPr>
                <w:rFonts w:cs="Times New Roman"/>
                <w:b/>
                <w:bCs/>
                <w:noProof/>
                <w:color w:val="000000" w:themeColor="text1"/>
                <w:szCs w:val="24"/>
              </w:rPr>
            </w:pPr>
            <w:r>
              <w:rPr>
                <w:rFonts w:cs="Times New Roman"/>
                <w:b/>
                <w:bCs/>
                <w:noProof/>
                <w:color w:val="000000" w:themeColor="text1"/>
                <w:szCs w:val="24"/>
              </w:rPr>
              <w:t>P</w:t>
            </w:r>
            <w:r w:rsidRPr="00EF5954">
              <w:rPr>
                <w:rFonts w:cs="Times New Roman"/>
                <w:b/>
                <w:bCs/>
                <w:noProof/>
                <w:color w:val="000000" w:themeColor="text1"/>
                <w:szCs w:val="24"/>
              </w:rPr>
              <w:t>ara para mantener actualizada el catalogo de productos que se muestra en el sistema</w:t>
            </w:r>
          </w:p>
        </w:tc>
      </w:tr>
    </w:tbl>
    <w:p w14:paraId="1186805A" w14:textId="77777777" w:rsidR="00F56937" w:rsidRDefault="00F56937" w:rsidP="00F56937"/>
    <w:p w14:paraId="6FF6B39D" w14:textId="77777777" w:rsidR="00F56937" w:rsidRDefault="00F56937" w:rsidP="00F56937"/>
    <w:p w14:paraId="665593B5" w14:textId="299548F1" w:rsidR="00F56937" w:rsidRPr="00EF5954" w:rsidRDefault="00EF5954" w:rsidP="00EF5954">
      <w:pPr>
        <w:pStyle w:val="Normal1"/>
        <w:spacing w:line="360" w:lineRule="auto"/>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G</w:t>
      </w:r>
      <w:r w:rsidRPr="00EF5954">
        <w:rPr>
          <w:rFonts w:ascii="Times New Roman" w:eastAsiaTheme="minorHAnsi" w:hAnsi="Times New Roman" w:cs="Times New Roman"/>
          <w:b/>
          <w:bCs/>
          <w:noProof/>
          <w:color w:val="000000" w:themeColor="text1"/>
          <w:sz w:val="24"/>
          <w:szCs w:val="24"/>
          <w:lang w:eastAsia="en-US"/>
        </w:rPr>
        <w:t>estion de categoria.</w:t>
      </w:r>
    </w:p>
    <w:tbl>
      <w:tblPr>
        <w:tblStyle w:val="Tablaconcuadrcula"/>
        <w:tblW w:w="0" w:type="auto"/>
        <w:tblLook w:val="04A0" w:firstRow="1" w:lastRow="0" w:firstColumn="1" w:lastColumn="0" w:noHBand="0" w:noVBand="1"/>
      </w:tblPr>
      <w:tblGrid>
        <w:gridCol w:w="2796"/>
        <w:gridCol w:w="3150"/>
        <w:gridCol w:w="2803"/>
      </w:tblGrid>
      <w:tr w:rsidR="00F56937" w14:paraId="1B9B75CA" w14:textId="77777777" w:rsidTr="007629A1">
        <w:trPr>
          <w:trHeight w:val="552"/>
        </w:trPr>
        <w:tc>
          <w:tcPr>
            <w:tcW w:w="8978" w:type="dxa"/>
            <w:gridSpan w:val="3"/>
          </w:tcPr>
          <w:p w14:paraId="7C106263" w14:textId="012A7103" w:rsidR="00F56937" w:rsidRDefault="00527F6A" w:rsidP="00527F6A">
            <w:r>
              <w:rPr>
                <w:rFonts w:cs="Times New Roman"/>
                <w:b/>
                <w:bCs/>
                <w:noProof/>
                <w:color w:val="000000" w:themeColor="text1"/>
                <w:szCs w:val="24"/>
              </w:rPr>
              <w:t>H</w:t>
            </w:r>
            <w:r w:rsidR="00EF5954" w:rsidRPr="00EF5954">
              <w:rPr>
                <w:rFonts w:cs="Times New Roman"/>
                <w:b/>
                <w:bCs/>
                <w:noProof/>
                <w:color w:val="000000" w:themeColor="text1"/>
                <w:szCs w:val="24"/>
              </w:rPr>
              <w:t xml:space="preserve">istoria de usuario: </w:t>
            </w:r>
            <w:r w:rsidR="006B557A">
              <w:rPr>
                <w:rFonts w:cs="Times New Roman"/>
                <w:b/>
                <w:bCs/>
                <w:noProof/>
                <w:color w:val="000000" w:themeColor="text1"/>
                <w:szCs w:val="24"/>
              </w:rPr>
              <w:t>R</w:t>
            </w:r>
            <w:r w:rsidR="00EF5954" w:rsidRPr="00EF5954">
              <w:rPr>
                <w:rFonts w:cs="Times New Roman"/>
                <w:b/>
                <w:bCs/>
                <w:noProof/>
                <w:color w:val="000000" w:themeColor="text1"/>
                <w:szCs w:val="24"/>
              </w:rPr>
              <w:t>egistrar categoria</w:t>
            </w:r>
            <w:r w:rsidR="00EF5954">
              <w:rPr>
                <w:b/>
              </w:rPr>
              <w:t xml:space="preserve">                    </w:t>
            </w:r>
            <w:r>
              <w:rPr>
                <w:b/>
              </w:rPr>
              <w:t xml:space="preserve">                    </w:t>
            </w:r>
            <w:r w:rsidR="00F56937">
              <w:rPr>
                <w:b/>
              </w:rPr>
              <w:t>HU-PDD-7</w:t>
            </w:r>
          </w:p>
        </w:tc>
      </w:tr>
      <w:tr w:rsidR="00F56937" w14:paraId="4EF3E7E2" w14:textId="77777777" w:rsidTr="007629A1">
        <w:trPr>
          <w:trHeight w:val="698"/>
        </w:trPr>
        <w:tc>
          <w:tcPr>
            <w:tcW w:w="3000" w:type="dxa"/>
          </w:tcPr>
          <w:p w14:paraId="360289BF" w14:textId="71019778"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14:paraId="1A6B232E" w14:textId="1B1927EF"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14:paraId="1B31576E" w14:textId="039D8678"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F56937" w14:paraId="5EC003E4" w14:textId="77777777" w:rsidTr="007629A1">
        <w:trPr>
          <w:trHeight w:val="1142"/>
        </w:trPr>
        <w:tc>
          <w:tcPr>
            <w:tcW w:w="3000" w:type="dxa"/>
          </w:tcPr>
          <w:p w14:paraId="7E13A988" w14:textId="1E867BD4"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Y</w:t>
            </w:r>
            <w:r w:rsidRPr="00527F6A">
              <w:rPr>
                <w:rFonts w:cs="Times New Roman"/>
                <w:b/>
                <w:bCs/>
                <w:noProof/>
                <w:color w:val="000000" w:themeColor="text1"/>
                <w:szCs w:val="24"/>
              </w:rPr>
              <w:t>o: como administrador o propietario</w:t>
            </w:r>
          </w:p>
        </w:tc>
        <w:tc>
          <w:tcPr>
            <w:tcW w:w="3020" w:type="dxa"/>
          </w:tcPr>
          <w:p w14:paraId="535BBDD7" w14:textId="1A37B60B"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N</w:t>
            </w:r>
            <w:r w:rsidRPr="00527F6A">
              <w:rPr>
                <w:rFonts w:cs="Times New Roman"/>
                <w:b/>
                <w:bCs/>
                <w:noProof/>
                <w:color w:val="000000" w:themeColor="text1"/>
                <w:szCs w:val="24"/>
              </w:rPr>
              <w:t>ecesito  poder crear categorias.</w:t>
            </w:r>
          </w:p>
        </w:tc>
        <w:tc>
          <w:tcPr>
            <w:tcW w:w="2958" w:type="dxa"/>
          </w:tcPr>
          <w:p w14:paraId="018ECFA1" w14:textId="11AFCE3E"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P</w:t>
            </w:r>
            <w:r w:rsidRPr="00527F6A">
              <w:rPr>
                <w:rFonts w:cs="Times New Roman"/>
                <w:b/>
                <w:bCs/>
                <w:noProof/>
                <w:color w:val="000000" w:themeColor="text1"/>
                <w:szCs w:val="24"/>
              </w:rPr>
              <w:t>ara clasificar los productos registrados en el sistema.</w:t>
            </w:r>
          </w:p>
        </w:tc>
      </w:tr>
    </w:tbl>
    <w:p w14:paraId="076228B6" w14:textId="77777777" w:rsidR="00F56937" w:rsidRDefault="00F56937" w:rsidP="00F56937"/>
    <w:p w14:paraId="5BC075C1" w14:textId="77777777" w:rsidR="00F56937" w:rsidRDefault="00F56937" w:rsidP="00F56937"/>
    <w:p w14:paraId="01724A54" w14:textId="77777777" w:rsidR="00F56937" w:rsidRDefault="00F56937" w:rsidP="00F56937"/>
    <w:p w14:paraId="189A2A7F" w14:textId="77777777" w:rsidR="00F56937" w:rsidRDefault="00F56937" w:rsidP="00F56937"/>
    <w:tbl>
      <w:tblPr>
        <w:tblStyle w:val="Tablaconcuadrcula"/>
        <w:tblW w:w="0" w:type="auto"/>
        <w:tblLook w:val="04A0" w:firstRow="1" w:lastRow="0" w:firstColumn="1" w:lastColumn="0" w:noHBand="0" w:noVBand="1"/>
      </w:tblPr>
      <w:tblGrid>
        <w:gridCol w:w="2796"/>
        <w:gridCol w:w="3150"/>
        <w:gridCol w:w="2803"/>
      </w:tblGrid>
      <w:tr w:rsidR="00F56937" w14:paraId="245D62FE" w14:textId="77777777" w:rsidTr="007629A1">
        <w:trPr>
          <w:trHeight w:val="552"/>
        </w:trPr>
        <w:tc>
          <w:tcPr>
            <w:tcW w:w="8978" w:type="dxa"/>
            <w:gridSpan w:val="3"/>
          </w:tcPr>
          <w:p w14:paraId="6D5D0388" w14:textId="24BFC738" w:rsidR="00F56937" w:rsidRDefault="00527F6A" w:rsidP="00527F6A">
            <w:r>
              <w:rPr>
                <w:rFonts w:cs="Times New Roman"/>
                <w:b/>
                <w:bCs/>
                <w:noProof/>
                <w:color w:val="000000" w:themeColor="text1"/>
                <w:szCs w:val="24"/>
              </w:rPr>
              <w:lastRenderedPageBreak/>
              <w:t>H</w:t>
            </w:r>
            <w:r w:rsidRPr="00527F6A">
              <w:rPr>
                <w:rFonts w:cs="Times New Roman"/>
                <w:b/>
                <w:bCs/>
                <w:noProof/>
                <w:color w:val="000000" w:themeColor="text1"/>
                <w:szCs w:val="24"/>
              </w:rPr>
              <w:t xml:space="preserve">istoria de usuario: </w:t>
            </w:r>
            <w:r w:rsidR="006B557A">
              <w:rPr>
                <w:rFonts w:cs="Times New Roman"/>
                <w:b/>
                <w:bCs/>
                <w:noProof/>
                <w:color w:val="000000" w:themeColor="text1"/>
                <w:szCs w:val="24"/>
              </w:rPr>
              <w:t>L</w:t>
            </w:r>
            <w:r w:rsidRPr="00527F6A">
              <w:rPr>
                <w:rFonts w:cs="Times New Roman"/>
                <w:b/>
                <w:bCs/>
                <w:noProof/>
                <w:color w:val="000000" w:themeColor="text1"/>
                <w:szCs w:val="24"/>
              </w:rPr>
              <w:t>istar categoria</w:t>
            </w:r>
            <w:r>
              <w:rPr>
                <w:b/>
              </w:rPr>
              <w:t xml:space="preserve">                                         </w:t>
            </w:r>
            <w:r w:rsidR="00F56937">
              <w:rPr>
                <w:b/>
              </w:rPr>
              <w:t>HU-PDD-8</w:t>
            </w:r>
          </w:p>
        </w:tc>
      </w:tr>
      <w:tr w:rsidR="00F56937" w14:paraId="3A5A4C68" w14:textId="77777777" w:rsidTr="007629A1">
        <w:trPr>
          <w:trHeight w:val="698"/>
        </w:trPr>
        <w:tc>
          <w:tcPr>
            <w:tcW w:w="3000" w:type="dxa"/>
          </w:tcPr>
          <w:p w14:paraId="2DAB7FC5" w14:textId="0A9864A8"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14:paraId="275165B6" w14:textId="047DE958"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14:paraId="78B7B2FB" w14:textId="454D83E9"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F56937" w14:paraId="3F5269A7" w14:textId="77777777" w:rsidTr="007629A1">
        <w:trPr>
          <w:trHeight w:val="1142"/>
        </w:trPr>
        <w:tc>
          <w:tcPr>
            <w:tcW w:w="3000" w:type="dxa"/>
          </w:tcPr>
          <w:p w14:paraId="35320A1F" w14:textId="72443FCE"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Y</w:t>
            </w:r>
            <w:r w:rsidRPr="00527F6A">
              <w:rPr>
                <w:rFonts w:cs="Times New Roman"/>
                <w:b/>
                <w:bCs/>
                <w:noProof/>
                <w:color w:val="000000" w:themeColor="text1"/>
                <w:szCs w:val="24"/>
              </w:rPr>
              <w:t>o: como administrador o propietario</w:t>
            </w:r>
          </w:p>
        </w:tc>
        <w:tc>
          <w:tcPr>
            <w:tcW w:w="3020" w:type="dxa"/>
          </w:tcPr>
          <w:p w14:paraId="5BBB2705" w14:textId="148D7549"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N</w:t>
            </w:r>
            <w:r w:rsidRPr="00527F6A">
              <w:rPr>
                <w:rFonts w:cs="Times New Roman"/>
                <w:b/>
                <w:bCs/>
                <w:noProof/>
                <w:color w:val="000000" w:themeColor="text1"/>
                <w:szCs w:val="24"/>
              </w:rPr>
              <w:t>ecesito ver un producto.</w:t>
            </w:r>
          </w:p>
        </w:tc>
        <w:tc>
          <w:tcPr>
            <w:tcW w:w="2958" w:type="dxa"/>
          </w:tcPr>
          <w:p w14:paraId="35D4C9E7" w14:textId="5247BDFD"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P</w:t>
            </w:r>
            <w:r w:rsidRPr="00527F6A">
              <w:rPr>
                <w:rFonts w:cs="Times New Roman"/>
                <w:b/>
                <w:bCs/>
                <w:noProof/>
                <w:color w:val="000000" w:themeColor="text1"/>
                <w:szCs w:val="24"/>
              </w:rPr>
              <w:t>ara conocer la informacion detallada, existencia y otras caracteristicas particulares del producto.</w:t>
            </w:r>
          </w:p>
        </w:tc>
      </w:tr>
    </w:tbl>
    <w:p w14:paraId="57ABF120" w14:textId="77777777" w:rsidR="00F56937" w:rsidRDefault="00F56937" w:rsidP="00F56937"/>
    <w:tbl>
      <w:tblPr>
        <w:tblStyle w:val="Tablaconcuadrcula"/>
        <w:tblW w:w="0" w:type="auto"/>
        <w:tblLook w:val="04A0" w:firstRow="1" w:lastRow="0" w:firstColumn="1" w:lastColumn="0" w:noHBand="0" w:noVBand="1"/>
      </w:tblPr>
      <w:tblGrid>
        <w:gridCol w:w="2796"/>
        <w:gridCol w:w="3150"/>
        <w:gridCol w:w="2803"/>
      </w:tblGrid>
      <w:tr w:rsidR="00F56937" w14:paraId="272357B0" w14:textId="77777777" w:rsidTr="3CF82E5E">
        <w:trPr>
          <w:trHeight w:val="552"/>
        </w:trPr>
        <w:tc>
          <w:tcPr>
            <w:tcW w:w="8978" w:type="dxa"/>
            <w:gridSpan w:val="3"/>
          </w:tcPr>
          <w:p w14:paraId="7A4E4112" w14:textId="12EFA30C" w:rsidR="00F56937" w:rsidRDefault="3CF82E5E" w:rsidP="00527F6A">
            <w:r w:rsidRPr="3CF82E5E">
              <w:rPr>
                <w:rFonts w:cs="Times New Roman"/>
                <w:b/>
                <w:bCs/>
                <w:noProof/>
                <w:color w:val="000000" w:themeColor="text1"/>
              </w:rPr>
              <w:t>Historia de usuario: Listar categorías</w:t>
            </w:r>
            <w:r w:rsidRPr="3CF82E5E">
              <w:rPr>
                <w:b/>
                <w:bCs/>
              </w:rPr>
              <w:t xml:space="preserve">                                            HU-PDD-9</w:t>
            </w:r>
          </w:p>
        </w:tc>
      </w:tr>
      <w:tr w:rsidR="00F56937" w14:paraId="31E35822" w14:textId="77777777" w:rsidTr="3CF82E5E">
        <w:trPr>
          <w:trHeight w:val="698"/>
        </w:trPr>
        <w:tc>
          <w:tcPr>
            <w:tcW w:w="3000" w:type="dxa"/>
          </w:tcPr>
          <w:p w14:paraId="11E7B011" w14:textId="74506275"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14:paraId="005A2757" w14:textId="44F7E1BF"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14:paraId="1DA3D9B3" w14:textId="3C73C5E7"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F56937" w14:paraId="6C593557" w14:textId="77777777" w:rsidTr="3CF82E5E">
        <w:trPr>
          <w:trHeight w:val="1142"/>
        </w:trPr>
        <w:tc>
          <w:tcPr>
            <w:tcW w:w="3000" w:type="dxa"/>
          </w:tcPr>
          <w:p w14:paraId="79B8E9BD" w14:textId="7237C2D6"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Y</w:t>
            </w:r>
            <w:r w:rsidRPr="00527F6A">
              <w:rPr>
                <w:rFonts w:cs="Times New Roman"/>
                <w:b/>
                <w:bCs/>
                <w:noProof/>
                <w:color w:val="000000" w:themeColor="text1"/>
                <w:szCs w:val="24"/>
              </w:rPr>
              <w:t>o: como administrador o propietario</w:t>
            </w:r>
          </w:p>
        </w:tc>
        <w:tc>
          <w:tcPr>
            <w:tcW w:w="3020" w:type="dxa"/>
          </w:tcPr>
          <w:p w14:paraId="45EBEC40" w14:textId="3CCD8610"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N</w:t>
            </w:r>
            <w:r w:rsidRPr="00527F6A">
              <w:rPr>
                <w:rFonts w:cs="Times New Roman"/>
                <w:b/>
                <w:bCs/>
                <w:noProof/>
                <w:color w:val="000000" w:themeColor="text1"/>
                <w:szCs w:val="24"/>
              </w:rPr>
              <w:t>ecesito poder listar las categorias.</w:t>
            </w:r>
          </w:p>
        </w:tc>
        <w:tc>
          <w:tcPr>
            <w:tcW w:w="2958" w:type="dxa"/>
          </w:tcPr>
          <w:p w14:paraId="06D31F02" w14:textId="2783C3C3"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P</w:t>
            </w:r>
            <w:r w:rsidRPr="00527F6A">
              <w:rPr>
                <w:rFonts w:cs="Times New Roman"/>
                <w:b/>
                <w:bCs/>
                <w:noProof/>
                <w:color w:val="000000" w:themeColor="text1"/>
                <w:szCs w:val="24"/>
              </w:rPr>
              <w:t>ara saber cuantas categorias hay registradas en el sistema.</w:t>
            </w:r>
          </w:p>
        </w:tc>
      </w:tr>
    </w:tbl>
    <w:p w14:paraId="35602B7D" w14:textId="77777777" w:rsidR="00F56937" w:rsidRDefault="00F56937" w:rsidP="00F56937"/>
    <w:p w14:paraId="45712F01" w14:textId="77777777" w:rsidR="00F56937" w:rsidRDefault="00F56937" w:rsidP="00F56937"/>
    <w:tbl>
      <w:tblPr>
        <w:tblStyle w:val="Tablaconcuadrcula"/>
        <w:tblW w:w="0" w:type="auto"/>
        <w:tblLook w:val="04A0" w:firstRow="1" w:lastRow="0" w:firstColumn="1" w:lastColumn="0" w:noHBand="0" w:noVBand="1"/>
      </w:tblPr>
      <w:tblGrid>
        <w:gridCol w:w="2796"/>
        <w:gridCol w:w="3150"/>
        <w:gridCol w:w="2803"/>
      </w:tblGrid>
      <w:tr w:rsidR="00F56937" w14:paraId="03C8DEC8" w14:textId="77777777" w:rsidTr="007629A1">
        <w:trPr>
          <w:trHeight w:val="552"/>
        </w:trPr>
        <w:tc>
          <w:tcPr>
            <w:tcW w:w="8978" w:type="dxa"/>
            <w:gridSpan w:val="3"/>
          </w:tcPr>
          <w:p w14:paraId="222515FA" w14:textId="0201EF23" w:rsidR="00F56937" w:rsidRDefault="00527F6A" w:rsidP="00527F6A">
            <w:r>
              <w:rPr>
                <w:rFonts w:cs="Times New Roman"/>
                <w:b/>
                <w:bCs/>
                <w:noProof/>
                <w:color w:val="000000" w:themeColor="text1"/>
                <w:szCs w:val="24"/>
              </w:rPr>
              <w:t>H</w:t>
            </w:r>
            <w:r w:rsidRPr="00527F6A">
              <w:rPr>
                <w:rFonts w:cs="Times New Roman"/>
                <w:b/>
                <w:bCs/>
                <w:noProof/>
                <w:color w:val="000000" w:themeColor="text1"/>
                <w:szCs w:val="24"/>
              </w:rPr>
              <w:t xml:space="preserve">istoria de usuario: </w:t>
            </w:r>
            <w:r w:rsidR="006B557A">
              <w:rPr>
                <w:rFonts w:cs="Times New Roman"/>
                <w:b/>
                <w:bCs/>
                <w:noProof/>
                <w:color w:val="000000" w:themeColor="text1"/>
                <w:szCs w:val="24"/>
              </w:rPr>
              <w:t>B</w:t>
            </w:r>
            <w:r w:rsidRPr="00527F6A">
              <w:rPr>
                <w:rFonts w:cs="Times New Roman"/>
                <w:b/>
                <w:bCs/>
                <w:noProof/>
                <w:color w:val="000000" w:themeColor="text1"/>
                <w:szCs w:val="24"/>
              </w:rPr>
              <w:t>uscar categoría</w:t>
            </w:r>
            <w:r>
              <w:rPr>
                <w:b/>
              </w:rPr>
              <w:t xml:space="preserve">                                       </w:t>
            </w:r>
            <w:r w:rsidR="00F56937">
              <w:rPr>
                <w:b/>
              </w:rPr>
              <w:t>HU-PDD-10</w:t>
            </w:r>
          </w:p>
        </w:tc>
      </w:tr>
      <w:tr w:rsidR="00F56937" w14:paraId="6BE897AE" w14:textId="77777777" w:rsidTr="007629A1">
        <w:trPr>
          <w:trHeight w:val="698"/>
        </w:trPr>
        <w:tc>
          <w:tcPr>
            <w:tcW w:w="3000" w:type="dxa"/>
          </w:tcPr>
          <w:p w14:paraId="4C1752A8" w14:textId="7364543A"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14:paraId="35CAD31E" w14:textId="01E611BC"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14:paraId="411208CE" w14:textId="37D80BAC"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F56937" w14:paraId="6A8E35A3" w14:textId="77777777" w:rsidTr="007629A1">
        <w:trPr>
          <w:trHeight w:val="1142"/>
        </w:trPr>
        <w:tc>
          <w:tcPr>
            <w:tcW w:w="3000" w:type="dxa"/>
          </w:tcPr>
          <w:p w14:paraId="550FEE0A" w14:textId="40F48C96"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Y</w:t>
            </w:r>
            <w:r w:rsidRPr="00527F6A">
              <w:rPr>
                <w:rFonts w:cs="Times New Roman"/>
                <w:b/>
                <w:bCs/>
                <w:noProof/>
                <w:color w:val="000000" w:themeColor="text1"/>
                <w:szCs w:val="24"/>
              </w:rPr>
              <w:t>o: como administrador o propietario</w:t>
            </w:r>
          </w:p>
        </w:tc>
        <w:tc>
          <w:tcPr>
            <w:tcW w:w="3020" w:type="dxa"/>
          </w:tcPr>
          <w:p w14:paraId="5F2BCAF9" w14:textId="318923CC"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N</w:t>
            </w:r>
            <w:r w:rsidRPr="00527F6A">
              <w:rPr>
                <w:rFonts w:cs="Times New Roman"/>
                <w:b/>
                <w:bCs/>
                <w:noProof/>
                <w:color w:val="000000" w:themeColor="text1"/>
                <w:szCs w:val="24"/>
              </w:rPr>
              <w:t>ecesito poder buscar</w:t>
            </w:r>
          </w:p>
          <w:p w14:paraId="2E16AE64" w14:textId="3A24C975"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una categoría.</w:t>
            </w:r>
          </w:p>
        </w:tc>
        <w:tc>
          <w:tcPr>
            <w:tcW w:w="2958" w:type="dxa"/>
          </w:tcPr>
          <w:p w14:paraId="372CF670" w14:textId="2BEF665E"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P</w:t>
            </w:r>
            <w:r w:rsidRPr="00527F6A">
              <w:rPr>
                <w:rFonts w:cs="Times New Roman"/>
                <w:b/>
                <w:bCs/>
                <w:noProof/>
                <w:color w:val="000000" w:themeColor="text1"/>
                <w:szCs w:val="24"/>
              </w:rPr>
              <w:t>ara saber si existe la categoría y</w:t>
            </w:r>
          </w:p>
          <w:p w14:paraId="52F704CC" w14:textId="6340B5F6"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acceder a la información de</w:t>
            </w:r>
          </w:p>
          <w:p w14:paraId="697FE557" w14:textId="2097230F"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forma más rápida.</w:t>
            </w:r>
          </w:p>
        </w:tc>
      </w:tr>
    </w:tbl>
    <w:p w14:paraId="6CAC91CB" w14:textId="77777777" w:rsidR="00F56937" w:rsidRDefault="00F56937" w:rsidP="00F56937"/>
    <w:tbl>
      <w:tblPr>
        <w:tblStyle w:val="Tablaconcuadrcula"/>
        <w:tblW w:w="0" w:type="auto"/>
        <w:tblLook w:val="04A0" w:firstRow="1" w:lastRow="0" w:firstColumn="1" w:lastColumn="0" w:noHBand="0" w:noVBand="1"/>
      </w:tblPr>
      <w:tblGrid>
        <w:gridCol w:w="2796"/>
        <w:gridCol w:w="3150"/>
        <w:gridCol w:w="2803"/>
      </w:tblGrid>
      <w:tr w:rsidR="00F56937" w14:paraId="51F17BA7" w14:textId="77777777" w:rsidTr="3CF82E5E">
        <w:trPr>
          <w:trHeight w:val="552"/>
        </w:trPr>
        <w:tc>
          <w:tcPr>
            <w:tcW w:w="8978" w:type="dxa"/>
            <w:gridSpan w:val="3"/>
          </w:tcPr>
          <w:p w14:paraId="336201F2" w14:textId="3B0E5936" w:rsidR="00F56937" w:rsidRDefault="3CF82E5E" w:rsidP="00527F6A">
            <w:r w:rsidRPr="3CF82E5E">
              <w:rPr>
                <w:rFonts w:cs="Times New Roman"/>
                <w:b/>
                <w:bCs/>
                <w:noProof/>
                <w:color w:val="000000" w:themeColor="text1"/>
              </w:rPr>
              <w:t>Historia de usuario: Ver detalles de  categoría</w:t>
            </w:r>
            <w:r w:rsidRPr="3CF82E5E">
              <w:rPr>
                <w:b/>
                <w:bCs/>
              </w:rPr>
              <w:t xml:space="preserve">                                      HU-PDD-11</w:t>
            </w:r>
          </w:p>
        </w:tc>
      </w:tr>
      <w:tr w:rsidR="00F56937" w14:paraId="4F0745B1" w14:textId="77777777" w:rsidTr="3CF82E5E">
        <w:trPr>
          <w:trHeight w:val="698"/>
        </w:trPr>
        <w:tc>
          <w:tcPr>
            <w:tcW w:w="3000" w:type="dxa"/>
          </w:tcPr>
          <w:p w14:paraId="38218E3C" w14:textId="43519D23"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14:paraId="7A5A6218" w14:textId="5EEBDA23"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14:paraId="78722BCD" w14:textId="6D357658"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F56937" w14:paraId="263F0FDA" w14:textId="77777777" w:rsidTr="3CF82E5E">
        <w:trPr>
          <w:trHeight w:val="1142"/>
        </w:trPr>
        <w:tc>
          <w:tcPr>
            <w:tcW w:w="3000" w:type="dxa"/>
          </w:tcPr>
          <w:p w14:paraId="650978A1" w14:textId="173BE641"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Y</w:t>
            </w:r>
            <w:r w:rsidRPr="00527F6A">
              <w:rPr>
                <w:rFonts w:cs="Times New Roman"/>
                <w:b/>
                <w:bCs/>
                <w:noProof/>
                <w:color w:val="000000" w:themeColor="text1"/>
                <w:szCs w:val="24"/>
              </w:rPr>
              <w:t>o: como administrador o propietario</w:t>
            </w:r>
          </w:p>
        </w:tc>
        <w:tc>
          <w:tcPr>
            <w:tcW w:w="3020" w:type="dxa"/>
          </w:tcPr>
          <w:p w14:paraId="3765B6D1" w14:textId="5A81E81E"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N</w:t>
            </w:r>
            <w:r w:rsidRPr="00527F6A">
              <w:rPr>
                <w:rFonts w:cs="Times New Roman"/>
                <w:b/>
                <w:bCs/>
                <w:noProof/>
                <w:color w:val="000000" w:themeColor="text1"/>
                <w:szCs w:val="24"/>
              </w:rPr>
              <w:t>ecesito poder ver la</w:t>
            </w:r>
          </w:p>
          <w:p w14:paraId="54235334" w14:textId="3C159479"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información detallada de</w:t>
            </w:r>
          </w:p>
          <w:p w14:paraId="6A3BE594" w14:textId="122F3176"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una categoría</w:t>
            </w:r>
          </w:p>
          <w:p w14:paraId="16E349FE" w14:textId="276DF7AC"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registrada en el sistema.</w:t>
            </w:r>
          </w:p>
        </w:tc>
        <w:tc>
          <w:tcPr>
            <w:tcW w:w="2958" w:type="dxa"/>
          </w:tcPr>
          <w:p w14:paraId="289A45FB" w14:textId="159EEF62"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P</w:t>
            </w:r>
            <w:r w:rsidRPr="00527F6A">
              <w:rPr>
                <w:rFonts w:cs="Times New Roman"/>
                <w:b/>
                <w:bCs/>
                <w:noProof/>
                <w:color w:val="000000" w:themeColor="text1"/>
                <w:szCs w:val="24"/>
              </w:rPr>
              <w:t>ara verificar los datos</w:t>
            </w:r>
          </w:p>
          <w:p w14:paraId="417B6435" w14:textId="656BF484"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registrados y si debe</w:t>
            </w:r>
          </w:p>
          <w:p w14:paraId="35C01DAC" w14:textId="2F848667"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hacer mantenimiento.</w:t>
            </w:r>
          </w:p>
        </w:tc>
      </w:tr>
    </w:tbl>
    <w:p w14:paraId="5C4FD2CB" w14:textId="77777777" w:rsidR="00F56937" w:rsidRDefault="00F56937" w:rsidP="00F56937"/>
    <w:p w14:paraId="7D56A337" w14:textId="77777777" w:rsidR="00F56937" w:rsidRDefault="00F56937" w:rsidP="00F56937"/>
    <w:tbl>
      <w:tblPr>
        <w:tblStyle w:val="Tablaconcuadrcula"/>
        <w:tblW w:w="0" w:type="auto"/>
        <w:tblLook w:val="04A0" w:firstRow="1" w:lastRow="0" w:firstColumn="1" w:lastColumn="0" w:noHBand="0" w:noVBand="1"/>
      </w:tblPr>
      <w:tblGrid>
        <w:gridCol w:w="2796"/>
        <w:gridCol w:w="3150"/>
        <w:gridCol w:w="2803"/>
      </w:tblGrid>
      <w:tr w:rsidR="00F56937" w14:paraId="11C76701" w14:textId="77777777" w:rsidTr="007629A1">
        <w:trPr>
          <w:trHeight w:val="552"/>
        </w:trPr>
        <w:tc>
          <w:tcPr>
            <w:tcW w:w="8978" w:type="dxa"/>
            <w:gridSpan w:val="3"/>
          </w:tcPr>
          <w:p w14:paraId="7FC05D47" w14:textId="5FB5099C" w:rsidR="00F56937" w:rsidRDefault="00527F6A" w:rsidP="00527F6A">
            <w:r>
              <w:rPr>
                <w:rFonts w:cs="Times New Roman"/>
                <w:b/>
                <w:bCs/>
                <w:noProof/>
                <w:color w:val="000000" w:themeColor="text1"/>
                <w:szCs w:val="24"/>
              </w:rPr>
              <w:t>H</w:t>
            </w:r>
            <w:r w:rsidRPr="00527F6A">
              <w:rPr>
                <w:rFonts w:cs="Times New Roman"/>
                <w:b/>
                <w:bCs/>
                <w:noProof/>
                <w:color w:val="000000" w:themeColor="text1"/>
                <w:szCs w:val="24"/>
              </w:rPr>
              <w:t xml:space="preserve">istoria de usuario: </w:t>
            </w:r>
            <w:r w:rsidR="006B557A">
              <w:rPr>
                <w:rFonts w:cs="Times New Roman"/>
                <w:b/>
                <w:bCs/>
                <w:noProof/>
                <w:color w:val="000000" w:themeColor="text1"/>
                <w:szCs w:val="24"/>
              </w:rPr>
              <w:t>E</w:t>
            </w:r>
            <w:r w:rsidRPr="00527F6A">
              <w:rPr>
                <w:rFonts w:cs="Times New Roman"/>
                <w:b/>
                <w:bCs/>
                <w:noProof/>
                <w:color w:val="000000" w:themeColor="text1"/>
                <w:szCs w:val="24"/>
              </w:rPr>
              <w:t>ditar categoría</w:t>
            </w:r>
            <w:r w:rsidRPr="003943AA">
              <w:rPr>
                <w:b/>
              </w:rPr>
              <w:t xml:space="preserve">                       </w:t>
            </w:r>
            <w:r>
              <w:rPr>
                <w:b/>
              </w:rPr>
              <w:t xml:space="preserve">                 </w:t>
            </w:r>
            <w:r w:rsidR="00F56937">
              <w:rPr>
                <w:b/>
              </w:rPr>
              <w:t>HU-PDD-12</w:t>
            </w:r>
          </w:p>
        </w:tc>
      </w:tr>
      <w:tr w:rsidR="00F56937" w14:paraId="5967E690" w14:textId="77777777" w:rsidTr="007629A1">
        <w:trPr>
          <w:trHeight w:val="698"/>
        </w:trPr>
        <w:tc>
          <w:tcPr>
            <w:tcW w:w="3000" w:type="dxa"/>
          </w:tcPr>
          <w:p w14:paraId="29C74EBB" w14:textId="72FF2C25"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14:paraId="5E242CB4" w14:textId="123EEBA2"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14:paraId="2CD3EE40" w14:textId="51444535" w:rsidR="00F56937" w:rsidRPr="00527F6A" w:rsidRDefault="00527F6A" w:rsidP="00527F6A">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F56937" w14:paraId="168E04D9" w14:textId="77777777" w:rsidTr="007629A1">
        <w:trPr>
          <w:trHeight w:val="1142"/>
        </w:trPr>
        <w:tc>
          <w:tcPr>
            <w:tcW w:w="3000" w:type="dxa"/>
          </w:tcPr>
          <w:p w14:paraId="02050FF0" w14:textId="3439DA3D"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Y</w:t>
            </w:r>
            <w:r w:rsidRPr="00527F6A">
              <w:rPr>
                <w:rFonts w:cs="Times New Roman"/>
                <w:b/>
                <w:bCs/>
                <w:noProof/>
                <w:color w:val="000000" w:themeColor="text1"/>
                <w:szCs w:val="24"/>
              </w:rPr>
              <w:t>o: como administrador o propietario</w:t>
            </w:r>
          </w:p>
        </w:tc>
        <w:tc>
          <w:tcPr>
            <w:tcW w:w="3020" w:type="dxa"/>
          </w:tcPr>
          <w:p w14:paraId="174113B3" w14:textId="3ABB1A54"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N</w:t>
            </w:r>
            <w:r w:rsidRPr="00527F6A">
              <w:rPr>
                <w:rFonts w:cs="Times New Roman"/>
                <w:b/>
                <w:bCs/>
                <w:noProof/>
                <w:color w:val="000000" w:themeColor="text1"/>
                <w:szCs w:val="24"/>
              </w:rPr>
              <w:t>ecesito poder editar una</w:t>
            </w:r>
          </w:p>
          <w:p w14:paraId="369D85A2" w14:textId="3972D6C9"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las categorías.</w:t>
            </w:r>
          </w:p>
        </w:tc>
        <w:tc>
          <w:tcPr>
            <w:tcW w:w="2958" w:type="dxa"/>
          </w:tcPr>
          <w:p w14:paraId="541C6CE5" w14:textId="5D374411" w:rsidR="00F56937" w:rsidRPr="00527F6A" w:rsidRDefault="00527F6A" w:rsidP="007629A1">
            <w:pPr>
              <w:rPr>
                <w:rFonts w:cs="Times New Roman"/>
                <w:b/>
                <w:bCs/>
                <w:noProof/>
                <w:color w:val="000000" w:themeColor="text1"/>
                <w:szCs w:val="24"/>
              </w:rPr>
            </w:pPr>
            <w:r>
              <w:rPr>
                <w:rFonts w:cs="Times New Roman"/>
                <w:b/>
                <w:bCs/>
                <w:noProof/>
                <w:color w:val="000000" w:themeColor="text1"/>
                <w:szCs w:val="24"/>
              </w:rPr>
              <w:t>P</w:t>
            </w:r>
            <w:r w:rsidRPr="00527F6A">
              <w:rPr>
                <w:rFonts w:cs="Times New Roman"/>
                <w:b/>
                <w:bCs/>
                <w:noProof/>
                <w:color w:val="000000" w:themeColor="text1"/>
                <w:szCs w:val="24"/>
              </w:rPr>
              <w:t>ara hacer mantenimiento a la</w:t>
            </w:r>
          </w:p>
          <w:p w14:paraId="618A6D3F" w14:textId="5DB190B2" w:rsidR="00F56937" w:rsidRPr="00527F6A" w:rsidRDefault="00527F6A" w:rsidP="007629A1">
            <w:pPr>
              <w:rPr>
                <w:rFonts w:cs="Times New Roman"/>
                <w:b/>
                <w:bCs/>
                <w:noProof/>
                <w:color w:val="000000" w:themeColor="text1"/>
                <w:szCs w:val="24"/>
              </w:rPr>
            </w:pPr>
            <w:r w:rsidRPr="00527F6A">
              <w:rPr>
                <w:rFonts w:cs="Times New Roman"/>
                <w:b/>
                <w:bCs/>
                <w:noProof/>
                <w:color w:val="000000" w:themeColor="text1"/>
                <w:szCs w:val="24"/>
              </w:rPr>
              <w:t>información registrada de las categorías.</w:t>
            </w:r>
          </w:p>
        </w:tc>
      </w:tr>
    </w:tbl>
    <w:p w14:paraId="615CAF14" w14:textId="77777777" w:rsidR="00F56937" w:rsidRDefault="00F56937" w:rsidP="00F56937"/>
    <w:tbl>
      <w:tblPr>
        <w:tblStyle w:val="Tablaconcuadrcula"/>
        <w:tblW w:w="0" w:type="auto"/>
        <w:tblLook w:val="04A0" w:firstRow="1" w:lastRow="0" w:firstColumn="1" w:lastColumn="0" w:noHBand="0" w:noVBand="1"/>
      </w:tblPr>
      <w:tblGrid>
        <w:gridCol w:w="2796"/>
        <w:gridCol w:w="3150"/>
        <w:gridCol w:w="2803"/>
      </w:tblGrid>
      <w:tr w:rsidR="00F56937" w14:paraId="3CEC77DB" w14:textId="77777777" w:rsidTr="007629A1">
        <w:trPr>
          <w:trHeight w:val="552"/>
        </w:trPr>
        <w:tc>
          <w:tcPr>
            <w:tcW w:w="8978" w:type="dxa"/>
            <w:gridSpan w:val="3"/>
          </w:tcPr>
          <w:p w14:paraId="3BB57F96" w14:textId="37C64DE0" w:rsidR="00F56937" w:rsidRDefault="00527F6A" w:rsidP="006B557A">
            <w:r>
              <w:rPr>
                <w:rFonts w:cs="Times New Roman"/>
                <w:b/>
                <w:bCs/>
                <w:noProof/>
                <w:color w:val="000000" w:themeColor="text1"/>
                <w:szCs w:val="24"/>
              </w:rPr>
              <w:t>H</w:t>
            </w:r>
            <w:r w:rsidRPr="00527F6A">
              <w:rPr>
                <w:rFonts w:cs="Times New Roman"/>
                <w:b/>
                <w:bCs/>
                <w:noProof/>
                <w:color w:val="000000" w:themeColor="text1"/>
                <w:szCs w:val="24"/>
              </w:rPr>
              <w:t xml:space="preserve">istoria de usuario: </w:t>
            </w:r>
            <w:r w:rsidR="006B557A">
              <w:rPr>
                <w:rFonts w:cs="Times New Roman"/>
                <w:b/>
                <w:bCs/>
                <w:noProof/>
                <w:color w:val="000000" w:themeColor="text1"/>
                <w:szCs w:val="24"/>
              </w:rPr>
              <w:t>E</w:t>
            </w:r>
            <w:r w:rsidRPr="00527F6A">
              <w:rPr>
                <w:rFonts w:cs="Times New Roman"/>
                <w:b/>
                <w:bCs/>
                <w:noProof/>
                <w:color w:val="000000" w:themeColor="text1"/>
                <w:szCs w:val="24"/>
              </w:rPr>
              <w:t>liminar categoría</w:t>
            </w:r>
            <w:r>
              <w:rPr>
                <w:b/>
              </w:rPr>
              <w:t xml:space="preserve">                  </w:t>
            </w:r>
            <w:r w:rsidR="006B557A">
              <w:rPr>
                <w:b/>
              </w:rPr>
              <w:t xml:space="preserve">                 </w:t>
            </w:r>
            <w:r w:rsidR="00F56937">
              <w:rPr>
                <w:b/>
              </w:rPr>
              <w:t>HU-PDD-13</w:t>
            </w:r>
          </w:p>
        </w:tc>
      </w:tr>
      <w:tr w:rsidR="00F56937" w14:paraId="3CEAD1C0" w14:textId="77777777" w:rsidTr="007629A1">
        <w:trPr>
          <w:trHeight w:val="698"/>
        </w:trPr>
        <w:tc>
          <w:tcPr>
            <w:tcW w:w="3000" w:type="dxa"/>
          </w:tcPr>
          <w:p w14:paraId="56BEE8A5" w14:textId="36600C77"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ol</w:t>
            </w:r>
          </w:p>
        </w:tc>
        <w:tc>
          <w:tcPr>
            <w:tcW w:w="3020" w:type="dxa"/>
          </w:tcPr>
          <w:p w14:paraId="74EFE4D8" w14:textId="0ED3E17A"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C</w:t>
            </w:r>
            <w:r w:rsidRPr="006B557A">
              <w:rPr>
                <w:rFonts w:cs="Times New Roman"/>
                <w:b/>
                <w:bCs/>
                <w:noProof/>
                <w:color w:val="000000" w:themeColor="text1"/>
                <w:szCs w:val="24"/>
              </w:rPr>
              <w:t>aracteristica/funcionalidad</w:t>
            </w:r>
          </w:p>
        </w:tc>
        <w:tc>
          <w:tcPr>
            <w:tcW w:w="2958" w:type="dxa"/>
          </w:tcPr>
          <w:p w14:paraId="322B29AE" w14:textId="793F0460"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azon/</w:t>
            </w:r>
            <w:r>
              <w:rPr>
                <w:rFonts w:cs="Times New Roman"/>
                <w:b/>
                <w:bCs/>
                <w:noProof/>
                <w:color w:val="000000" w:themeColor="text1"/>
                <w:szCs w:val="24"/>
              </w:rPr>
              <w:t>R</w:t>
            </w:r>
            <w:r w:rsidRPr="006B557A">
              <w:rPr>
                <w:rFonts w:cs="Times New Roman"/>
                <w:b/>
                <w:bCs/>
                <w:noProof/>
                <w:color w:val="000000" w:themeColor="text1"/>
                <w:szCs w:val="24"/>
              </w:rPr>
              <w:t>esultado</w:t>
            </w:r>
          </w:p>
        </w:tc>
      </w:tr>
      <w:tr w:rsidR="00F56937" w14:paraId="253EEB6A" w14:textId="77777777" w:rsidTr="007629A1">
        <w:trPr>
          <w:trHeight w:val="1142"/>
        </w:trPr>
        <w:tc>
          <w:tcPr>
            <w:tcW w:w="3000" w:type="dxa"/>
          </w:tcPr>
          <w:p w14:paraId="177D8EEA" w14:textId="378D9E53"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t>Y</w:t>
            </w:r>
            <w:r w:rsidRPr="006B557A">
              <w:rPr>
                <w:rFonts w:cs="Times New Roman"/>
                <w:b/>
                <w:bCs/>
                <w:noProof/>
                <w:color w:val="000000" w:themeColor="text1"/>
                <w:szCs w:val="24"/>
              </w:rPr>
              <w:t>o: como administrador o propietario</w:t>
            </w:r>
          </w:p>
        </w:tc>
        <w:tc>
          <w:tcPr>
            <w:tcW w:w="3020" w:type="dxa"/>
          </w:tcPr>
          <w:p w14:paraId="46E06A85" w14:textId="3F2CC1A5"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t>N</w:t>
            </w:r>
            <w:r w:rsidRPr="006B557A">
              <w:rPr>
                <w:rFonts w:cs="Times New Roman"/>
                <w:b/>
                <w:bCs/>
                <w:noProof/>
                <w:color w:val="000000" w:themeColor="text1"/>
                <w:szCs w:val="24"/>
              </w:rPr>
              <w:t>ecesito poder eliminar categorías.</w:t>
            </w:r>
          </w:p>
        </w:tc>
        <w:tc>
          <w:tcPr>
            <w:tcW w:w="2958" w:type="dxa"/>
          </w:tcPr>
          <w:p w14:paraId="2A633D0B" w14:textId="317CE0B9"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t>P</w:t>
            </w:r>
            <w:r w:rsidRPr="006B557A">
              <w:rPr>
                <w:rFonts w:cs="Times New Roman"/>
                <w:b/>
                <w:bCs/>
                <w:noProof/>
                <w:color w:val="000000" w:themeColor="text1"/>
                <w:szCs w:val="24"/>
              </w:rPr>
              <w:t>ara mantener actualizadas las</w:t>
            </w:r>
          </w:p>
          <w:p w14:paraId="3C29A8D6" w14:textId="0B2BDAE3" w:rsidR="00F56937" w:rsidRPr="006B557A" w:rsidRDefault="006B557A" w:rsidP="007629A1">
            <w:pPr>
              <w:rPr>
                <w:rFonts w:cs="Times New Roman"/>
                <w:b/>
                <w:bCs/>
                <w:noProof/>
                <w:color w:val="000000" w:themeColor="text1"/>
                <w:szCs w:val="24"/>
              </w:rPr>
            </w:pPr>
            <w:r w:rsidRPr="006B557A">
              <w:rPr>
                <w:rFonts w:cs="Times New Roman"/>
                <w:b/>
                <w:bCs/>
                <w:noProof/>
                <w:color w:val="000000" w:themeColor="text1"/>
                <w:szCs w:val="24"/>
              </w:rPr>
              <w:t>categorías en la papeleria.</w:t>
            </w:r>
          </w:p>
        </w:tc>
      </w:tr>
    </w:tbl>
    <w:p w14:paraId="79DA1AE5" w14:textId="77777777" w:rsidR="00F56937" w:rsidRDefault="00F56937" w:rsidP="00F56937"/>
    <w:p w14:paraId="17053F69" w14:textId="0A57526E" w:rsidR="00F56937" w:rsidRPr="006B557A" w:rsidRDefault="006B557A" w:rsidP="006B557A">
      <w:pPr>
        <w:pStyle w:val="Normal1"/>
        <w:spacing w:line="360" w:lineRule="auto"/>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G</w:t>
      </w:r>
      <w:r w:rsidRPr="006B557A">
        <w:rPr>
          <w:rFonts w:ascii="Times New Roman" w:eastAsiaTheme="minorHAnsi" w:hAnsi="Times New Roman" w:cs="Times New Roman"/>
          <w:b/>
          <w:bCs/>
          <w:noProof/>
          <w:color w:val="000000" w:themeColor="text1"/>
          <w:sz w:val="24"/>
          <w:szCs w:val="24"/>
          <w:lang w:eastAsia="en-US"/>
        </w:rPr>
        <w:t>estion de clientes.</w:t>
      </w:r>
    </w:p>
    <w:tbl>
      <w:tblPr>
        <w:tblStyle w:val="Tablaconcuadrcula"/>
        <w:tblW w:w="0" w:type="auto"/>
        <w:tblLook w:val="04A0" w:firstRow="1" w:lastRow="0" w:firstColumn="1" w:lastColumn="0" w:noHBand="0" w:noVBand="1"/>
      </w:tblPr>
      <w:tblGrid>
        <w:gridCol w:w="2796"/>
        <w:gridCol w:w="3150"/>
        <w:gridCol w:w="2803"/>
      </w:tblGrid>
      <w:tr w:rsidR="00F56937" w14:paraId="24406525" w14:textId="77777777" w:rsidTr="007629A1">
        <w:trPr>
          <w:trHeight w:val="552"/>
        </w:trPr>
        <w:tc>
          <w:tcPr>
            <w:tcW w:w="8978" w:type="dxa"/>
            <w:gridSpan w:val="3"/>
          </w:tcPr>
          <w:p w14:paraId="3F5E6B1F" w14:textId="5E6874A4" w:rsidR="00F56937" w:rsidRDefault="006B557A" w:rsidP="006B557A">
            <w:r>
              <w:rPr>
                <w:rFonts w:cs="Times New Roman"/>
                <w:b/>
                <w:bCs/>
                <w:noProof/>
                <w:color w:val="000000" w:themeColor="text1"/>
                <w:szCs w:val="24"/>
              </w:rPr>
              <w:t>H</w:t>
            </w:r>
            <w:r w:rsidRPr="006B557A">
              <w:rPr>
                <w:rFonts w:cs="Times New Roman"/>
                <w:b/>
                <w:bCs/>
                <w:noProof/>
                <w:color w:val="000000" w:themeColor="text1"/>
                <w:szCs w:val="24"/>
              </w:rPr>
              <w:t xml:space="preserve">istoria de usuario: </w:t>
            </w:r>
            <w:r>
              <w:rPr>
                <w:rFonts w:cs="Times New Roman"/>
                <w:b/>
                <w:bCs/>
                <w:noProof/>
                <w:color w:val="000000" w:themeColor="text1"/>
                <w:szCs w:val="24"/>
              </w:rPr>
              <w:t>R</w:t>
            </w:r>
            <w:r w:rsidRPr="006B557A">
              <w:rPr>
                <w:rFonts w:cs="Times New Roman"/>
                <w:b/>
                <w:bCs/>
                <w:noProof/>
                <w:color w:val="000000" w:themeColor="text1"/>
                <w:szCs w:val="24"/>
              </w:rPr>
              <w:t>egistrar cuenta</w:t>
            </w:r>
            <w:r>
              <w:rPr>
                <w:b/>
              </w:rPr>
              <w:t xml:space="preserve">                                       </w:t>
            </w:r>
            <w:r w:rsidR="00F56937">
              <w:rPr>
                <w:b/>
              </w:rPr>
              <w:t>HU-PDD-14</w:t>
            </w:r>
          </w:p>
        </w:tc>
      </w:tr>
      <w:tr w:rsidR="00F56937" w14:paraId="4E0CAC9C" w14:textId="77777777" w:rsidTr="007629A1">
        <w:trPr>
          <w:trHeight w:val="698"/>
        </w:trPr>
        <w:tc>
          <w:tcPr>
            <w:tcW w:w="3000" w:type="dxa"/>
          </w:tcPr>
          <w:p w14:paraId="557510F6" w14:textId="6F42FF1A"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ol</w:t>
            </w:r>
          </w:p>
        </w:tc>
        <w:tc>
          <w:tcPr>
            <w:tcW w:w="3020" w:type="dxa"/>
          </w:tcPr>
          <w:p w14:paraId="07188304" w14:textId="04E7BCD9"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C</w:t>
            </w:r>
            <w:r w:rsidRPr="006B557A">
              <w:rPr>
                <w:rFonts w:cs="Times New Roman"/>
                <w:b/>
                <w:bCs/>
                <w:noProof/>
                <w:color w:val="000000" w:themeColor="text1"/>
                <w:szCs w:val="24"/>
              </w:rPr>
              <w:t>aracteristica/funcionalidad</w:t>
            </w:r>
          </w:p>
        </w:tc>
        <w:tc>
          <w:tcPr>
            <w:tcW w:w="2958" w:type="dxa"/>
          </w:tcPr>
          <w:p w14:paraId="5266D52B" w14:textId="795FE096"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azon/</w:t>
            </w:r>
            <w:r>
              <w:rPr>
                <w:rFonts w:cs="Times New Roman"/>
                <w:b/>
                <w:bCs/>
                <w:noProof/>
                <w:color w:val="000000" w:themeColor="text1"/>
                <w:szCs w:val="24"/>
              </w:rPr>
              <w:t>R</w:t>
            </w:r>
            <w:r w:rsidRPr="006B557A">
              <w:rPr>
                <w:rFonts w:cs="Times New Roman"/>
                <w:b/>
                <w:bCs/>
                <w:noProof/>
                <w:color w:val="000000" w:themeColor="text1"/>
                <w:szCs w:val="24"/>
              </w:rPr>
              <w:t>esultado</w:t>
            </w:r>
          </w:p>
        </w:tc>
      </w:tr>
      <w:tr w:rsidR="00F56937" w14:paraId="591243C5" w14:textId="77777777" w:rsidTr="007629A1">
        <w:trPr>
          <w:trHeight w:val="1142"/>
        </w:trPr>
        <w:tc>
          <w:tcPr>
            <w:tcW w:w="3000" w:type="dxa"/>
          </w:tcPr>
          <w:p w14:paraId="5746BC47" w14:textId="6FC230ED"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t>Y</w:t>
            </w:r>
            <w:r w:rsidRPr="006B557A">
              <w:rPr>
                <w:rFonts w:cs="Times New Roman"/>
                <w:b/>
                <w:bCs/>
                <w:noProof/>
                <w:color w:val="000000" w:themeColor="text1"/>
                <w:szCs w:val="24"/>
              </w:rPr>
              <w:t>o: como administrador o propietario</w:t>
            </w:r>
          </w:p>
        </w:tc>
        <w:tc>
          <w:tcPr>
            <w:tcW w:w="3020" w:type="dxa"/>
          </w:tcPr>
          <w:p w14:paraId="4FB1E74E" w14:textId="19ED9A1B"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t>N</w:t>
            </w:r>
            <w:r w:rsidRPr="006B557A">
              <w:rPr>
                <w:rFonts w:cs="Times New Roman"/>
                <w:b/>
                <w:bCs/>
                <w:noProof/>
                <w:color w:val="000000" w:themeColor="text1"/>
                <w:szCs w:val="24"/>
              </w:rPr>
              <w:t>ecesito crear cuentas al cliente.</w:t>
            </w:r>
          </w:p>
        </w:tc>
        <w:tc>
          <w:tcPr>
            <w:tcW w:w="2958" w:type="dxa"/>
          </w:tcPr>
          <w:p w14:paraId="77036A4F" w14:textId="1942A9A2"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t>P</w:t>
            </w:r>
            <w:r w:rsidRPr="006B557A">
              <w:rPr>
                <w:rFonts w:cs="Times New Roman"/>
                <w:b/>
                <w:bCs/>
                <w:noProof/>
                <w:color w:val="000000" w:themeColor="text1"/>
                <w:szCs w:val="24"/>
              </w:rPr>
              <w:t>ara poder realizar sus compras en la papeleria.</w:t>
            </w:r>
          </w:p>
        </w:tc>
      </w:tr>
    </w:tbl>
    <w:p w14:paraId="2CBECC23" w14:textId="77777777" w:rsidR="00F56937" w:rsidRDefault="00F56937" w:rsidP="00F56937"/>
    <w:tbl>
      <w:tblPr>
        <w:tblStyle w:val="Tablaconcuadrcula"/>
        <w:tblW w:w="0" w:type="auto"/>
        <w:tblLook w:val="04A0" w:firstRow="1" w:lastRow="0" w:firstColumn="1" w:lastColumn="0" w:noHBand="0" w:noVBand="1"/>
      </w:tblPr>
      <w:tblGrid>
        <w:gridCol w:w="2674"/>
        <w:gridCol w:w="3308"/>
        <w:gridCol w:w="2767"/>
      </w:tblGrid>
      <w:tr w:rsidR="00F56937" w14:paraId="4F9880D2" w14:textId="77777777" w:rsidTr="007629A1">
        <w:trPr>
          <w:trHeight w:val="552"/>
        </w:trPr>
        <w:tc>
          <w:tcPr>
            <w:tcW w:w="9054" w:type="dxa"/>
            <w:gridSpan w:val="3"/>
          </w:tcPr>
          <w:p w14:paraId="2EAA1FF3" w14:textId="2459C7F3" w:rsidR="00F56937" w:rsidRDefault="006B557A" w:rsidP="006B557A">
            <w:r>
              <w:rPr>
                <w:rFonts w:cs="Times New Roman"/>
                <w:b/>
                <w:bCs/>
                <w:noProof/>
                <w:color w:val="000000" w:themeColor="text1"/>
                <w:szCs w:val="24"/>
              </w:rPr>
              <w:t>H</w:t>
            </w:r>
            <w:r w:rsidRPr="006B557A">
              <w:rPr>
                <w:rFonts w:cs="Times New Roman"/>
                <w:b/>
                <w:bCs/>
                <w:noProof/>
                <w:color w:val="000000" w:themeColor="text1"/>
                <w:szCs w:val="24"/>
              </w:rPr>
              <w:t xml:space="preserve">istoria de usuario: </w:t>
            </w:r>
            <w:r>
              <w:rPr>
                <w:rFonts w:cs="Times New Roman"/>
                <w:b/>
                <w:bCs/>
                <w:noProof/>
                <w:color w:val="000000" w:themeColor="text1"/>
                <w:szCs w:val="24"/>
              </w:rPr>
              <w:t>V</w:t>
            </w:r>
            <w:r w:rsidRPr="006B557A">
              <w:rPr>
                <w:rFonts w:cs="Times New Roman"/>
                <w:b/>
                <w:bCs/>
                <w:noProof/>
                <w:color w:val="000000" w:themeColor="text1"/>
                <w:szCs w:val="24"/>
              </w:rPr>
              <w:t>er dirección facturación</w:t>
            </w:r>
            <w:r>
              <w:rPr>
                <w:b/>
              </w:rPr>
              <w:t xml:space="preserve">                        </w:t>
            </w:r>
            <w:r w:rsidR="00F56937">
              <w:rPr>
                <w:b/>
              </w:rPr>
              <w:t>HU-PDD-15</w:t>
            </w:r>
          </w:p>
        </w:tc>
      </w:tr>
      <w:tr w:rsidR="00F56937" w14:paraId="10310533" w14:textId="77777777" w:rsidTr="007629A1">
        <w:trPr>
          <w:trHeight w:val="698"/>
        </w:trPr>
        <w:tc>
          <w:tcPr>
            <w:tcW w:w="2870" w:type="dxa"/>
          </w:tcPr>
          <w:p w14:paraId="2892E66F" w14:textId="5B7FED6B"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ol</w:t>
            </w:r>
          </w:p>
        </w:tc>
        <w:tc>
          <w:tcPr>
            <w:tcW w:w="3326" w:type="dxa"/>
          </w:tcPr>
          <w:p w14:paraId="269F0A9D" w14:textId="5E8779A7"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C</w:t>
            </w:r>
            <w:r w:rsidRPr="006B557A">
              <w:rPr>
                <w:rFonts w:cs="Times New Roman"/>
                <w:b/>
                <w:bCs/>
                <w:noProof/>
                <w:color w:val="000000" w:themeColor="text1"/>
                <w:szCs w:val="24"/>
              </w:rPr>
              <w:t>aracteristica/funcionalidad</w:t>
            </w:r>
          </w:p>
        </w:tc>
        <w:tc>
          <w:tcPr>
            <w:tcW w:w="2858" w:type="dxa"/>
          </w:tcPr>
          <w:p w14:paraId="3E66FE27" w14:textId="2FC2DAD9"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azon/</w:t>
            </w:r>
            <w:r>
              <w:rPr>
                <w:rFonts w:cs="Times New Roman"/>
                <w:b/>
                <w:bCs/>
                <w:noProof/>
                <w:color w:val="000000" w:themeColor="text1"/>
                <w:szCs w:val="24"/>
              </w:rPr>
              <w:t>R</w:t>
            </w:r>
            <w:r w:rsidRPr="006B557A">
              <w:rPr>
                <w:rFonts w:cs="Times New Roman"/>
                <w:b/>
                <w:bCs/>
                <w:noProof/>
                <w:color w:val="000000" w:themeColor="text1"/>
                <w:szCs w:val="24"/>
              </w:rPr>
              <w:t>esultado</w:t>
            </w:r>
          </w:p>
        </w:tc>
      </w:tr>
      <w:tr w:rsidR="00F56937" w14:paraId="196AFBA1" w14:textId="77777777" w:rsidTr="007629A1">
        <w:trPr>
          <w:trHeight w:val="1142"/>
        </w:trPr>
        <w:tc>
          <w:tcPr>
            <w:tcW w:w="2870" w:type="dxa"/>
          </w:tcPr>
          <w:p w14:paraId="43A11FA3" w14:textId="330FBB80"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lastRenderedPageBreak/>
              <w:t>Y</w:t>
            </w:r>
            <w:r w:rsidRPr="006B557A">
              <w:rPr>
                <w:rFonts w:cs="Times New Roman"/>
                <w:b/>
                <w:bCs/>
                <w:noProof/>
                <w:color w:val="000000" w:themeColor="text1"/>
                <w:szCs w:val="24"/>
              </w:rPr>
              <w:t>o: como cliente.</w:t>
            </w:r>
          </w:p>
        </w:tc>
        <w:tc>
          <w:tcPr>
            <w:tcW w:w="3326" w:type="dxa"/>
          </w:tcPr>
          <w:p w14:paraId="17478D34" w14:textId="6E3C0E75"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t>N</w:t>
            </w:r>
            <w:r w:rsidRPr="006B557A">
              <w:rPr>
                <w:rFonts w:cs="Times New Roman"/>
                <w:b/>
                <w:bCs/>
                <w:noProof/>
                <w:color w:val="000000" w:themeColor="text1"/>
                <w:szCs w:val="24"/>
              </w:rPr>
              <w:t>ecesito ver la información de la dirección de facturación.</w:t>
            </w:r>
          </w:p>
        </w:tc>
        <w:tc>
          <w:tcPr>
            <w:tcW w:w="2858" w:type="dxa"/>
          </w:tcPr>
          <w:p w14:paraId="2F00C754" w14:textId="535F5254" w:rsidR="00F56937" w:rsidRPr="006B557A" w:rsidRDefault="006B557A" w:rsidP="007629A1">
            <w:pPr>
              <w:rPr>
                <w:rFonts w:cs="Times New Roman"/>
                <w:b/>
                <w:bCs/>
                <w:noProof/>
                <w:color w:val="000000" w:themeColor="text1"/>
                <w:szCs w:val="24"/>
              </w:rPr>
            </w:pPr>
            <w:r>
              <w:rPr>
                <w:rFonts w:cs="Times New Roman"/>
                <w:b/>
                <w:bCs/>
                <w:noProof/>
                <w:color w:val="000000" w:themeColor="text1"/>
                <w:szCs w:val="24"/>
              </w:rPr>
              <w:t>P</w:t>
            </w:r>
            <w:r w:rsidRPr="006B557A">
              <w:rPr>
                <w:rFonts w:cs="Times New Roman"/>
                <w:b/>
                <w:bCs/>
                <w:noProof/>
                <w:color w:val="000000" w:themeColor="text1"/>
                <w:szCs w:val="24"/>
              </w:rPr>
              <w:t>ara verificar si la información</w:t>
            </w:r>
          </w:p>
          <w:p w14:paraId="4BEBA746" w14:textId="09D0FE76" w:rsidR="00F56937" w:rsidRPr="006B557A" w:rsidRDefault="006B557A" w:rsidP="007629A1">
            <w:pPr>
              <w:rPr>
                <w:rFonts w:cs="Times New Roman"/>
                <w:b/>
                <w:bCs/>
                <w:noProof/>
                <w:color w:val="000000" w:themeColor="text1"/>
                <w:szCs w:val="24"/>
              </w:rPr>
            </w:pPr>
            <w:r w:rsidRPr="006B557A">
              <w:rPr>
                <w:rFonts w:cs="Times New Roman"/>
                <w:b/>
                <w:bCs/>
                <w:noProof/>
                <w:color w:val="000000" w:themeColor="text1"/>
                <w:szCs w:val="24"/>
              </w:rPr>
              <w:t>registrada se encuentra</w:t>
            </w:r>
          </w:p>
          <w:p w14:paraId="2A7D0664" w14:textId="78884E02" w:rsidR="00F56937" w:rsidRPr="006B557A" w:rsidRDefault="006B557A" w:rsidP="007629A1">
            <w:pPr>
              <w:rPr>
                <w:rFonts w:cs="Times New Roman"/>
                <w:b/>
                <w:bCs/>
                <w:noProof/>
                <w:color w:val="000000" w:themeColor="text1"/>
                <w:szCs w:val="24"/>
              </w:rPr>
            </w:pPr>
            <w:r w:rsidRPr="006B557A">
              <w:rPr>
                <w:rFonts w:cs="Times New Roman"/>
                <w:b/>
                <w:bCs/>
                <w:noProof/>
                <w:color w:val="000000" w:themeColor="text1"/>
                <w:szCs w:val="24"/>
              </w:rPr>
              <w:t>actualizada.</w:t>
            </w:r>
          </w:p>
        </w:tc>
      </w:tr>
      <w:tr w:rsidR="00F56937" w14:paraId="24A86A1A" w14:textId="77777777" w:rsidTr="007629A1">
        <w:trPr>
          <w:trHeight w:val="552"/>
        </w:trPr>
        <w:tc>
          <w:tcPr>
            <w:tcW w:w="9054" w:type="dxa"/>
            <w:gridSpan w:val="3"/>
          </w:tcPr>
          <w:p w14:paraId="38440609" w14:textId="016FF31F" w:rsidR="00F56937" w:rsidRDefault="006B557A" w:rsidP="006B557A">
            <w:r>
              <w:rPr>
                <w:rFonts w:cs="Times New Roman"/>
                <w:b/>
                <w:bCs/>
                <w:noProof/>
                <w:color w:val="000000" w:themeColor="text1"/>
                <w:szCs w:val="24"/>
              </w:rPr>
              <w:t>H</w:t>
            </w:r>
            <w:r w:rsidRPr="006B557A">
              <w:rPr>
                <w:rFonts w:cs="Times New Roman"/>
                <w:b/>
                <w:bCs/>
                <w:noProof/>
                <w:color w:val="000000" w:themeColor="text1"/>
                <w:szCs w:val="24"/>
              </w:rPr>
              <w:t xml:space="preserve">istoria de usuario: </w:t>
            </w:r>
            <w:r>
              <w:rPr>
                <w:rFonts w:cs="Times New Roman"/>
                <w:b/>
                <w:bCs/>
                <w:noProof/>
                <w:color w:val="000000" w:themeColor="text1"/>
                <w:szCs w:val="24"/>
              </w:rPr>
              <w:t>E</w:t>
            </w:r>
            <w:r w:rsidRPr="006B557A">
              <w:rPr>
                <w:rFonts w:cs="Times New Roman"/>
                <w:b/>
                <w:bCs/>
                <w:noProof/>
                <w:color w:val="000000" w:themeColor="text1"/>
                <w:szCs w:val="24"/>
              </w:rPr>
              <w:t>ditar dirección facturación</w:t>
            </w:r>
            <w:r>
              <w:rPr>
                <w:b/>
              </w:rPr>
              <w:t xml:space="preserve">                     </w:t>
            </w:r>
            <w:r w:rsidR="00F56937">
              <w:rPr>
                <w:b/>
              </w:rPr>
              <w:t>HU-PDD-16</w:t>
            </w:r>
          </w:p>
        </w:tc>
      </w:tr>
      <w:tr w:rsidR="00F56937" w14:paraId="39C5AEB5" w14:textId="77777777" w:rsidTr="007629A1">
        <w:trPr>
          <w:trHeight w:val="698"/>
        </w:trPr>
        <w:tc>
          <w:tcPr>
            <w:tcW w:w="2870" w:type="dxa"/>
          </w:tcPr>
          <w:p w14:paraId="6BFB3152" w14:textId="74604464"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ol</w:t>
            </w:r>
          </w:p>
        </w:tc>
        <w:tc>
          <w:tcPr>
            <w:tcW w:w="3326" w:type="dxa"/>
          </w:tcPr>
          <w:p w14:paraId="1EA01ABD" w14:textId="4ABC34DF" w:rsidR="00F56937" w:rsidRPr="006B557A" w:rsidRDefault="006B557A" w:rsidP="006B557A">
            <w:pPr>
              <w:rPr>
                <w:rFonts w:cs="Times New Roman"/>
                <w:b/>
                <w:bCs/>
                <w:noProof/>
                <w:color w:val="000000" w:themeColor="text1"/>
                <w:szCs w:val="24"/>
              </w:rPr>
            </w:pPr>
            <w:r>
              <w:rPr>
                <w:rFonts w:cs="Times New Roman"/>
                <w:b/>
                <w:bCs/>
                <w:noProof/>
                <w:color w:val="000000" w:themeColor="text1"/>
                <w:szCs w:val="24"/>
              </w:rPr>
              <w:t>C</w:t>
            </w:r>
            <w:r w:rsidRPr="006B557A">
              <w:rPr>
                <w:rFonts w:cs="Times New Roman"/>
                <w:b/>
                <w:bCs/>
                <w:noProof/>
                <w:color w:val="000000" w:themeColor="text1"/>
                <w:szCs w:val="24"/>
              </w:rPr>
              <w:t>aracteristica/funcionalidad</w:t>
            </w:r>
          </w:p>
        </w:tc>
        <w:tc>
          <w:tcPr>
            <w:tcW w:w="2858" w:type="dxa"/>
          </w:tcPr>
          <w:p w14:paraId="7F2E998D" w14:textId="2C96A6F5" w:rsidR="00F56937" w:rsidRPr="006B557A" w:rsidRDefault="000B28EE" w:rsidP="006B557A">
            <w:pPr>
              <w:rPr>
                <w:rFonts w:cs="Times New Roman"/>
                <w:b/>
                <w:bCs/>
                <w:noProof/>
                <w:color w:val="000000" w:themeColor="text1"/>
                <w:szCs w:val="24"/>
              </w:rPr>
            </w:pPr>
            <w:r>
              <w:rPr>
                <w:rFonts w:cs="Times New Roman"/>
                <w:b/>
                <w:bCs/>
                <w:noProof/>
                <w:color w:val="000000" w:themeColor="text1"/>
                <w:szCs w:val="24"/>
              </w:rPr>
              <w:t>R</w:t>
            </w:r>
            <w:r w:rsidR="006B557A" w:rsidRPr="006B557A">
              <w:rPr>
                <w:rFonts w:cs="Times New Roman"/>
                <w:b/>
                <w:bCs/>
                <w:noProof/>
                <w:color w:val="000000" w:themeColor="text1"/>
                <w:szCs w:val="24"/>
              </w:rPr>
              <w:t>azon/</w:t>
            </w:r>
            <w:r>
              <w:rPr>
                <w:rFonts w:cs="Times New Roman"/>
                <w:b/>
                <w:bCs/>
                <w:noProof/>
                <w:color w:val="000000" w:themeColor="text1"/>
                <w:szCs w:val="24"/>
              </w:rPr>
              <w:t>R</w:t>
            </w:r>
            <w:r w:rsidR="006B557A" w:rsidRPr="006B557A">
              <w:rPr>
                <w:rFonts w:cs="Times New Roman"/>
                <w:b/>
                <w:bCs/>
                <w:noProof/>
                <w:color w:val="000000" w:themeColor="text1"/>
                <w:szCs w:val="24"/>
              </w:rPr>
              <w:t>esultado</w:t>
            </w:r>
          </w:p>
        </w:tc>
      </w:tr>
      <w:tr w:rsidR="00F56937" w14:paraId="1FE6E302" w14:textId="77777777" w:rsidTr="007629A1">
        <w:trPr>
          <w:trHeight w:val="1142"/>
        </w:trPr>
        <w:tc>
          <w:tcPr>
            <w:tcW w:w="2870" w:type="dxa"/>
          </w:tcPr>
          <w:p w14:paraId="6FCC3296" w14:textId="6CBB1242" w:rsidR="00F56937" w:rsidRPr="006B557A" w:rsidRDefault="000B28EE" w:rsidP="007629A1">
            <w:pPr>
              <w:rPr>
                <w:rFonts w:cs="Times New Roman"/>
                <w:b/>
                <w:bCs/>
                <w:noProof/>
                <w:color w:val="000000" w:themeColor="text1"/>
                <w:szCs w:val="24"/>
              </w:rPr>
            </w:pPr>
            <w:r>
              <w:rPr>
                <w:rFonts w:cs="Times New Roman"/>
                <w:b/>
                <w:bCs/>
                <w:noProof/>
                <w:color w:val="000000" w:themeColor="text1"/>
                <w:szCs w:val="24"/>
              </w:rPr>
              <w:t>Y</w:t>
            </w:r>
            <w:r w:rsidR="006B557A" w:rsidRPr="006B557A">
              <w:rPr>
                <w:rFonts w:cs="Times New Roman"/>
                <w:b/>
                <w:bCs/>
                <w:noProof/>
                <w:color w:val="000000" w:themeColor="text1"/>
                <w:szCs w:val="24"/>
              </w:rPr>
              <w:t>o: como cliente.</w:t>
            </w:r>
          </w:p>
        </w:tc>
        <w:tc>
          <w:tcPr>
            <w:tcW w:w="3326" w:type="dxa"/>
          </w:tcPr>
          <w:p w14:paraId="07BDA6B9" w14:textId="400EBBFA" w:rsidR="00F56937" w:rsidRPr="006B557A" w:rsidRDefault="000B28EE" w:rsidP="007629A1">
            <w:pPr>
              <w:rPr>
                <w:rFonts w:cs="Times New Roman"/>
                <w:b/>
                <w:bCs/>
                <w:noProof/>
                <w:color w:val="000000" w:themeColor="text1"/>
                <w:szCs w:val="24"/>
              </w:rPr>
            </w:pPr>
            <w:r>
              <w:rPr>
                <w:rFonts w:cs="Times New Roman"/>
                <w:b/>
                <w:bCs/>
                <w:noProof/>
                <w:color w:val="000000" w:themeColor="text1"/>
                <w:szCs w:val="24"/>
              </w:rPr>
              <w:t>N</w:t>
            </w:r>
            <w:r w:rsidR="006B557A" w:rsidRPr="006B557A">
              <w:rPr>
                <w:rFonts w:cs="Times New Roman"/>
                <w:b/>
                <w:bCs/>
                <w:noProof/>
                <w:color w:val="000000" w:themeColor="text1"/>
                <w:szCs w:val="24"/>
              </w:rPr>
              <w:t>ecesito poder editar la</w:t>
            </w:r>
          </w:p>
          <w:p w14:paraId="11B1AEFF" w14:textId="2157460C" w:rsidR="00F56937" w:rsidRPr="006B557A" w:rsidRDefault="006B557A" w:rsidP="007629A1">
            <w:pPr>
              <w:rPr>
                <w:rFonts w:cs="Times New Roman"/>
                <w:b/>
                <w:bCs/>
                <w:noProof/>
                <w:color w:val="000000" w:themeColor="text1"/>
                <w:szCs w:val="24"/>
              </w:rPr>
            </w:pPr>
            <w:r w:rsidRPr="006B557A">
              <w:rPr>
                <w:rFonts w:cs="Times New Roman"/>
                <w:b/>
                <w:bCs/>
                <w:noProof/>
                <w:color w:val="000000" w:themeColor="text1"/>
                <w:szCs w:val="24"/>
              </w:rPr>
              <w:t>información de la dirección</w:t>
            </w:r>
          </w:p>
          <w:p w14:paraId="6893316B" w14:textId="6E70460A" w:rsidR="00F56937" w:rsidRPr="006B557A" w:rsidRDefault="006B557A" w:rsidP="007629A1">
            <w:pPr>
              <w:rPr>
                <w:rFonts w:cs="Times New Roman"/>
                <w:b/>
                <w:bCs/>
                <w:noProof/>
                <w:color w:val="000000" w:themeColor="text1"/>
                <w:szCs w:val="24"/>
              </w:rPr>
            </w:pPr>
            <w:r w:rsidRPr="006B557A">
              <w:rPr>
                <w:rFonts w:cs="Times New Roman"/>
                <w:b/>
                <w:bCs/>
                <w:noProof/>
                <w:color w:val="000000" w:themeColor="text1"/>
                <w:szCs w:val="24"/>
              </w:rPr>
              <w:t>de facturación.</w:t>
            </w:r>
          </w:p>
        </w:tc>
        <w:tc>
          <w:tcPr>
            <w:tcW w:w="2858" w:type="dxa"/>
          </w:tcPr>
          <w:p w14:paraId="71DBCC54" w14:textId="2546240F" w:rsidR="00F56937" w:rsidRPr="006B557A" w:rsidRDefault="000B28EE" w:rsidP="007629A1">
            <w:pPr>
              <w:rPr>
                <w:rFonts w:cs="Times New Roman"/>
                <w:b/>
                <w:bCs/>
                <w:noProof/>
                <w:color w:val="000000" w:themeColor="text1"/>
                <w:szCs w:val="24"/>
              </w:rPr>
            </w:pPr>
            <w:r>
              <w:rPr>
                <w:rFonts w:cs="Times New Roman"/>
                <w:b/>
                <w:bCs/>
                <w:noProof/>
                <w:color w:val="000000" w:themeColor="text1"/>
                <w:szCs w:val="24"/>
              </w:rPr>
              <w:t>P</w:t>
            </w:r>
            <w:r w:rsidR="006B557A" w:rsidRPr="006B557A">
              <w:rPr>
                <w:rFonts w:cs="Times New Roman"/>
                <w:b/>
                <w:bCs/>
                <w:noProof/>
                <w:color w:val="000000" w:themeColor="text1"/>
                <w:szCs w:val="24"/>
              </w:rPr>
              <w:t>ara mantener actualizada la</w:t>
            </w:r>
          </w:p>
          <w:p w14:paraId="183AB964" w14:textId="1B2B56B8" w:rsidR="00F56937" w:rsidRPr="006B557A" w:rsidRDefault="006B557A" w:rsidP="007629A1">
            <w:pPr>
              <w:rPr>
                <w:rFonts w:cs="Times New Roman"/>
                <w:b/>
                <w:bCs/>
                <w:noProof/>
                <w:color w:val="000000" w:themeColor="text1"/>
                <w:szCs w:val="24"/>
              </w:rPr>
            </w:pPr>
            <w:r w:rsidRPr="006B557A">
              <w:rPr>
                <w:rFonts w:cs="Times New Roman"/>
                <w:b/>
                <w:bCs/>
                <w:noProof/>
                <w:color w:val="000000" w:themeColor="text1"/>
                <w:szCs w:val="24"/>
              </w:rPr>
              <w:t>información registrada en el sistema.</w:t>
            </w:r>
          </w:p>
        </w:tc>
      </w:tr>
    </w:tbl>
    <w:p w14:paraId="779F879C" w14:textId="77777777" w:rsidR="00F56937" w:rsidRDefault="00F56937" w:rsidP="00F56937"/>
    <w:tbl>
      <w:tblPr>
        <w:tblStyle w:val="Tablaconcuadrcula"/>
        <w:tblW w:w="0" w:type="auto"/>
        <w:tblLook w:val="04A0" w:firstRow="1" w:lastRow="0" w:firstColumn="1" w:lastColumn="0" w:noHBand="0" w:noVBand="1"/>
      </w:tblPr>
      <w:tblGrid>
        <w:gridCol w:w="2758"/>
        <w:gridCol w:w="3150"/>
        <w:gridCol w:w="2841"/>
      </w:tblGrid>
      <w:tr w:rsidR="00F56937" w14:paraId="47131ED5" w14:textId="77777777" w:rsidTr="007629A1">
        <w:trPr>
          <w:trHeight w:val="552"/>
        </w:trPr>
        <w:tc>
          <w:tcPr>
            <w:tcW w:w="8978" w:type="dxa"/>
            <w:gridSpan w:val="3"/>
          </w:tcPr>
          <w:p w14:paraId="3E225B3E" w14:textId="2E40CB63" w:rsidR="00F56937" w:rsidRDefault="006B557A" w:rsidP="006B557A">
            <w:r>
              <w:rPr>
                <w:rFonts w:cs="Times New Roman"/>
                <w:b/>
                <w:bCs/>
                <w:noProof/>
                <w:color w:val="000000" w:themeColor="text1"/>
                <w:szCs w:val="24"/>
              </w:rPr>
              <w:t>H</w:t>
            </w:r>
            <w:r w:rsidRPr="006B557A">
              <w:rPr>
                <w:rFonts w:cs="Times New Roman"/>
                <w:b/>
                <w:bCs/>
                <w:noProof/>
                <w:color w:val="000000" w:themeColor="text1"/>
                <w:szCs w:val="24"/>
              </w:rPr>
              <w:t xml:space="preserve">istoria de usuario: </w:t>
            </w:r>
            <w:r>
              <w:rPr>
                <w:rFonts w:cs="Times New Roman"/>
                <w:b/>
                <w:bCs/>
                <w:noProof/>
                <w:color w:val="000000" w:themeColor="text1"/>
                <w:szCs w:val="24"/>
              </w:rPr>
              <w:t>V</w:t>
            </w:r>
            <w:r w:rsidRPr="006B557A">
              <w:rPr>
                <w:rFonts w:cs="Times New Roman"/>
                <w:b/>
                <w:bCs/>
                <w:noProof/>
                <w:color w:val="000000" w:themeColor="text1"/>
                <w:szCs w:val="24"/>
              </w:rPr>
              <w:t xml:space="preserve">er dirección envío                               </w:t>
            </w:r>
            <w:r>
              <w:rPr>
                <w:rFonts w:cs="Times New Roman"/>
                <w:b/>
                <w:bCs/>
                <w:noProof/>
                <w:color w:val="000000" w:themeColor="text1"/>
                <w:szCs w:val="24"/>
              </w:rPr>
              <w:t xml:space="preserve">    </w:t>
            </w:r>
            <w:r w:rsidRPr="006B557A">
              <w:rPr>
                <w:rFonts w:cs="Times New Roman"/>
                <w:b/>
                <w:bCs/>
                <w:noProof/>
                <w:color w:val="000000" w:themeColor="text1"/>
                <w:szCs w:val="24"/>
              </w:rPr>
              <w:t xml:space="preserve">  </w:t>
            </w:r>
            <w:r w:rsidR="00F56937">
              <w:rPr>
                <w:b/>
              </w:rPr>
              <w:t>HU-PDD-17</w:t>
            </w:r>
          </w:p>
        </w:tc>
      </w:tr>
      <w:tr w:rsidR="00F56937" w14:paraId="1AA525AC" w14:textId="77777777" w:rsidTr="007629A1">
        <w:trPr>
          <w:trHeight w:val="698"/>
        </w:trPr>
        <w:tc>
          <w:tcPr>
            <w:tcW w:w="3000" w:type="dxa"/>
          </w:tcPr>
          <w:p w14:paraId="4392ABE4" w14:textId="2377E316"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14:paraId="6CD933D9" w14:textId="09EDBAD8"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14:paraId="63A70CDB" w14:textId="7F380199"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F56937" w14:paraId="68484CA2" w14:textId="77777777" w:rsidTr="007629A1">
        <w:trPr>
          <w:trHeight w:val="1142"/>
        </w:trPr>
        <w:tc>
          <w:tcPr>
            <w:tcW w:w="3000" w:type="dxa"/>
          </w:tcPr>
          <w:p w14:paraId="4CA2F17A" w14:textId="489A217E"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Y</w:t>
            </w:r>
            <w:r w:rsidRPr="000B28EE">
              <w:rPr>
                <w:rFonts w:cs="Times New Roman"/>
                <w:b/>
                <w:bCs/>
                <w:noProof/>
                <w:color w:val="000000" w:themeColor="text1"/>
                <w:szCs w:val="24"/>
              </w:rPr>
              <w:t>o: como cliente.</w:t>
            </w:r>
          </w:p>
        </w:tc>
        <w:tc>
          <w:tcPr>
            <w:tcW w:w="3020" w:type="dxa"/>
          </w:tcPr>
          <w:p w14:paraId="2216C5CA" w14:textId="1416647F"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N</w:t>
            </w:r>
            <w:r w:rsidRPr="000B28EE">
              <w:rPr>
                <w:rFonts w:cs="Times New Roman"/>
                <w:b/>
                <w:bCs/>
                <w:noProof/>
                <w:color w:val="000000" w:themeColor="text1"/>
                <w:szCs w:val="24"/>
              </w:rPr>
              <w:t>ecesito ver la información de la dirección de envío.</w:t>
            </w:r>
          </w:p>
        </w:tc>
        <w:tc>
          <w:tcPr>
            <w:tcW w:w="2958" w:type="dxa"/>
          </w:tcPr>
          <w:p w14:paraId="5EAEA282" w14:textId="17458FA5"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P</w:t>
            </w:r>
            <w:r w:rsidRPr="000B28EE">
              <w:rPr>
                <w:rFonts w:cs="Times New Roman"/>
                <w:b/>
                <w:bCs/>
                <w:noProof/>
                <w:color w:val="000000" w:themeColor="text1"/>
                <w:szCs w:val="24"/>
              </w:rPr>
              <w:t>ara verificar si la información</w:t>
            </w:r>
          </w:p>
          <w:p w14:paraId="6C9D440B" w14:textId="748E7E5C"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registrada se encuentra actualizada.</w:t>
            </w:r>
          </w:p>
        </w:tc>
      </w:tr>
    </w:tbl>
    <w:p w14:paraId="38B0DFC2" w14:textId="77777777" w:rsidR="00F56937" w:rsidRDefault="00F56937" w:rsidP="00F56937"/>
    <w:tbl>
      <w:tblPr>
        <w:tblStyle w:val="Tablaconcuadrcula"/>
        <w:tblW w:w="0" w:type="auto"/>
        <w:tblLook w:val="04A0" w:firstRow="1" w:lastRow="0" w:firstColumn="1" w:lastColumn="0" w:noHBand="0" w:noVBand="1"/>
      </w:tblPr>
      <w:tblGrid>
        <w:gridCol w:w="2758"/>
        <w:gridCol w:w="3150"/>
        <w:gridCol w:w="2841"/>
      </w:tblGrid>
      <w:tr w:rsidR="00F56937" w14:paraId="29AFF5AE" w14:textId="77777777" w:rsidTr="007629A1">
        <w:trPr>
          <w:trHeight w:val="552"/>
        </w:trPr>
        <w:tc>
          <w:tcPr>
            <w:tcW w:w="8978" w:type="dxa"/>
            <w:gridSpan w:val="3"/>
          </w:tcPr>
          <w:p w14:paraId="7484E772" w14:textId="15EC0860" w:rsidR="00F56937" w:rsidRDefault="000B28EE" w:rsidP="000B28EE">
            <w:r>
              <w:rPr>
                <w:rFonts w:cs="Times New Roman"/>
                <w:b/>
                <w:bCs/>
                <w:noProof/>
                <w:color w:val="000000" w:themeColor="text1"/>
                <w:szCs w:val="24"/>
              </w:rPr>
              <w:t>H</w:t>
            </w:r>
            <w:r w:rsidRPr="000B28EE">
              <w:rPr>
                <w:rFonts w:cs="Times New Roman"/>
                <w:b/>
                <w:bCs/>
                <w:noProof/>
                <w:color w:val="000000" w:themeColor="text1"/>
                <w:szCs w:val="24"/>
              </w:rPr>
              <w:t xml:space="preserve">istoria de usuario: </w:t>
            </w:r>
            <w:r>
              <w:rPr>
                <w:rFonts w:cs="Times New Roman"/>
                <w:b/>
                <w:bCs/>
                <w:noProof/>
                <w:color w:val="000000" w:themeColor="text1"/>
                <w:szCs w:val="24"/>
              </w:rPr>
              <w:t>E</w:t>
            </w:r>
            <w:r w:rsidRPr="000B28EE">
              <w:rPr>
                <w:rFonts w:cs="Times New Roman"/>
                <w:b/>
                <w:bCs/>
                <w:noProof/>
                <w:color w:val="000000" w:themeColor="text1"/>
                <w:szCs w:val="24"/>
              </w:rPr>
              <w:t>ditar dirección envío</w:t>
            </w:r>
            <w:r>
              <w:rPr>
                <w:b/>
              </w:rPr>
              <w:t xml:space="preserve">                             </w:t>
            </w:r>
            <w:r w:rsidR="00F56937">
              <w:rPr>
                <w:b/>
              </w:rPr>
              <w:t>HU-PDD-18</w:t>
            </w:r>
          </w:p>
        </w:tc>
      </w:tr>
      <w:tr w:rsidR="00F56937" w14:paraId="6795DE04" w14:textId="77777777" w:rsidTr="007629A1">
        <w:trPr>
          <w:trHeight w:val="698"/>
        </w:trPr>
        <w:tc>
          <w:tcPr>
            <w:tcW w:w="3000" w:type="dxa"/>
          </w:tcPr>
          <w:p w14:paraId="5E70D206" w14:textId="1D7DE80B"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14:paraId="29362AC4" w14:textId="45B124FD"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14:paraId="1E135AFA" w14:textId="64C7D009"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F56937" w14:paraId="289F3CE0" w14:textId="77777777" w:rsidTr="007629A1">
        <w:trPr>
          <w:trHeight w:val="1142"/>
        </w:trPr>
        <w:tc>
          <w:tcPr>
            <w:tcW w:w="3000" w:type="dxa"/>
          </w:tcPr>
          <w:p w14:paraId="7B733E4E" w14:textId="638DD4B1"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Y</w:t>
            </w:r>
            <w:r w:rsidRPr="000B28EE">
              <w:rPr>
                <w:rFonts w:cs="Times New Roman"/>
                <w:b/>
                <w:bCs/>
                <w:noProof/>
                <w:color w:val="000000" w:themeColor="text1"/>
                <w:szCs w:val="24"/>
              </w:rPr>
              <w:t>o: como cliente.</w:t>
            </w:r>
          </w:p>
        </w:tc>
        <w:tc>
          <w:tcPr>
            <w:tcW w:w="3020" w:type="dxa"/>
          </w:tcPr>
          <w:p w14:paraId="0F2A2409" w14:textId="5E3756F6"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N</w:t>
            </w:r>
            <w:r w:rsidRPr="000B28EE">
              <w:rPr>
                <w:rFonts w:cs="Times New Roman"/>
                <w:b/>
                <w:bCs/>
                <w:noProof/>
                <w:color w:val="000000" w:themeColor="text1"/>
                <w:szCs w:val="24"/>
              </w:rPr>
              <w:t>ecesito poder editar la</w:t>
            </w:r>
          </w:p>
          <w:p w14:paraId="5EB51DBF" w14:textId="4E2630DE"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información de la dirección</w:t>
            </w:r>
          </w:p>
          <w:p w14:paraId="6543163B" w14:textId="2ECBF996"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de envió.</w:t>
            </w:r>
          </w:p>
        </w:tc>
        <w:tc>
          <w:tcPr>
            <w:tcW w:w="2958" w:type="dxa"/>
          </w:tcPr>
          <w:p w14:paraId="59B8BA36" w14:textId="5E6C3F53"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P</w:t>
            </w:r>
            <w:r w:rsidRPr="000B28EE">
              <w:rPr>
                <w:rFonts w:cs="Times New Roman"/>
                <w:b/>
                <w:bCs/>
                <w:noProof/>
                <w:color w:val="000000" w:themeColor="text1"/>
                <w:szCs w:val="24"/>
              </w:rPr>
              <w:t>ara mantener actualizada la</w:t>
            </w:r>
          </w:p>
          <w:p w14:paraId="1ECC8F39" w14:textId="3EA13102"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información registrada en el sistema.</w:t>
            </w:r>
          </w:p>
        </w:tc>
      </w:tr>
    </w:tbl>
    <w:p w14:paraId="7FEF1591" w14:textId="77777777" w:rsidR="00F56937" w:rsidRDefault="00F56937" w:rsidP="00F56937"/>
    <w:tbl>
      <w:tblPr>
        <w:tblStyle w:val="Tablaconcuadrcula"/>
        <w:tblW w:w="0" w:type="auto"/>
        <w:tblLook w:val="04A0" w:firstRow="1" w:lastRow="0" w:firstColumn="1" w:lastColumn="0" w:noHBand="0" w:noVBand="1"/>
      </w:tblPr>
      <w:tblGrid>
        <w:gridCol w:w="2758"/>
        <w:gridCol w:w="3150"/>
        <w:gridCol w:w="2841"/>
      </w:tblGrid>
      <w:tr w:rsidR="00F56937" w14:paraId="3FF3C93A" w14:textId="77777777" w:rsidTr="007629A1">
        <w:trPr>
          <w:trHeight w:val="552"/>
        </w:trPr>
        <w:tc>
          <w:tcPr>
            <w:tcW w:w="8978" w:type="dxa"/>
            <w:gridSpan w:val="3"/>
          </w:tcPr>
          <w:p w14:paraId="121B64B9" w14:textId="6FED6E53" w:rsidR="00F56937" w:rsidRDefault="000B28EE" w:rsidP="000B28EE">
            <w:r>
              <w:rPr>
                <w:rFonts w:cs="Times New Roman"/>
                <w:b/>
                <w:bCs/>
                <w:noProof/>
                <w:color w:val="000000" w:themeColor="text1"/>
                <w:szCs w:val="24"/>
              </w:rPr>
              <w:t>H</w:t>
            </w:r>
            <w:r w:rsidRPr="000B28EE">
              <w:rPr>
                <w:rFonts w:cs="Times New Roman"/>
                <w:b/>
                <w:bCs/>
                <w:noProof/>
                <w:color w:val="000000" w:themeColor="text1"/>
                <w:szCs w:val="24"/>
              </w:rPr>
              <w:t xml:space="preserve">istoria de usuario: ver detalle cuenta </w:t>
            </w:r>
            <w:r w:rsidR="00F56937">
              <w:rPr>
                <w:b/>
              </w:rPr>
              <w:t xml:space="preserve">                             </w:t>
            </w:r>
            <w:r>
              <w:rPr>
                <w:b/>
              </w:rPr>
              <w:t xml:space="preserve">      </w:t>
            </w:r>
            <w:r w:rsidR="00F56937">
              <w:rPr>
                <w:b/>
              </w:rPr>
              <w:t xml:space="preserve">   HU-PDD-19</w:t>
            </w:r>
          </w:p>
        </w:tc>
      </w:tr>
      <w:tr w:rsidR="00F56937" w14:paraId="31DAEEA3" w14:textId="77777777" w:rsidTr="007629A1">
        <w:trPr>
          <w:trHeight w:val="698"/>
        </w:trPr>
        <w:tc>
          <w:tcPr>
            <w:tcW w:w="3000" w:type="dxa"/>
          </w:tcPr>
          <w:p w14:paraId="067B7C82" w14:textId="406D60BF"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14:paraId="4A6430D0" w14:textId="18C861A1"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14:paraId="00B16E23" w14:textId="7C30D8B3"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F56937" w14:paraId="13F1F9A3" w14:textId="77777777" w:rsidTr="007629A1">
        <w:trPr>
          <w:trHeight w:val="1142"/>
        </w:trPr>
        <w:tc>
          <w:tcPr>
            <w:tcW w:w="3000" w:type="dxa"/>
          </w:tcPr>
          <w:p w14:paraId="3701A65A" w14:textId="1901E704"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Y</w:t>
            </w:r>
            <w:r w:rsidRPr="000B28EE">
              <w:rPr>
                <w:rFonts w:cs="Times New Roman"/>
                <w:b/>
                <w:bCs/>
                <w:noProof/>
                <w:color w:val="000000" w:themeColor="text1"/>
                <w:szCs w:val="24"/>
              </w:rPr>
              <w:t>o: como cliente.</w:t>
            </w:r>
          </w:p>
        </w:tc>
        <w:tc>
          <w:tcPr>
            <w:tcW w:w="3020" w:type="dxa"/>
          </w:tcPr>
          <w:p w14:paraId="5557A672" w14:textId="4F27CB29"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N</w:t>
            </w:r>
            <w:r w:rsidRPr="000B28EE">
              <w:rPr>
                <w:rFonts w:cs="Times New Roman"/>
                <w:b/>
                <w:bCs/>
                <w:noProof/>
                <w:color w:val="000000" w:themeColor="text1"/>
                <w:szCs w:val="24"/>
              </w:rPr>
              <w:t>ecesito ver la</w:t>
            </w:r>
          </w:p>
          <w:p w14:paraId="1E993A2F" w14:textId="62C1D13D"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información detallada</w:t>
            </w:r>
          </w:p>
          <w:p w14:paraId="7759DD96" w14:textId="481B1AF2"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de la cuenta.</w:t>
            </w:r>
          </w:p>
        </w:tc>
        <w:tc>
          <w:tcPr>
            <w:tcW w:w="2958" w:type="dxa"/>
          </w:tcPr>
          <w:p w14:paraId="4D96AC64" w14:textId="419287EE"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P</w:t>
            </w:r>
            <w:r w:rsidRPr="000B28EE">
              <w:rPr>
                <w:rFonts w:cs="Times New Roman"/>
                <w:b/>
                <w:bCs/>
                <w:noProof/>
                <w:color w:val="000000" w:themeColor="text1"/>
                <w:szCs w:val="24"/>
              </w:rPr>
              <w:t>ara verificar si la información</w:t>
            </w:r>
          </w:p>
          <w:p w14:paraId="28605D8F" w14:textId="6BA5FB19"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registrada en el sistema se encuentra actualizada.</w:t>
            </w:r>
          </w:p>
        </w:tc>
      </w:tr>
    </w:tbl>
    <w:p w14:paraId="4502AF04" w14:textId="77777777" w:rsidR="00F56937" w:rsidRDefault="00F56937" w:rsidP="00F56937"/>
    <w:p w14:paraId="13010D43" w14:textId="77777777" w:rsidR="00F56937" w:rsidRDefault="00F56937" w:rsidP="00F56937"/>
    <w:p w14:paraId="2A6690E4" w14:textId="77777777" w:rsidR="00F56937" w:rsidRDefault="00F56937" w:rsidP="00F56937"/>
    <w:tbl>
      <w:tblPr>
        <w:tblStyle w:val="Tablaconcuadrcula"/>
        <w:tblW w:w="0" w:type="auto"/>
        <w:tblLook w:val="04A0" w:firstRow="1" w:lastRow="0" w:firstColumn="1" w:lastColumn="0" w:noHBand="0" w:noVBand="1"/>
      </w:tblPr>
      <w:tblGrid>
        <w:gridCol w:w="2758"/>
        <w:gridCol w:w="3150"/>
        <w:gridCol w:w="2841"/>
      </w:tblGrid>
      <w:tr w:rsidR="00F56937" w14:paraId="68A715EC" w14:textId="77777777" w:rsidTr="007629A1">
        <w:trPr>
          <w:trHeight w:val="552"/>
        </w:trPr>
        <w:tc>
          <w:tcPr>
            <w:tcW w:w="8978" w:type="dxa"/>
            <w:gridSpan w:val="3"/>
          </w:tcPr>
          <w:p w14:paraId="3BD15498" w14:textId="176138F2" w:rsidR="00F56937" w:rsidRDefault="000B28EE" w:rsidP="000B28EE">
            <w:r>
              <w:rPr>
                <w:rFonts w:cs="Times New Roman"/>
                <w:b/>
                <w:bCs/>
                <w:noProof/>
                <w:color w:val="000000" w:themeColor="text1"/>
                <w:szCs w:val="24"/>
              </w:rPr>
              <w:t>H</w:t>
            </w:r>
            <w:r w:rsidRPr="000B28EE">
              <w:rPr>
                <w:rFonts w:cs="Times New Roman"/>
                <w:b/>
                <w:bCs/>
                <w:noProof/>
                <w:color w:val="000000" w:themeColor="text1"/>
                <w:szCs w:val="24"/>
              </w:rPr>
              <w:t xml:space="preserve">istoria de usuario: </w:t>
            </w:r>
            <w:r>
              <w:rPr>
                <w:rFonts w:cs="Times New Roman"/>
                <w:b/>
                <w:bCs/>
                <w:noProof/>
                <w:color w:val="000000" w:themeColor="text1"/>
                <w:szCs w:val="24"/>
              </w:rPr>
              <w:t>E</w:t>
            </w:r>
            <w:r w:rsidRPr="000B28EE">
              <w:rPr>
                <w:rFonts w:cs="Times New Roman"/>
                <w:b/>
                <w:bCs/>
                <w:noProof/>
                <w:color w:val="000000" w:themeColor="text1"/>
                <w:szCs w:val="24"/>
              </w:rPr>
              <w:t>ditar detalle cuenta</w:t>
            </w:r>
            <w:r>
              <w:rPr>
                <w:b/>
              </w:rPr>
              <w:t xml:space="preserve">                               </w:t>
            </w:r>
            <w:r w:rsidR="00F56937">
              <w:rPr>
                <w:b/>
              </w:rPr>
              <w:t>HU-PDD-20</w:t>
            </w:r>
          </w:p>
        </w:tc>
      </w:tr>
      <w:tr w:rsidR="00F56937" w14:paraId="272B8848" w14:textId="77777777" w:rsidTr="007629A1">
        <w:trPr>
          <w:trHeight w:val="698"/>
        </w:trPr>
        <w:tc>
          <w:tcPr>
            <w:tcW w:w="3000" w:type="dxa"/>
          </w:tcPr>
          <w:p w14:paraId="6D00DC3E" w14:textId="078CCE8E"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14:paraId="550E2ABC" w14:textId="183E429B"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14:paraId="1B8A6403" w14:textId="67D9BA4D"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F56937" w14:paraId="07D22CAD" w14:textId="77777777" w:rsidTr="007629A1">
        <w:trPr>
          <w:trHeight w:val="1142"/>
        </w:trPr>
        <w:tc>
          <w:tcPr>
            <w:tcW w:w="3000" w:type="dxa"/>
          </w:tcPr>
          <w:p w14:paraId="4C17E6AE" w14:textId="259C3D93"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Y</w:t>
            </w:r>
            <w:r w:rsidRPr="000B28EE">
              <w:rPr>
                <w:rFonts w:cs="Times New Roman"/>
                <w:b/>
                <w:bCs/>
                <w:noProof/>
                <w:color w:val="000000" w:themeColor="text1"/>
                <w:szCs w:val="24"/>
              </w:rPr>
              <w:t>o: como cliente.</w:t>
            </w:r>
          </w:p>
        </w:tc>
        <w:tc>
          <w:tcPr>
            <w:tcW w:w="3020" w:type="dxa"/>
          </w:tcPr>
          <w:p w14:paraId="4BF987B6" w14:textId="03B52E0D"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N</w:t>
            </w:r>
            <w:r w:rsidRPr="000B28EE">
              <w:rPr>
                <w:rFonts w:cs="Times New Roman"/>
                <w:b/>
                <w:bCs/>
                <w:noProof/>
                <w:color w:val="000000" w:themeColor="text1"/>
                <w:szCs w:val="24"/>
              </w:rPr>
              <w:t>ecesito poder editar la</w:t>
            </w:r>
          </w:p>
          <w:p w14:paraId="3ED83D8A" w14:textId="2D754C56"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información detallada de la</w:t>
            </w:r>
          </w:p>
          <w:p w14:paraId="08BDAA9B" w14:textId="3F6DBD30"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cuenta.</w:t>
            </w:r>
          </w:p>
        </w:tc>
        <w:tc>
          <w:tcPr>
            <w:tcW w:w="2958" w:type="dxa"/>
          </w:tcPr>
          <w:p w14:paraId="6F46BD1E" w14:textId="18BAF3CA"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P</w:t>
            </w:r>
            <w:r w:rsidRPr="000B28EE">
              <w:rPr>
                <w:rFonts w:cs="Times New Roman"/>
                <w:b/>
                <w:bCs/>
                <w:noProof/>
                <w:color w:val="000000" w:themeColor="text1"/>
                <w:szCs w:val="24"/>
              </w:rPr>
              <w:t>ara mantener actualizada la información registrada en el sistema.</w:t>
            </w:r>
          </w:p>
        </w:tc>
      </w:tr>
    </w:tbl>
    <w:p w14:paraId="2508973B" w14:textId="77777777" w:rsidR="00F56937" w:rsidRDefault="00F56937" w:rsidP="00F56937"/>
    <w:tbl>
      <w:tblPr>
        <w:tblStyle w:val="Tablaconcuadrcula"/>
        <w:tblW w:w="0" w:type="auto"/>
        <w:tblLook w:val="04A0" w:firstRow="1" w:lastRow="0" w:firstColumn="1" w:lastColumn="0" w:noHBand="0" w:noVBand="1"/>
      </w:tblPr>
      <w:tblGrid>
        <w:gridCol w:w="2790"/>
        <w:gridCol w:w="3150"/>
        <w:gridCol w:w="2809"/>
      </w:tblGrid>
      <w:tr w:rsidR="00F56937" w14:paraId="3B39707A" w14:textId="77777777" w:rsidTr="007629A1">
        <w:trPr>
          <w:trHeight w:val="552"/>
        </w:trPr>
        <w:tc>
          <w:tcPr>
            <w:tcW w:w="8978" w:type="dxa"/>
            <w:gridSpan w:val="3"/>
          </w:tcPr>
          <w:p w14:paraId="559E769E" w14:textId="35AD69A4" w:rsidR="00F56937" w:rsidRDefault="000B28EE" w:rsidP="000B28EE">
            <w:r>
              <w:rPr>
                <w:rFonts w:cs="Times New Roman"/>
                <w:b/>
                <w:bCs/>
                <w:noProof/>
                <w:color w:val="000000" w:themeColor="text1"/>
                <w:szCs w:val="24"/>
              </w:rPr>
              <w:t>H</w:t>
            </w:r>
            <w:r w:rsidRPr="000B28EE">
              <w:rPr>
                <w:rFonts w:cs="Times New Roman"/>
                <w:b/>
                <w:bCs/>
                <w:noProof/>
                <w:color w:val="000000" w:themeColor="text1"/>
                <w:szCs w:val="24"/>
              </w:rPr>
              <w:t>istoria de usuario: listar cuentas</w:t>
            </w:r>
            <w:r>
              <w:rPr>
                <w:b/>
              </w:rPr>
              <w:t xml:space="preserve">                                                       </w:t>
            </w:r>
            <w:r w:rsidR="00F56937">
              <w:rPr>
                <w:b/>
              </w:rPr>
              <w:t>HU-PDD-21</w:t>
            </w:r>
          </w:p>
        </w:tc>
      </w:tr>
      <w:tr w:rsidR="00F56937" w14:paraId="7249B1D8" w14:textId="77777777" w:rsidTr="007629A1">
        <w:trPr>
          <w:trHeight w:val="698"/>
        </w:trPr>
        <w:tc>
          <w:tcPr>
            <w:tcW w:w="3000" w:type="dxa"/>
          </w:tcPr>
          <w:p w14:paraId="259CD36F" w14:textId="08D3D25E"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14:paraId="0C681E5F" w14:textId="6E6597E5"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14:paraId="1161DC36" w14:textId="1EA66690" w:rsidR="00F56937" w:rsidRPr="000B28EE" w:rsidRDefault="000B28EE" w:rsidP="000B28EE">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F56937" w14:paraId="5194DEC7" w14:textId="77777777" w:rsidTr="007629A1">
        <w:trPr>
          <w:trHeight w:val="1142"/>
        </w:trPr>
        <w:tc>
          <w:tcPr>
            <w:tcW w:w="3000" w:type="dxa"/>
          </w:tcPr>
          <w:p w14:paraId="1038AE72" w14:textId="131F80E9"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Y</w:t>
            </w:r>
            <w:r w:rsidRPr="000B28EE">
              <w:rPr>
                <w:rFonts w:cs="Times New Roman"/>
                <w:b/>
                <w:bCs/>
                <w:noProof/>
                <w:color w:val="000000" w:themeColor="text1"/>
                <w:szCs w:val="24"/>
              </w:rPr>
              <w:t>o: como administrado o propietario.</w:t>
            </w:r>
          </w:p>
        </w:tc>
        <w:tc>
          <w:tcPr>
            <w:tcW w:w="3020" w:type="dxa"/>
          </w:tcPr>
          <w:p w14:paraId="6989125E" w14:textId="50AEACB6"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N</w:t>
            </w:r>
            <w:r w:rsidRPr="000B28EE">
              <w:rPr>
                <w:rFonts w:cs="Times New Roman"/>
                <w:b/>
                <w:bCs/>
                <w:noProof/>
                <w:color w:val="000000" w:themeColor="text1"/>
                <w:szCs w:val="24"/>
              </w:rPr>
              <w:t>ecesito listar todas las cuentas</w:t>
            </w:r>
          </w:p>
          <w:p w14:paraId="4A92A0E0" w14:textId="09FCF843"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registradas en el sistema.</w:t>
            </w:r>
          </w:p>
        </w:tc>
        <w:tc>
          <w:tcPr>
            <w:tcW w:w="2958" w:type="dxa"/>
          </w:tcPr>
          <w:p w14:paraId="76328D75" w14:textId="1009D179" w:rsidR="00F56937" w:rsidRPr="000B28EE" w:rsidRDefault="000B28EE" w:rsidP="007629A1">
            <w:pPr>
              <w:rPr>
                <w:rFonts w:cs="Times New Roman"/>
                <w:b/>
                <w:bCs/>
                <w:noProof/>
                <w:color w:val="000000" w:themeColor="text1"/>
                <w:szCs w:val="24"/>
              </w:rPr>
            </w:pPr>
            <w:r>
              <w:rPr>
                <w:rFonts w:cs="Times New Roman"/>
                <w:b/>
                <w:bCs/>
                <w:noProof/>
                <w:color w:val="000000" w:themeColor="text1"/>
                <w:szCs w:val="24"/>
              </w:rPr>
              <w:t>P</w:t>
            </w:r>
            <w:r w:rsidRPr="000B28EE">
              <w:rPr>
                <w:rFonts w:cs="Times New Roman"/>
                <w:b/>
                <w:bCs/>
                <w:noProof/>
                <w:color w:val="000000" w:themeColor="text1"/>
                <w:szCs w:val="24"/>
              </w:rPr>
              <w:t>ara poder ver la información</w:t>
            </w:r>
          </w:p>
          <w:p w14:paraId="0C69CAC7" w14:textId="1246BC27" w:rsidR="00F56937" w:rsidRPr="000B28EE" w:rsidRDefault="000B28EE" w:rsidP="007629A1">
            <w:pPr>
              <w:rPr>
                <w:rFonts w:cs="Times New Roman"/>
                <w:b/>
                <w:bCs/>
                <w:noProof/>
                <w:color w:val="000000" w:themeColor="text1"/>
                <w:szCs w:val="24"/>
              </w:rPr>
            </w:pPr>
            <w:r w:rsidRPr="000B28EE">
              <w:rPr>
                <w:rFonts w:cs="Times New Roman"/>
                <w:b/>
                <w:bCs/>
                <w:noProof/>
                <w:color w:val="000000" w:themeColor="text1"/>
                <w:szCs w:val="24"/>
              </w:rPr>
              <w:t>detallada de cada cuenta.</w:t>
            </w:r>
          </w:p>
        </w:tc>
      </w:tr>
    </w:tbl>
    <w:p w14:paraId="573351C2" w14:textId="77777777" w:rsidR="00F56937" w:rsidRDefault="00F56937" w:rsidP="00F56937"/>
    <w:p w14:paraId="36C136B7" w14:textId="6D7DB7A6" w:rsidR="00027C87" w:rsidRPr="00027C87" w:rsidRDefault="00D427E4" w:rsidP="00027C87">
      <w:r>
        <w:t xml:space="preserve"> </w:t>
      </w:r>
    </w:p>
    <w:tbl>
      <w:tblPr>
        <w:tblStyle w:val="Tablaconcuadrcula"/>
        <w:tblpPr w:leftFromText="141" w:rightFromText="141" w:vertAnchor="page" w:horzAnchor="margin" w:tblpXSpec="center" w:tblpY="2236"/>
        <w:tblW w:w="0" w:type="auto"/>
        <w:tblLook w:val="04A0" w:firstRow="1" w:lastRow="0" w:firstColumn="1" w:lastColumn="0" w:noHBand="0" w:noVBand="1"/>
      </w:tblPr>
      <w:tblGrid>
        <w:gridCol w:w="2711"/>
        <w:gridCol w:w="3302"/>
        <w:gridCol w:w="2736"/>
      </w:tblGrid>
      <w:tr w:rsidR="008B395F" w14:paraId="1D7552C4" w14:textId="77777777" w:rsidTr="3CF82E5E">
        <w:trPr>
          <w:trHeight w:val="552"/>
        </w:trPr>
        <w:tc>
          <w:tcPr>
            <w:tcW w:w="8749" w:type="dxa"/>
            <w:gridSpan w:val="3"/>
          </w:tcPr>
          <w:p w14:paraId="509273E7" w14:textId="76B137DE" w:rsidR="008B395F" w:rsidRDefault="3CF82E5E" w:rsidP="3CF82E5E">
            <w:pPr>
              <w:pStyle w:val="Normal1"/>
              <w:spacing w:line="360" w:lineRule="auto"/>
              <w:jc w:val="both"/>
              <w:rPr>
                <w:rFonts w:ascii="Times New Roman" w:eastAsiaTheme="minorEastAsia" w:hAnsi="Times New Roman" w:cs="Times New Roman"/>
                <w:b/>
                <w:bCs/>
                <w:noProof/>
                <w:color w:val="000000" w:themeColor="text1"/>
                <w:sz w:val="24"/>
                <w:szCs w:val="24"/>
                <w:lang w:eastAsia="en-US"/>
              </w:rPr>
            </w:pPr>
            <w:r w:rsidRPr="3CF82E5E">
              <w:rPr>
                <w:rFonts w:ascii="Times New Roman" w:eastAsiaTheme="minorEastAsia" w:hAnsi="Times New Roman" w:cs="Times New Roman"/>
                <w:b/>
                <w:bCs/>
                <w:noProof/>
                <w:color w:val="000000" w:themeColor="text1"/>
                <w:sz w:val="24"/>
                <w:szCs w:val="24"/>
                <w:lang w:eastAsia="en-US"/>
              </w:rPr>
              <w:t>Historia de usuario: provedores                                                   HU-PDD-22</w:t>
            </w:r>
          </w:p>
        </w:tc>
      </w:tr>
      <w:tr w:rsidR="008B395F" w14:paraId="2C4D389B" w14:textId="77777777" w:rsidTr="3CF82E5E">
        <w:trPr>
          <w:trHeight w:val="698"/>
        </w:trPr>
        <w:tc>
          <w:tcPr>
            <w:tcW w:w="2711" w:type="dxa"/>
          </w:tcPr>
          <w:p w14:paraId="38F4E79F" w14:textId="77777777" w:rsidR="008B395F" w:rsidRPr="008E5335" w:rsidRDefault="008B395F" w:rsidP="00C20AA8">
            <w:pPr>
              <w:rPr>
                <w:rFonts w:cs="Times New Roman"/>
                <w:b/>
                <w:bCs/>
                <w:noProof/>
                <w:color w:val="000000" w:themeColor="text1"/>
                <w:szCs w:val="24"/>
              </w:rPr>
            </w:pPr>
            <w:r>
              <w:rPr>
                <w:rFonts w:cs="Times New Roman"/>
                <w:b/>
                <w:bCs/>
                <w:noProof/>
                <w:color w:val="000000" w:themeColor="text1"/>
                <w:szCs w:val="24"/>
              </w:rPr>
              <w:t>R</w:t>
            </w:r>
            <w:r w:rsidRPr="008E5335">
              <w:rPr>
                <w:rFonts w:cs="Times New Roman"/>
                <w:b/>
                <w:bCs/>
                <w:noProof/>
                <w:color w:val="000000" w:themeColor="text1"/>
                <w:szCs w:val="24"/>
              </w:rPr>
              <w:t>ol</w:t>
            </w:r>
          </w:p>
        </w:tc>
        <w:tc>
          <w:tcPr>
            <w:tcW w:w="3302" w:type="dxa"/>
          </w:tcPr>
          <w:p w14:paraId="26667E01" w14:textId="77777777" w:rsidR="008B395F" w:rsidRDefault="008B395F" w:rsidP="00C20AA8">
            <w:pPr>
              <w:jc w:val="center"/>
            </w:pPr>
            <w:r>
              <w:rPr>
                <w:rFonts w:cs="Times New Roman"/>
                <w:b/>
                <w:bCs/>
                <w:noProof/>
                <w:color w:val="000000" w:themeColor="text1"/>
                <w:szCs w:val="24"/>
              </w:rPr>
              <w:t>C</w:t>
            </w:r>
            <w:r w:rsidRPr="008E5335">
              <w:rPr>
                <w:rFonts w:cs="Times New Roman"/>
                <w:b/>
                <w:bCs/>
                <w:noProof/>
                <w:color w:val="000000" w:themeColor="text1"/>
                <w:szCs w:val="24"/>
              </w:rPr>
              <w:t>aracteristica/funcionalidad</w:t>
            </w:r>
          </w:p>
        </w:tc>
        <w:tc>
          <w:tcPr>
            <w:tcW w:w="2736" w:type="dxa"/>
          </w:tcPr>
          <w:p w14:paraId="44FCAB87" w14:textId="77777777" w:rsidR="008B395F" w:rsidRDefault="008B395F" w:rsidP="00C20AA8">
            <w:pPr>
              <w:jc w:val="center"/>
            </w:pPr>
            <w:r>
              <w:rPr>
                <w:rFonts w:cs="Times New Roman"/>
                <w:b/>
                <w:bCs/>
                <w:noProof/>
                <w:color w:val="000000" w:themeColor="text1"/>
                <w:szCs w:val="24"/>
              </w:rPr>
              <w:t>R</w:t>
            </w:r>
            <w:r w:rsidRPr="008E5335">
              <w:rPr>
                <w:rFonts w:cs="Times New Roman"/>
                <w:b/>
                <w:bCs/>
                <w:noProof/>
                <w:color w:val="000000" w:themeColor="text1"/>
                <w:szCs w:val="24"/>
              </w:rPr>
              <w:t>azon/</w:t>
            </w:r>
            <w:r>
              <w:rPr>
                <w:rFonts w:cs="Times New Roman"/>
                <w:b/>
                <w:bCs/>
                <w:noProof/>
                <w:color w:val="000000" w:themeColor="text1"/>
                <w:szCs w:val="24"/>
              </w:rPr>
              <w:t>R</w:t>
            </w:r>
            <w:r w:rsidRPr="008E5335">
              <w:rPr>
                <w:rFonts w:cs="Times New Roman"/>
                <w:b/>
                <w:bCs/>
                <w:noProof/>
                <w:color w:val="000000" w:themeColor="text1"/>
                <w:szCs w:val="24"/>
              </w:rPr>
              <w:t>esultado</w:t>
            </w:r>
          </w:p>
        </w:tc>
      </w:tr>
      <w:tr w:rsidR="008B395F" w14:paraId="1A109874" w14:textId="77777777" w:rsidTr="3CF82E5E">
        <w:trPr>
          <w:trHeight w:val="1142"/>
        </w:trPr>
        <w:tc>
          <w:tcPr>
            <w:tcW w:w="2711" w:type="dxa"/>
          </w:tcPr>
          <w:p w14:paraId="29814EA1" w14:textId="77777777" w:rsidR="008B395F" w:rsidRDefault="008B395F" w:rsidP="00C20AA8">
            <w:r>
              <w:rPr>
                <w:rFonts w:cs="Times New Roman"/>
                <w:b/>
                <w:bCs/>
                <w:noProof/>
                <w:color w:val="000000" w:themeColor="text1"/>
                <w:szCs w:val="24"/>
              </w:rPr>
              <w:t>Y</w:t>
            </w:r>
            <w:r w:rsidRPr="008E5335">
              <w:rPr>
                <w:rFonts w:cs="Times New Roman"/>
                <w:b/>
                <w:bCs/>
                <w:noProof/>
                <w:color w:val="000000" w:themeColor="text1"/>
                <w:szCs w:val="24"/>
              </w:rPr>
              <w:t>o: como administrador</w:t>
            </w:r>
            <w:r>
              <w:rPr>
                <w:rFonts w:cs="Times New Roman"/>
                <w:b/>
                <w:bCs/>
                <w:noProof/>
                <w:color w:val="000000" w:themeColor="text1"/>
                <w:szCs w:val="24"/>
              </w:rPr>
              <w:t xml:space="preserve"> o propietario </w:t>
            </w:r>
          </w:p>
        </w:tc>
        <w:tc>
          <w:tcPr>
            <w:tcW w:w="3302" w:type="dxa"/>
          </w:tcPr>
          <w:p w14:paraId="60B2326E" w14:textId="77777777" w:rsidR="008B395F" w:rsidRDefault="008B395F" w:rsidP="00C20AA8">
            <w:r w:rsidRPr="00934ADD">
              <w:rPr>
                <w:rFonts w:cs="Times New Roman"/>
                <w:b/>
                <w:bCs/>
                <w:noProof/>
                <w:color w:val="000000" w:themeColor="text1"/>
                <w:szCs w:val="24"/>
              </w:rPr>
              <w:t xml:space="preserve">Necesitó ver quiénes son </w:t>
            </w:r>
            <w:r>
              <w:rPr>
                <w:rFonts w:cs="Times New Roman"/>
                <w:b/>
                <w:bCs/>
                <w:noProof/>
                <w:color w:val="000000" w:themeColor="text1"/>
                <w:szCs w:val="24"/>
              </w:rPr>
              <w:t>n</w:t>
            </w:r>
            <w:r w:rsidRPr="00934ADD">
              <w:rPr>
                <w:rFonts w:cs="Times New Roman"/>
                <w:b/>
                <w:bCs/>
                <w:noProof/>
                <w:color w:val="000000" w:themeColor="text1"/>
                <w:szCs w:val="24"/>
              </w:rPr>
              <w:t>ue</w:t>
            </w:r>
            <w:r>
              <w:rPr>
                <w:rFonts w:cs="Times New Roman"/>
                <w:b/>
                <w:bCs/>
                <w:noProof/>
                <w:color w:val="000000" w:themeColor="text1"/>
                <w:szCs w:val="24"/>
              </w:rPr>
              <w:t>s</w:t>
            </w:r>
            <w:r w:rsidRPr="00934ADD">
              <w:rPr>
                <w:rFonts w:cs="Times New Roman"/>
                <w:b/>
                <w:bCs/>
                <w:noProof/>
                <w:color w:val="000000" w:themeColor="text1"/>
                <w:szCs w:val="24"/>
              </w:rPr>
              <w:t>rtos proveedores de nuestros productos</w:t>
            </w:r>
            <w:r>
              <w:t xml:space="preserve">   </w:t>
            </w:r>
          </w:p>
        </w:tc>
        <w:tc>
          <w:tcPr>
            <w:tcW w:w="2736" w:type="dxa"/>
          </w:tcPr>
          <w:p w14:paraId="2F458BCA" w14:textId="77777777" w:rsidR="008B395F" w:rsidRDefault="008B395F" w:rsidP="00C20AA8">
            <w:r>
              <w:rPr>
                <w:rFonts w:cs="Times New Roman"/>
                <w:b/>
                <w:bCs/>
                <w:noProof/>
                <w:color w:val="000000" w:themeColor="text1"/>
                <w:szCs w:val="24"/>
              </w:rPr>
              <w:t>P</w:t>
            </w:r>
            <w:r w:rsidRPr="00212C43">
              <w:rPr>
                <w:rFonts w:cs="Times New Roman"/>
                <w:b/>
                <w:bCs/>
                <w:noProof/>
                <w:color w:val="000000" w:themeColor="text1"/>
                <w:szCs w:val="24"/>
              </w:rPr>
              <w:t xml:space="preserve">ara </w:t>
            </w:r>
            <w:r>
              <w:rPr>
                <w:rFonts w:cs="Times New Roman"/>
                <w:b/>
                <w:bCs/>
                <w:noProof/>
                <w:color w:val="000000" w:themeColor="text1"/>
                <w:szCs w:val="24"/>
              </w:rPr>
              <w:t>llevar un control de ellos y revisar que producto nos suministra cada uno de ellos.</w:t>
            </w:r>
          </w:p>
        </w:tc>
      </w:tr>
    </w:tbl>
    <w:p w14:paraId="09B56C57" w14:textId="77777777" w:rsidR="008B395F" w:rsidRPr="008E5335" w:rsidRDefault="008B395F" w:rsidP="008B395F">
      <w:pPr>
        <w:pStyle w:val="Normal1"/>
        <w:spacing w:line="360" w:lineRule="auto"/>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G</w:t>
      </w:r>
      <w:r w:rsidRPr="008E5335">
        <w:rPr>
          <w:rFonts w:ascii="Times New Roman" w:eastAsiaTheme="minorHAnsi" w:hAnsi="Times New Roman" w:cs="Times New Roman"/>
          <w:b/>
          <w:bCs/>
          <w:noProof/>
          <w:color w:val="000000" w:themeColor="text1"/>
          <w:sz w:val="24"/>
          <w:szCs w:val="24"/>
          <w:lang w:eastAsia="en-US"/>
        </w:rPr>
        <w:t>estion de pro</w:t>
      </w:r>
      <w:r>
        <w:rPr>
          <w:rFonts w:ascii="Times New Roman" w:eastAsiaTheme="minorHAnsi" w:hAnsi="Times New Roman" w:cs="Times New Roman"/>
          <w:b/>
          <w:bCs/>
          <w:noProof/>
          <w:color w:val="000000" w:themeColor="text1"/>
          <w:sz w:val="24"/>
          <w:szCs w:val="24"/>
          <w:lang w:eastAsia="en-US"/>
        </w:rPr>
        <w:t>vedores</w:t>
      </w:r>
      <w:r w:rsidRPr="008E5335">
        <w:rPr>
          <w:rFonts w:ascii="Times New Roman" w:eastAsiaTheme="minorHAnsi" w:hAnsi="Times New Roman" w:cs="Times New Roman"/>
          <w:b/>
          <w:bCs/>
          <w:noProof/>
          <w:color w:val="000000" w:themeColor="text1"/>
          <w:sz w:val="24"/>
          <w:szCs w:val="24"/>
          <w:lang w:eastAsia="en-US"/>
        </w:rPr>
        <w:t xml:space="preserve">. </w:t>
      </w:r>
    </w:p>
    <w:tbl>
      <w:tblPr>
        <w:tblStyle w:val="Tablaconcuadrcula"/>
        <w:tblW w:w="0" w:type="auto"/>
        <w:tblLook w:val="04A0" w:firstRow="1" w:lastRow="0" w:firstColumn="1" w:lastColumn="0" w:noHBand="0" w:noVBand="1"/>
      </w:tblPr>
      <w:tblGrid>
        <w:gridCol w:w="2187"/>
        <w:gridCol w:w="2187"/>
        <w:gridCol w:w="2187"/>
        <w:gridCol w:w="2188"/>
      </w:tblGrid>
      <w:tr w:rsidR="008B395F" w14:paraId="6B23BB19" w14:textId="77777777" w:rsidTr="00C20AA8">
        <w:tc>
          <w:tcPr>
            <w:tcW w:w="8749" w:type="dxa"/>
            <w:gridSpan w:val="4"/>
          </w:tcPr>
          <w:p w14:paraId="100A030D" w14:textId="77777777" w:rsidR="008B395F" w:rsidRDefault="008B395F" w:rsidP="00C20AA8">
            <w:r>
              <w:t xml:space="preserve">                                                 </w:t>
            </w:r>
            <w:r w:rsidRPr="00780CFB">
              <w:rPr>
                <w:rFonts w:cs="Times New Roman"/>
                <w:b/>
                <w:bCs/>
                <w:noProof/>
                <w:color w:val="000000" w:themeColor="text1"/>
                <w:szCs w:val="24"/>
              </w:rPr>
              <w:t>Características de aceptación</w:t>
            </w:r>
          </w:p>
        </w:tc>
      </w:tr>
      <w:tr w:rsidR="008B395F" w14:paraId="737C9FFC" w14:textId="77777777" w:rsidTr="00C20AA8">
        <w:tc>
          <w:tcPr>
            <w:tcW w:w="2187" w:type="dxa"/>
          </w:tcPr>
          <w:p w14:paraId="54CDA2D2" w14:textId="77777777" w:rsidR="008B395F" w:rsidRDefault="008B395F" w:rsidP="00C20AA8">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87" w:type="dxa"/>
          </w:tcPr>
          <w:p w14:paraId="6FEC2C20" w14:textId="77777777" w:rsidR="008B395F" w:rsidRPr="00780CFB" w:rsidRDefault="008B395F" w:rsidP="00C20AA8">
            <w:pPr>
              <w:rPr>
                <w:rFonts w:cs="Times New Roman"/>
                <w:b/>
                <w:bCs/>
                <w:noProof/>
                <w:color w:val="000000" w:themeColor="text1"/>
                <w:szCs w:val="24"/>
              </w:rPr>
            </w:pPr>
            <w:r w:rsidRPr="00780CFB">
              <w:rPr>
                <w:rFonts w:cs="Times New Roman"/>
                <w:b/>
                <w:bCs/>
                <w:noProof/>
                <w:color w:val="000000" w:themeColor="text1"/>
                <w:szCs w:val="24"/>
              </w:rPr>
              <w:t xml:space="preserve">Administrador </w:t>
            </w:r>
          </w:p>
        </w:tc>
        <w:tc>
          <w:tcPr>
            <w:tcW w:w="2187" w:type="dxa"/>
          </w:tcPr>
          <w:p w14:paraId="5265BFA9" w14:textId="77777777" w:rsidR="008B395F" w:rsidRPr="00780CFB" w:rsidRDefault="008B395F" w:rsidP="00C20AA8">
            <w:pPr>
              <w:rPr>
                <w:rFonts w:cs="Times New Roman"/>
                <w:b/>
                <w:bCs/>
                <w:noProof/>
                <w:color w:val="000000" w:themeColor="text1"/>
                <w:szCs w:val="24"/>
              </w:rPr>
            </w:pPr>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188" w:type="dxa"/>
          </w:tcPr>
          <w:p w14:paraId="24768FF0" w14:textId="77777777" w:rsidR="008B395F" w:rsidRPr="00780CFB" w:rsidRDefault="008B395F" w:rsidP="00C20AA8">
            <w:pPr>
              <w:rPr>
                <w:rFonts w:cs="Times New Roman"/>
                <w:b/>
                <w:bCs/>
                <w:noProof/>
                <w:color w:val="000000" w:themeColor="text1"/>
                <w:szCs w:val="24"/>
              </w:rPr>
            </w:pPr>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8B395F" w14:paraId="120FC75A" w14:textId="77777777" w:rsidTr="00C20AA8">
        <w:tc>
          <w:tcPr>
            <w:tcW w:w="2187" w:type="dxa"/>
          </w:tcPr>
          <w:p w14:paraId="0F12706D" w14:textId="77777777" w:rsidR="008B395F" w:rsidRDefault="008B395F" w:rsidP="00C20AA8">
            <w:r>
              <w:t xml:space="preserve">       1</w:t>
            </w:r>
          </w:p>
        </w:tc>
        <w:tc>
          <w:tcPr>
            <w:tcW w:w="2187" w:type="dxa"/>
          </w:tcPr>
          <w:p w14:paraId="516FAC09" w14:textId="77777777" w:rsidR="008B395F" w:rsidRPr="00216965" w:rsidRDefault="008B395F" w:rsidP="00C20AA8">
            <w:pPr>
              <w:rPr>
                <w:rFonts w:cs="Times New Roman"/>
                <w:b/>
                <w:bCs/>
                <w:noProof/>
                <w:color w:val="000000" w:themeColor="text1"/>
                <w:szCs w:val="24"/>
              </w:rPr>
            </w:pPr>
            <w:r w:rsidRPr="00216965">
              <w:rPr>
                <w:rFonts w:cs="Times New Roman"/>
                <w:b/>
                <w:bCs/>
                <w:noProof/>
                <w:color w:val="000000" w:themeColor="text1"/>
                <w:szCs w:val="24"/>
              </w:rPr>
              <w:t>El administrado o el propietario solicita buscar un proveedor especifico.</w:t>
            </w:r>
          </w:p>
          <w:p w14:paraId="4427B614" w14:textId="77777777" w:rsidR="008B395F" w:rsidRDefault="008B395F" w:rsidP="00C20AA8">
            <w:r>
              <w:t xml:space="preserve"> </w:t>
            </w:r>
          </w:p>
        </w:tc>
        <w:tc>
          <w:tcPr>
            <w:tcW w:w="2187" w:type="dxa"/>
          </w:tcPr>
          <w:p w14:paraId="4280EAD1" w14:textId="77777777" w:rsidR="008B395F" w:rsidRPr="00216965" w:rsidRDefault="008B395F" w:rsidP="00C20AA8">
            <w:pPr>
              <w:rPr>
                <w:rFonts w:cs="Times New Roman"/>
                <w:b/>
                <w:bCs/>
                <w:noProof/>
                <w:color w:val="000000" w:themeColor="text1"/>
                <w:szCs w:val="24"/>
              </w:rPr>
            </w:pPr>
            <w:r w:rsidRPr="00216965">
              <w:rPr>
                <w:rFonts w:cs="Times New Roman"/>
                <w:b/>
                <w:bCs/>
                <w:noProof/>
                <w:color w:val="000000" w:themeColor="text1"/>
                <w:szCs w:val="24"/>
              </w:rPr>
              <w:t>1.El administrador o propietario debe de estar autenticado en el sistema.</w:t>
            </w:r>
          </w:p>
          <w:p w14:paraId="66BD2DB0" w14:textId="77777777" w:rsidR="008B395F" w:rsidRPr="00216965" w:rsidRDefault="008B395F" w:rsidP="00C20AA8">
            <w:pPr>
              <w:rPr>
                <w:rFonts w:cs="Times New Roman"/>
                <w:b/>
                <w:bCs/>
                <w:noProof/>
                <w:color w:val="000000" w:themeColor="text1"/>
                <w:szCs w:val="24"/>
              </w:rPr>
            </w:pPr>
            <w:r w:rsidRPr="00216965">
              <w:rPr>
                <w:rFonts w:cs="Times New Roman"/>
                <w:b/>
                <w:bCs/>
                <w:noProof/>
                <w:color w:val="000000" w:themeColor="text1"/>
                <w:szCs w:val="24"/>
              </w:rPr>
              <w:lastRenderedPageBreak/>
              <w:t xml:space="preserve">2.el administrador selecciona la acción de buscar proveedor. </w:t>
            </w:r>
          </w:p>
          <w:p w14:paraId="028EAA02" w14:textId="77777777" w:rsidR="008B395F" w:rsidRDefault="008B395F" w:rsidP="00C20AA8"/>
        </w:tc>
        <w:tc>
          <w:tcPr>
            <w:tcW w:w="2188" w:type="dxa"/>
          </w:tcPr>
          <w:p w14:paraId="361CC5E0" w14:textId="77777777" w:rsidR="008B395F" w:rsidRPr="00216965" w:rsidRDefault="008B395F" w:rsidP="00C20AA8">
            <w:pPr>
              <w:rPr>
                <w:rFonts w:cs="Times New Roman"/>
                <w:b/>
                <w:bCs/>
                <w:noProof/>
                <w:color w:val="000000" w:themeColor="text1"/>
                <w:szCs w:val="24"/>
              </w:rPr>
            </w:pPr>
            <w:r w:rsidRPr="00216965">
              <w:rPr>
                <w:rFonts w:cs="Times New Roman"/>
                <w:b/>
                <w:bCs/>
                <w:noProof/>
                <w:color w:val="000000" w:themeColor="text1"/>
                <w:szCs w:val="24"/>
              </w:rPr>
              <w:lastRenderedPageBreak/>
              <w:t xml:space="preserve">El sistema muestra el listado de proveedores que coinciden con el criterio de búsqueda. </w:t>
            </w:r>
          </w:p>
          <w:p w14:paraId="08DFF03B" w14:textId="77777777" w:rsidR="008B395F" w:rsidRDefault="008B395F" w:rsidP="00C20AA8"/>
        </w:tc>
      </w:tr>
    </w:tbl>
    <w:p w14:paraId="025F78DA" w14:textId="77777777" w:rsidR="008B395F" w:rsidRDefault="008B395F" w:rsidP="008B395F"/>
    <w:tbl>
      <w:tblPr>
        <w:tblStyle w:val="Tablaconcuadrcula"/>
        <w:tblW w:w="0" w:type="auto"/>
        <w:tblLook w:val="04A0" w:firstRow="1" w:lastRow="0" w:firstColumn="1" w:lastColumn="0" w:noHBand="0" w:noVBand="1"/>
      </w:tblPr>
      <w:tblGrid>
        <w:gridCol w:w="2711"/>
        <w:gridCol w:w="3302"/>
        <w:gridCol w:w="2736"/>
      </w:tblGrid>
      <w:tr w:rsidR="3CF82E5E" w14:paraId="4EA3A552" w14:textId="77777777" w:rsidTr="3CF82E5E">
        <w:trPr>
          <w:trHeight w:val="552"/>
        </w:trPr>
        <w:tc>
          <w:tcPr>
            <w:tcW w:w="8749" w:type="dxa"/>
            <w:gridSpan w:val="3"/>
          </w:tcPr>
          <w:p w14:paraId="50A8227A" w14:textId="54A8F8D9" w:rsidR="3CF82E5E" w:rsidRDefault="3CF82E5E" w:rsidP="3CF82E5E">
            <w:pPr>
              <w:pStyle w:val="Normal1"/>
              <w:spacing w:line="360" w:lineRule="auto"/>
              <w:jc w:val="both"/>
              <w:rPr>
                <w:rFonts w:ascii="Times New Roman" w:eastAsiaTheme="minorEastAsia" w:hAnsi="Times New Roman" w:cs="Times New Roman"/>
                <w:b/>
                <w:bCs/>
                <w:noProof/>
                <w:color w:val="000000" w:themeColor="text1"/>
                <w:sz w:val="24"/>
                <w:szCs w:val="24"/>
                <w:lang w:eastAsia="en-US"/>
              </w:rPr>
            </w:pPr>
            <w:r w:rsidRPr="3CF82E5E">
              <w:rPr>
                <w:rFonts w:ascii="Times New Roman" w:eastAsiaTheme="minorEastAsia" w:hAnsi="Times New Roman" w:cs="Times New Roman"/>
                <w:b/>
                <w:bCs/>
                <w:noProof/>
                <w:color w:val="000000" w:themeColor="text1"/>
                <w:sz w:val="24"/>
                <w:szCs w:val="24"/>
                <w:lang w:eastAsia="en-US"/>
              </w:rPr>
              <w:t>Historia de usuario: Detalles de compra                                                   HU-PDD-23</w:t>
            </w:r>
          </w:p>
        </w:tc>
      </w:tr>
      <w:tr w:rsidR="3CF82E5E" w14:paraId="5E2659F9" w14:textId="77777777" w:rsidTr="3CF82E5E">
        <w:trPr>
          <w:trHeight w:val="698"/>
        </w:trPr>
        <w:tc>
          <w:tcPr>
            <w:tcW w:w="2711" w:type="dxa"/>
          </w:tcPr>
          <w:p w14:paraId="178B18D5" w14:textId="77777777" w:rsidR="3CF82E5E" w:rsidRDefault="3CF82E5E" w:rsidP="3CF82E5E">
            <w:pPr>
              <w:rPr>
                <w:rFonts w:cs="Times New Roman"/>
                <w:b/>
                <w:bCs/>
                <w:noProof/>
                <w:color w:val="000000" w:themeColor="text1"/>
              </w:rPr>
            </w:pPr>
            <w:r w:rsidRPr="3CF82E5E">
              <w:rPr>
                <w:rFonts w:cs="Times New Roman"/>
                <w:b/>
                <w:bCs/>
                <w:noProof/>
                <w:color w:val="000000" w:themeColor="text1"/>
              </w:rPr>
              <w:t>Rol</w:t>
            </w:r>
          </w:p>
        </w:tc>
        <w:tc>
          <w:tcPr>
            <w:tcW w:w="3302" w:type="dxa"/>
          </w:tcPr>
          <w:p w14:paraId="4EB20BFE" w14:textId="77777777" w:rsidR="3CF82E5E" w:rsidRDefault="3CF82E5E" w:rsidP="3CF82E5E">
            <w:pPr>
              <w:jc w:val="center"/>
            </w:pPr>
            <w:r w:rsidRPr="3CF82E5E">
              <w:rPr>
                <w:rFonts w:cs="Times New Roman"/>
                <w:b/>
                <w:bCs/>
                <w:noProof/>
                <w:color w:val="000000" w:themeColor="text1"/>
              </w:rPr>
              <w:t>Caracteristica/funcionalidad</w:t>
            </w:r>
          </w:p>
        </w:tc>
        <w:tc>
          <w:tcPr>
            <w:tcW w:w="2736" w:type="dxa"/>
          </w:tcPr>
          <w:p w14:paraId="7E5128B0" w14:textId="77777777" w:rsidR="3CF82E5E" w:rsidRDefault="3CF82E5E" w:rsidP="3CF82E5E">
            <w:pPr>
              <w:jc w:val="center"/>
            </w:pPr>
            <w:r w:rsidRPr="3CF82E5E">
              <w:rPr>
                <w:rFonts w:cs="Times New Roman"/>
                <w:b/>
                <w:bCs/>
                <w:noProof/>
                <w:color w:val="000000" w:themeColor="text1"/>
              </w:rPr>
              <w:t>Razon/Resultado</w:t>
            </w:r>
          </w:p>
        </w:tc>
      </w:tr>
      <w:tr w:rsidR="3CF82E5E" w14:paraId="49F2BBCA" w14:textId="77777777" w:rsidTr="3CF82E5E">
        <w:trPr>
          <w:trHeight w:val="1142"/>
        </w:trPr>
        <w:tc>
          <w:tcPr>
            <w:tcW w:w="2711" w:type="dxa"/>
          </w:tcPr>
          <w:p w14:paraId="26B46098" w14:textId="77777777" w:rsidR="3CF82E5E" w:rsidRDefault="3CF82E5E">
            <w:r w:rsidRPr="3CF82E5E">
              <w:rPr>
                <w:rFonts w:cs="Times New Roman"/>
                <w:b/>
                <w:bCs/>
                <w:noProof/>
                <w:color w:val="000000" w:themeColor="text1"/>
              </w:rPr>
              <w:t xml:space="preserve">Yo: como administrador o propietario </w:t>
            </w:r>
          </w:p>
        </w:tc>
        <w:tc>
          <w:tcPr>
            <w:tcW w:w="3302" w:type="dxa"/>
          </w:tcPr>
          <w:p w14:paraId="118E2961" w14:textId="77777777" w:rsidR="3CF82E5E" w:rsidRDefault="3CF82E5E">
            <w:r w:rsidRPr="3CF82E5E">
              <w:rPr>
                <w:rFonts w:cs="Times New Roman"/>
                <w:b/>
                <w:bCs/>
                <w:noProof/>
                <w:color w:val="000000" w:themeColor="text1"/>
              </w:rPr>
              <w:t>Necesitó ver quiénes son nuesrtos proveedores de nuestros productos</w:t>
            </w:r>
            <w:r>
              <w:t xml:space="preserve">   </w:t>
            </w:r>
          </w:p>
        </w:tc>
        <w:tc>
          <w:tcPr>
            <w:tcW w:w="2736" w:type="dxa"/>
          </w:tcPr>
          <w:p w14:paraId="17BFEA62" w14:textId="77777777" w:rsidR="3CF82E5E" w:rsidRDefault="3CF82E5E">
            <w:r w:rsidRPr="3CF82E5E">
              <w:rPr>
                <w:rFonts w:cs="Times New Roman"/>
                <w:b/>
                <w:bCs/>
                <w:noProof/>
                <w:color w:val="000000" w:themeColor="text1"/>
              </w:rPr>
              <w:t>Para llevar un control de ellos y revisar que producto nos suministra cada uno de ellos.</w:t>
            </w:r>
          </w:p>
        </w:tc>
      </w:tr>
    </w:tbl>
    <w:p w14:paraId="1389353E" w14:textId="088EF3B6" w:rsidR="3CF82E5E" w:rsidRDefault="3CF82E5E" w:rsidP="3CF82E5E">
      <w:pPr>
        <w:rPr>
          <w:rFonts w:eastAsia="Calibri" w:cs="Arial"/>
          <w:szCs w:val="24"/>
        </w:rPr>
      </w:pPr>
    </w:p>
    <w:p w14:paraId="765A2711" w14:textId="6B8FE7D1" w:rsidR="008B395F" w:rsidRDefault="008B395F" w:rsidP="008B395F">
      <w:pPr>
        <w:pStyle w:val="Ttulo2"/>
        <w:numPr>
          <w:ilvl w:val="0"/>
          <w:numId w:val="0"/>
        </w:numPr>
      </w:pPr>
      <w:bookmarkStart w:id="247" w:name="_Toc85749053"/>
      <w:r>
        <w:t>Requerimientos</w:t>
      </w:r>
      <w:bookmarkEnd w:id="247"/>
    </w:p>
    <w:p w14:paraId="7B99A338" w14:textId="77777777" w:rsidR="008B395F" w:rsidRPr="00B052E3" w:rsidRDefault="008B395F" w:rsidP="008B395F">
      <w:pPr>
        <w:pStyle w:val="Ttulo3"/>
        <w:numPr>
          <w:ilvl w:val="0"/>
          <w:numId w:val="0"/>
        </w:numPr>
        <w:ind w:left="720" w:hanging="720"/>
      </w:pPr>
      <w:bookmarkStart w:id="248" w:name="_Toc85749054"/>
      <w:commentRangeStart w:id="249"/>
      <w:r>
        <w:t>Requerimientos FUNCIONALES</w:t>
      </w:r>
      <w:bookmarkEnd w:id="248"/>
      <w:commentRangeEnd w:id="249"/>
      <w:r w:rsidR="00483326">
        <w:rPr>
          <w:rStyle w:val="Refdecomentario"/>
          <w:rFonts w:eastAsiaTheme="minorHAnsi" w:cstheme="minorBidi"/>
          <w:bCs w:val="0"/>
        </w:rPr>
        <w:commentReference w:id="249"/>
      </w:r>
    </w:p>
    <w:tbl>
      <w:tblPr>
        <w:tblStyle w:val="Tablaconcuadrcula"/>
        <w:tblW w:w="8886" w:type="dxa"/>
        <w:tblLayout w:type="fixed"/>
        <w:tblLook w:val="04A0" w:firstRow="1" w:lastRow="0" w:firstColumn="1" w:lastColumn="0" w:noHBand="0" w:noVBand="1"/>
        <w:tblPrChange w:id="250" w:author="Luis Pichon" w:date="2021-10-26T10:40:00Z">
          <w:tblPr>
            <w:tblStyle w:val="Tablaconcuadrcula"/>
            <w:tblW w:w="8886" w:type="dxa"/>
            <w:tblLayout w:type="fixed"/>
            <w:tblLook w:val="04A0" w:firstRow="1" w:lastRow="0" w:firstColumn="1" w:lastColumn="0" w:noHBand="0" w:noVBand="1"/>
          </w:tblPr>
        </w:tblPrChange>
      </w:tblPr>
      <w:tblGrid>
        <w:gridCol w:w="825"/>
        <w:gridCol w:w="1860"/>
        <w:gridCol w:w="2562"/>
        <w:gridCol w:w="1749"/>
        <w:gridCol w:w="1890"/>
        <w:tblGridChange w:id="251">
          <w:tblGrid>
            <w:gridCol w:w="360"/>
            <w:gridCol w:w="360"/>
            <w:gridCol w:w="360"/>
            <w:gridCol w:w="360"/>
            <w:gridCol w:w="360"/>
          </w:tblGrid>
        </w:tblGridChange>
      </w:tblGrid>
      <w:tr w:rsidR="008B395F" w:rsidRPr="002E734B" w14:paraId="344FA043" w14:textId="77777777" w:rsidTr="3CF82E5E">
        <w:tc>
          <w:tcPr>
            <w:tcW w:w="8886" w:type="dxa"/>
            <w:gridSpan w:val="5"/>
            <w:tcPrChange w:id="252" w:author="Luis Pichon" w:date="2021-10-26T10:40:00Z">
              <w:tcPr>
                <w:tcW w:w="0" w:type="auto"/>
                <w:gridSpan w:val="5"/>
              </w:tcPr>
            </w:tcPrChange>
          </w:tcPr>
          <w:p w14:paraId="501798D9" w14:textId="77777777" w:rsidR="008B395F" w:rsidRPr="002E734B" w:rsidRDefault="3CF82E5E" w:rsidP="3CF82E5E">
            <w:pPr>
              <w:jc w:val="center"/>
              <w:rPr>
                <w:b/>
                <w:bCs/>
              </w:rPr>
            </w:pPr>
            <w:r w:rsidRPr="3CF82E5E">
              <w:rPr>
                <w:b/>
                <w:bCs/>
              </w:rPr>
              <w:t>Identificación de Requerimientos funcionales</w:t>
            </w:r>
          </w:p>
        </w:tc>
      </w:tr>
      <w:tr w:rsidR="008B395F" w:rsidRPr="002E734B" w14:paraId="7400A027" w14:textId="77777777" w:rsidTr="3CF82E5E">
        <w:tc>
          <w:tcPr>
            <w:tcW w:w="825" w:type="dxa"/>
            <w:tcPrChange w:id="253" w:author="Luis Pichon" w:date="2021-10-26T10:40:00Z">
              <w:tcPr>
                <w:tcW w:w="0" w:type="auto"/>
              </w:tcPr>
            </w:tcPrChange>
          </w:tcPr>
          <w:p w14:paraId="6DC4059A" w14:textId="77777777" w:rsidR="008B395F" w:rsidRPr="002E734B" w:rsidRDefault="3CF82E5E" w:rsidP="3CF82E5E">
            <w:pPr>
              <w:rPr>
                <w:b/>
                <w:bCs/>
              </w:rPr>
            </w:pPr>
            <w:r w:rsidRPr="3CF82E5E">
              <w:rPr>
                <w:b/>
                <w:bCs/>
              </w:rPr>
              <w:t>Ítem</w:t>
            </w:r>
          </w:p>
        </w:tc>
        <w:tc>
          <w:tcPr>
            <w:tcW w:w="1860" w:type="dxa"/>
            <w:tcPrChange w:id="254" w:author="Luis Pichon" w:date="2021-10-26T10:40:00Z">
              <w:tcPr>
                <w:tcW w:w="0" w:type="auto"/>
              </w:tcPr>
            </w:tcPrChange>
          </w:tcPr>
          <w:p w14:paraId="1417C7EE" w14:textId="77777777" w:rsidR="008B395F" w:rsidRPr="002E734B" w:rsidRDefault="3CF82E5E" w:rsidP="3CF82E5E">
            <w:pPr>
              <w:rPr>
                <w:b/>
                <w:bCs/>
              </w:rPr>
            </w:pPr>
            <w:r w:rsidRPr="3CF82E5E">
              <w:rPr>
                <w:b/>
                <w:bCs/>
              </w:rPr>
              <w:t>Nombre</w:t>
            </w:r>
          </w:p>
        </w:tc>
        <w:tc>
          <w:tcPr>
            <w:tcW w:w="2562" w:type="dxa"/>
            <w:tcPrChange w:id="255" w:author="Luis Pichon" w:date="2021-10-26T10:40:00Z">
              <w:tcPr>
                <w:tcW w:w="0" w:type="auto"/>
              </w:tcPr>
            </w:tcPrChange>
          </w:tcPr>
          <w:p w14:paraId="6F5DA6FC" w14:textId="77777777" w:rsidR="008B395F" w:rsidRPr="002E734B" w:rsidRDefault="3CF82E5E" w:rsidP="3CF82E5E">
            <w:pPr>
              <w:rPr>
                <w:b/>
                <w:bCs/>
              </w:rPr>
            </w:pPr>
            <w:r w:rsidRPr="3CF82E5E">
              <w:rPr>
                <w:b/>
                <w:bCs/>
              </w:rPr>
              <w:t>Descripción</w:t>
            </w:r>
          </w:p>
        </w:tc>
        <w:tc>
          <w:tcPr>
            <w:tcW w:w="1749" w:type="dxa"/>
            <w:tcPrChange w:id="256" w:author="Luis Pichon" w:date="2021-10-26T10:40:00Z">
              <w:tcPr>
                <w:tcW w:w="0" w:type="auto"/>
              </w:tcPr>
            </w:tcPrChange>
          </w:tcPr>
          <w:p w14:paraId="76DC1438" w14:textId="77777777" w:rsidR="008B395F" w:rsidRPr="002E734B" w:rsidRDefault="3CF82E5E" w:rsidP="3CF82E5E">
            <w:pPr>
              <w:rPr>
                <w:b/>
                <w:bCs/>
              </w:rPr>
            </w:pPr>
            <w:r w:rsidRPr="3CF82E5E">
              <w:rPr>
                <w:b/>
                <w:bCs/>
              </w:rPr>
              <w:t>Prioridad</w:t>
            </w:r>
          </w:p>
        </w:tc>
        <w:tc>
          <w:tcPr>
            <w:tcW w:w="1890" w:type="dxa"/>
            <w:tcPrChange w:id="257" w:author="Luis Pichon" w:date="2021-10-26T10:40:00Z">
              <w:tcPr>
                <w:tcW w:w="0" w:type="auto"/>
              </w:tcPr>
            </w:tcPrChange>
          </w:tcPr>
          <w:p w14:paraId="38A72386" w14:textId="14997ACD" w:rsidR="3CF82E5E" w:rsidRDefault="3CF82E5E" w:rsidP="3CF82E5E">
            <w:pPr>
              <w:rPr>
                <w:rFonts w:eastAsia="Calibri" w:cs="Arial"/>
                <w:b/>
                <w:bCs/>
                <w:szCs w:val="24"/>
              </w:rPr>
            </w:pPr>
            <w:r w:rsidRPr="3CF82E5E">
              <w:rPr>
                <w:rFonts w:eastAsia="Calibri" w:cs="Arial"/>
                <w:b/>
                <w:bCs/>
                <w:szCs w:val="24"/>
              </w:rPr>
              <w:t>Historias de  usuario Relacionadas</w:t>
            </w:r>
          </w:p>
        </w:tc>
      </w:tr>
      <w:tr w:rsidR="008B395F" w14:paraId="3616B0AA" w14:textId="77777777" w:rsidTr="3CF82E5E">
        <w:trPr>
          <w:trHeight w:val="253"/>
        </w:trPr>
        <w:tc>
          <w:tcPr>
            <w:tcW w:w="825" w:type="dxa"/>
            <w:tcPrChange w:id="258" w:author="Luis Pichon" w:date="2021-10-26T10:40:00Z">
              <w:tcPr>
                <w:tcW w:w="0" w:type="auto"/>
              </w:tcPr>
            </w:tcPrChange>
          </w:tcPr>
          <w:p w14:paraId="570CE317" w14:textId="77777777" w:rsidR="008B395F" w:rsidRDefault="008B395F" w:rsidP="00C20AA8">
            <w:r>
              <w:t>1</w:t>
            </w:r>
          </w:p>
        </w:tc>
        <w:tc>
          <w:tcPr>
            <w:tcW w:w="1860" w:type="dxa"/>
            <w:tcPrChange w:id="259" w:author="Luis Pichon" w:date="2021-10-26T10:40:00Z">
              <w:tcPr>
                <w:tcW w:w="0" w:type="auto"/>
              </w:tcPr>
            </w:tcPrChange>
          </w:tcPr>
          <w:p w14:paraId="2470CAFD" w14:textId="6A2956FF" w:rsidR="008B395F" w:rsidRPr="00C20AA8" w:rsidRDefault="3CF82E5E" w:rsidP="3CF82E5E">
            <w:pPr>
              <w:rPr>
                <w:rFonts w:cs="Times New Roman"/>
                <w:b/>
                <w:bCs/>
                <w:noProof/>
                <w:color w:val="000000" w:themeColor="text1"/>
              </w:rPr>
            </w:pPr>
            <w:r w:rsidRPr="3CF82E5E">
              <w:rPr>
                <w:rFonts w:cs="Times New Roman"/>
                <w:b/>
                <w:bCs/>
                <w:noProof/>
                <w:color w:val="000000" w:themeColor="text1"/>
              </w:rPr>
              <w:t>GESTIONAR USUARIOS DEL SISTEMA</w:t>
            </w:r>
          </w:p>
        </w:tc>
        <w:tc>
          <w:tcPr>
            <w:tcW w:w="2562" w:type="dxa"/>
            <w:tcPrChange w:id="260" w:author="Luis Pichon" w:date="2021-10-26T10:40:00Z">
              <w:tcPr>
                <w:tcW w:w="0" w:type="auto"/>
              </w:tcPr>
            </w:tcPrChange>
          </w:tcPr>
          <w:p w14:paraId="16281964"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El sistema solicita al usuario los datos que se necesitan para el registro en la plataforma (nombre de usuario, contraseña y correo electrónico), para luego autorizar/rechazar el ingreso del mismo a la plataforma</w:t>
            </w:r>
          </w:p>
        </w:tc>
        <w:tc>
          <w:tcPr>
            <w:tcW w:w="1749" w:type="dxa"/>
            <w:tcPrChange w:id="261" w:author="Luis Pichon" w:date="2021-10-26T10:40:00Z">
              <w:tcPr>
                <w:tcW w:w="0" w:type="auto"/>
              </w:tcPr>
            </w:tcPrChange>
          </w:tcPr>
          <w:p w14:paraId="1B62BDC3"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CRITICO</w:t>
            </w:r>
          </w:p>
        </w:tc>
        <w:tc>
          <w:tcPr>
            <w:tcW w:w="1890" w:type="dxa"/>
            <w:tcPrChange w:id="262" w:author="Luis Pichon" w:date="2021-10-26T10:40:00Z">
              <w:tcPr>
                <w:tcW w:w="0" w:type="auto"/>
              </w:tcPr>
            </w:tcPrChange>
          </w:tcPr>
          <w:p w14:paraId="0212C8B9" w14:textId="25434281"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w:t>
            </w:r>
          </w:p>
        </w:tc>
      </w:tr>
      <w:tr w:rsidR="008B395F" w14:paraId="4DC711D8" w14:textId="77777777" w:rsidTr="3CF82E5E">
        <w:trPr>
          <w:trHeight w:val="253"/>
        </w:trPr>
        <w:tc>
          <w:tcPr>
            <w:tcW w:w="825" w:type="dxa"/>
            <w:tcPrChange w:id="263" w:author="Luis Pichon" w:date="2021-10-26T10:40:00Z">
              <w:tcPr>
                <w:tcW w:w="0" w:type="auto"/>
              </w:tcPr>
            </w:tcPrChange>
          </w:tcPr>
          <w:p w14:paraId="1F8446E5" w14:textId="77777777" w:rsidR="008B395F" w:rsidRDefault="008B395F" w:rsidP="00C20AA8">
            <w:r>
              <w:t>2</w:t>
            </w:r>
          </w:p>
        </w:tc>
        <w:tc>
          <w:tcPr>
            <w:tcW w:w="1860" w:type="dxa"/>
            <w:tcPrChange w:id="264" w:author="Luis Pichon" w:date="2021-10-26T10:40:00Z">
              <w:tcPr>
                <w:tcW w:w="0" w:type="auto"/>
              </w:tcPr>
            </w:tcPrChange>
          </w:tcPr>
          <w:p w14:paraId="30A09091" w14:textId="21EBA612" w:rsidR="008B395F" w:rsidRPr="00C20AA8" w:rsidRDefault="3CF82E5E" w:rsidP="3CF82E5E">
            <w:pPr>
              <w:rPr>
                <w:rFonts w:cs="Times New Roman"/>
                <w:b/>
                <w:bCs/>
                <w:noProof/>
                <w:color w:val="000000" w:themeColor="text1"/>
              </w:rPr>
            </w:pPr>
            <w:r w:rsidRPr="3CF82E5E">
              <w:rPr>
                <w:rFonts w:cs="Times New Roman"/>
                <w:b/>
                <w:bCs/>
                <w:noProof/>
                <w:color w:val="000000" w:themeColor="text1"/>
              </w:rPr>
              <w:t>GESTIONAR CLIENTES AL SISTEMA</w:t>
            </w:r>
          </w:p>
        </w:tc>
        <w:tc>
          <w:tcPr>
            <w:tcW w:w="2562" w:type="dxa"/>
            <w:tcPrChange w:id="265" w:author="Luis Pichon" w:date="2021-10-26T10:40:00Z">
              <w:tcPr>
                <w:tcW w:w="0" w:type="auto"/>
              </w:tcPr>
            </w:tcPrChange>
          </w:tcPr>
          <w:p w14:paraId="1AD6C832"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El sistema le solicita al usuario datos relacionados sobre los clientes (Nombre, dirección, teléfono) para poder generar facturas a nombre propio</w:t>
            </w:r>
          </w:p>
        </w:tc>
        <w:tc>
          <w:tcPr>
            <w:tcW w:w="1749" w:type="dxa"/>
            <w:tcPrChange w:id="266" w:author="Luis Pichon" w:date="2021-10-26T10:40:00Z">
              <w:tcPr>
                <w:tcW w:w="0" w:type="auto"/>
              </w:tcPr>
            </w:tcPrChange>
          </w:tcPr>
          <w:p w14:paraId="3CCADE83"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OPCIONAL</w:t>
            </w:r>
          </w:p>
        </w:tc>
        <w:tc>
          <w:tcPr>
            <w:tcW w:w="1890" w:type="dxa"/>
            <w:tcPrChange w:id="267" w:author="Luis Pichon" w:date="2021-10-26T10:40:00Z">
              <w:tcPr>
                <w:tcW w:w="0" w:type="auto"/>
              </w:tcPr>
            </w:tcPrChange>
          </w:tcPr>
          <w:p w14:paraId="0B05DC5F" w14:textId="45FF82F8"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HU-PPD-14</w:t>
            </w:r>
          </w:p>
          <w:p w14:paraId="7E75C06B" w14:textId="222F6D48"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HU-PPD-15</w:t>
            </w:r>
          </w:p>
          <w:p w14:paraId="4ACB9E46" w14:textId="4C2AEA26"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HU-PPD-16</w:t>
            </w:r>
          </w:p>
          <w:p w14:paraId="43704054" w14:textId="59E9B7D5"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HU-PPD-17</w:t>
            </w:r>
          </w:p>
          <w:p w14:paraId="1D408008" w14:textId="77B364B5"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HU-PPD-18</w:t>
            </w:r>
          </w:p>
          <w:p w14:paraId="41F17459" w14:textId="60F508D7"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HU-PPD-19</w:t>
            </w:r>
          </w:p>
          <w:p w14:paraId="3D2269AA" w14:textId="326719F4"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HU-PPD-20</w:t>
            </w:r>
          </w:p>
          <w:p w14:paraId="27BB58A4" w14:textId="6FA4DF56"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HU-PPD-21</w:t>
            </w:r>
          </w:p>
          <w:p w14:paraId="3F1BE7B6" w14:textId="7FA1F961" w:rsidR="3CF82E5E" w:rsidRDefault="3CF82E5E" w:rsidP="3CF82E5E">
            <w:pPr>
              <w:rPr>
                <w:rFonts w:eastAsia="Calibri" w:cs="Arial"/>
                <w:b/>
                <w:bCs/>
                <w:noProof/>
                <w:color w:val="000000" w:themeColor="text1"/>
                <w:szCs w:val="24"/>
              </w:rPr>
            </w:pPr>
          </w:p>
        </w:tc>
      </w:tr>
      <w:tr w:rsidR="008B395F" w14:paraId="6EF05360" w14:textId="77777777" w:rsidTr="3CF82E5E">
        <w:trPr>
          <w:trHeight w:val="253"/>
        </w:trPr>
        <w:tc>
          <w:tcPr>
            <w:tcW w:w="825" w:type="dxa"/>
            <w:tcPrChange w:id="268" w:author="Luis Pichon" w:date="2021-10-26T10:40:00Z">
              <w:tcPr>
                <w:tcW w:w="0" w:type="auto"/>
              </w:tcPr>
            </w:tcPrChange>
          </w:tcPr>
          <w:p w14:paraId="69046588" w14:textId="77777777" w:rsidR="008B395F" w:rsidRDefault="008B395F" w:rsidP="00C20AA8">
            <w:r>
              <w:lastRenderedPageBreak/>
              <w:t>3</w:t>
            </w:r>
          </w:p>
        </w:tc>
        <w:tc>
          <w:tcPr>
            <w:tcW w:w="1860" w:type="dxa"/>
            <w:tcPrChange w:id="269" w:author="Luis Pichon" w:date="2021-10-26T10:40:00Z">
              <w:tcPr>
                <w:tcW w:w="0" w:type="auto"/>
              </w:tcPr>
            </w:tcPrChange>
          </w:tcPr>
          <w:p w14:paraId="68B7F8FB" w14:textId="16FD61C7" w:rsidR="008B395F" w:rsidRPr="00C20AA8" w:rsidRDefault="3CF82E5E" w:rsidP="3CF82E5E">
            <w:pPr>
              <w:rPr>
                <w:rFonts w:cs="Times New Roman"/>
                <w:b/>
                <w:bCs/>
                <w:noProof/>
                <w:color w:val="000000" w:themeColor="text1"/>
              </w:rPr>
            </w:pPr>
            <w:r w:rsidRPr="3CF82E5E">
              <w:rPr>
                <w:rFonts w:cs="Times New Roman"/>
                <w:b/>
                <w:bCs/>
                <w:noProof/>
                <w:color w:val="000000" w:themeColor="text1"/>
              </w:rPr>
              <w:t>INGRESAR ELEMENTOS  Y CATEGORIAS AL SISTEMA</w:t>
            </w:r>
          </w:p>
        </w:tc>
        <w:tc>
          <w:tcPr>
            <w:tcW w:w="2562" w:type="dxa"/>
            <w:tcPrChange w:id="270" w:author="Luis Pichon" w:date="2021-10-26T10:40:00Z">
              <w:tcPr>
                <w:tcW w:w="0" w:type="auto"/>
              </w:tcPr>
            </w:tcPrChange>
          </w:tcPr>
          <w:p w14:paraId="74D7A892" w14:textId="45C88FE1" w:rsidR="008B395F" w:rsidRPr="00C20AA8" w:rsidRDefault="3CF82E5E" w:rsidP="3CF82E5E">
            <w:pPr>
              <w:rPr>
                <w:rFonts w:cs="Times New Roman"/>
                <w:b/>
                <w:bCs/>
                <w:noProof/>
                <w:color w:val="000000" w:themeColor="text1"/>
              </w:rPr>
            </w:pPr>
            <w:r w:rsidRPr="3CF82E5E">
              <w:rPr>
                <w:rFonts w:cs="Times New Roman"/>
                <w:b/>
                <w:bCs/>
                <w:noProof/>
                <w:color w:val="000000" w:themeColor="text1"/>
              </w:rPr>
              <w:t xml:space="preserve">El usuario ingresa al sistema los datos relacionados sobre los productos que irán al stock (tipo de elemento, cantidades, precio) además de las categorías a los que pertenecen, y el sistema guarda dicha información relacionada </w:t>
            </w:r>
          </w:p>
        </w:tc>
        <w:tc>
          <w:tcPr>
            <w:tcW w:w="1749" w:type="dxa"/>
            <w:tcPrChange w:id="271" w:author="Luis Pichon" w:date="2021-10-26T10:40:00Z">
              <w:tcPr>
                <w:tcW w:w="0" w:type="auto"/>
              </w:tcPr>
            </w:tcPrChange>
          </w:tcPr>
          <w:p w14:paraId="106ADEC1"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CRITICO</w:t>
            </w:r>
          </w:p>
        </w:tc>
        <w:tc>
          <w:tcPr>
            <w:tcW w:w="1890" w:type="dxa"/>
            <w:tcPrChange w:id="272" w:author="Luis Pichon" w:date="2021-10-26T10:40:00Z">
              <w:tcPr>
                <w:tcW w:w="0" w:type="auto"/>
              </w:tcPr>
            </w:tcPrChange>
          </w:tcPr>
          <w:p w14:paraId="7D63F1B8" w14:textId="48EEA3DE" w:rsidR="3CF82E5E" w:rsidRDefault="3CF82E5E" w:rsidP="3CF82E5E">
            <w:pPr>
              <w:rPr>
                <w:del w:id="273" w:author="Luis Pichon" w:date="2021-10-26T11:02:00Z"/>
                <w:rFonts w:eastAsia="Calibri" w:cs="Arial"/>
                <w:b/>
                <w:bCs/>
                <w:noProof/>
                <w:color w:val="000000" w:themeColor="text1"/>
                <w:szCs w:val="24"/>
              </w:rPr>
            </w:pPr>
            <w:r w:rsidRPr="3CF82E5E">
              <w:rPr>
                <w:rFonts w:eastAsia="Calibri" w:cs="Arial"/>
                <w:b/>
                <w:bCs/>
                <w:noProof/>
                <w:color w:val="000000" w:themeColor="text1"/>
                <w:szCs w:val="24"/>
              </w:rPr>
              <w:t>HU-PPD-2</w:t>
            </w:r>
          </w:p>
          <w:p w14:paraId="3BE35B4F" w14:textId="6B94FA44" w:rsidR="3CF82E5E" w:rsidRDefault="3CF82E5E" w:rsidP="3CF82E5E">
            <w:pPr>
              <w:rPr>
                <w:del w:id="274" w:author="Luis Pichon" w:date="2021-10-26T11:03:00Z"/>
                <w:rFonts w:eastAsia="Calibri" w:cs="Arial"/>
                <w:b/>
                <w:bCs/>
                <w:noProof/>
                <w:color w:val="000000" w:themeColor="text1"/>
                <w:szCs w:val="24"/>
              </w:rPr>
            </w:pPr>
          </w:p>
          <w:p w14:paraId="19828D0F" w14:textId="6D087615"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HU-PPD-7</w:t>
            </w:r>
          </w:p>
          <w:p w14:paraId="61F98989" w14:textId="4928DCB4" w:rsidR="3CF82E5E" w:rsidRDefault="3CF82E5E" w:rsidP="3CF82E5E">
            <w:pPr>
              <w:rPr>
                <w:rFonts w:eastAsia="Calibri" w:cs="Arial"/>
                <w:b/>
                <w:bCs/>
                <w:noProof/>
                <w:color w:val="000000" w:themeColor="text1"/>
                <w:szCs w:val="24"/>
              </w:rPr>
            </w:pPr>
          </w:p>
        </w:tc>
      </w:tr>
      <w:tr w:rsidR="008B395F" w14:paraId="38A7BCBB" w14:textId="77777777" w:rsidTr="3CF82E5E">
        <w:trPr>
          <w:trHeight w:val="253"/>
        </w:trPr>
        <w:tc>
          <w:tcPr>
            <w:tcW w:w="825" w:type="dxa"/>
            <w:tcPrChange w:id="275" w:author="Luis Pichon" w:date="2021-10-26T10:40:00Z">
              <w:tcPr>
                <w:tcW w:w="0" w:type="auto"/>
              </w:tcPr>
            </w:tcPrChange>
          </w:tcPr>
          <w:p w14:paraId="14BB6BBC" w14:textId="77777777" w:rsidR="008B395F" w:rsidRDefault="008B395F" w:rsidP="00C20AA8">
            <w:r>
              <w:t>4</w:t>
            </w:r>
          </w:p>
        </w:tc>
        <w:tc>
          <w:tcPr>
            <w:tcW w:w="1860" w:type="dxa"/>
            <w:tcPrChange w:id="276" w:author="Luis Pichon" w:date="2021-10-26T10:40:00Z">
              <w:tcPr>
                <w:tcW w:w="0" w:type="auto"/>
              </w:tcPr>
            </w:tcPrChange>
          </w:tcPr>
          <w:p w14:paraId="7520C776"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 xml:space="preserve">GESTIONAR STOCK </w:t>
            </w:r>
          </w:p>
        </w:tc>
        <w:tc>
          <w:tcPr>
            <w:tcW w:w="2562" w:type="dxa"/>
            <w:tcPrChange w:id="277" w:author="Luis Pichon" w:date="2021-10-26T10:40:00Z">
              <w:tcPr>
                <w:tcW w:w="0" w:type="auto"/>
              </w:tcPr>
            </w:tcPrChange>
          </w:tcPr>
          <w:p w14:paraId="0590F49B"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El sistema está en la capacidad de reportar las existencias de cada uno de los productos, lanzar alertas sobre la escasez o el agotamiento de algún elemento para que el responsable del stock pueda adquirirlos nuevamente</w:t>
            </w:r>
          </w:p>
        </w:tc>
        <w:tc>
          <w:tcPr>
            <w:tcW w:w="1749" w:type="dxa"/>
            <w:tcPrChange w:id="278" w:author="Luis Pichon" w:date="2021-10-26T10:40:00Z">
              <w:tcPr>
                <w:tcW w:w="0" w:type="auto"/>
              </w:tcPr>
            </w:tcPrChange>
          </w:tcPr>
          <w:p w14:paraId="25047FCE"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CRITICO</w:t>
            </w:r>
          </w:p>
        </w:tc>
        <w:tc>
          <w:tcPr>
            <w:tcW w:w="1890" w:type="dxa"/>
            <w:tcPrChange w:id="279" w:author="Luis Pichon" w:date="2021-10-26T10:40:00Z">
              <w:tcPr>
                <w:tcW w:w="0" w:type="auto"/>
              </w:tcPr>
            </w:tcPrChange>
          </w:tcPr>
          <w:p w14:paraId="5E908F3D" w14:textId="7CFE7AF9"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HU-PPD-3</w:t>
            </w:r>
          </w:p>
          <w:p w14:paraId="0625D500" w14:textId="3A59AC96"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HU-PPD-4</w:t>
            </w:r>
          </w:p>
          <w:p w14:paraId="5663B39E" w14:textId="13A3999D"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HU-PPD-5</w:t>
            </w:r>
          </w:p>
          <w:p w14:paraId="630D7BE8" w14:textId="020F5F3D"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HU-PPD-6</w:t>
            </w:r>
          </w:p>
          <w:p w14:paraId="2F7354BF" w14:textId="5551D4DC"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HU-PPD-8</w:t>
            </w:r>
          </w:p>
          <w:p w14:paraId="4C5F1171" w14:textId="6FD51DC3"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HU-PPD-9</w:t>
            </w:r>
          </w:p>
          <w:p w14:paraId="1D953A9D" w14:textId="1FC71538"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HU-PPD-10</w:t>
            </w:r>
          </w:p>
          <w:p w14:paraId="2325F731" w14:textId="787FDD17"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HU-PPD-11</w:t>
            </w:r>
          </w:p>
          <w:p w14:paraId="76167510" w14:textId="1B428A63"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HU-PPD-12</w:t>
            </w:r>
          </w:p>
          <w:p w14:paraId="37055335" w14:textId="7294701F" w:rsidR="3CF82E5E" w:rsidRDefault="3CF82E5E" w:rsidP="3CF82E5E">
            <w:pPr>
              <w:rPr>
                <w:rFonts w:eastAsia="Calibri" w:cs="Arial"/>
                <w:b/>
                <w:bCs/>
                <w:noProof/>
                <w:color w:val="000000" w:themeColor="text1"/>
                <w:szCs w:val="24"/>
              </w:rPr>
            </w:pPr>
          </w:p>
        </w:tc>
      </w:tr>
      <w:tr w:rsidR="008B395F" w14:paraId="05B16FF5" w14:textId="77777777" w:rsidTr="3CF82E5E">
        <w:trPr>
          <w:trHeight w:val="253"/>
        </w:trPr>
        <w:tc>
          <w:tcPr>
            <w:tcW w:w="825" w:type="dxa"/>
            <w:tcPrChange w:id="280" w:author="Luis Pichon" w:date="2021-10-26T10:40:00Z">
              <w:tcPr>
                <w:tcW w:w="0" w:type="auto"/>
              </w:tcPr>
            </w:tcPrChange>
          </w:tcPr>
          <w:p w14:paraId="160022EF" w14:textId="77777777" w:rsidR="008B395F" w:rsidRDefault="008B395F" w:rsidP="00C20AA8">
            <w:r>
              <w:t>5</w:t>
            </w:r>
          </w:p>
        </w:tc>
        <w:tc>
          <w:tcPr>
            <w:tcW w:w="1860" w:type="dxa"/>
            <w:tcPrChange w:id="281" w:author="Luis Pichon" w:date="2021-10-26T10:40:00Z">
              <w:tcPr>
                <w:tcW w:w="0" w:type="auto"/>
              </w:tcPr>
            </w:tcPrChange>
          </w:tcPr>
          <w:p w14:paraId="1E48EBDD"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GESTIONAR VENTAS</w:t>
            </w:r>
          </w:p>
        </w:tc>
        <w:tc>
          <w:tcPr>
            <w:tcW w:w="2562" w:type="dxa"/>
            <w:tcPrChange w:id="282" w:author="Luis Pichon" w:date="2021-10-26T10:40:00Z">
              <w:tcPr>
                <w:tcW w:w="0" w:type="auto"/>
              </w:tcPr>
            </w:tcPrChange>
          </w:tcPr>
          <w:p w14:paraId="6E8D4A3C"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El sistema está en la capacidad de restar las cantidades disponibles de las cantidades en stock. El sistema también debe generar una factura de compra</w:t>
            </w:r>
          </w:p>
        </w:tc>
        <w:tc>
          <w:tcPr>
            <w:tcW w:w="1749" w:type="dxa"/>
            <w:tcPrChange w:id="283" w:author="Luis Pichon" w:date="2021-10-26T10:40:00Z">
              <w:tcPr>
                <w:tcW w:w="0" w:type="auto"/>
              </w:tcPr>
            </w:tcPrChange>
          </w:tcPr>
          <w:p w14:paraId="3D65CE8B"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NECESARIO</w:t>
            </w:r>
          </w:p>
        </w:tc>
        <w:tc>
          <w:tcPr>
            <w:tcW w:w="1890" w:type="dxa"/>
            <w:tcPrChange w:id="284" w:author="Luis Pichon" w:date="2021-10-26T10:40:00Z">
              <w:tcPr>
                <w:tcW w:w="0" w:type="auto"/>
              </w:tcPr>
            </w:tcPrChange>
          </w:tcPr>
          <w:p w14:paraId="17C315C4" w14:textId="77463F9A"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HU-PPD-23</w:t>
            </w:r>
          </w:p>
        </w:tc>
      </w:tr>
      <w:tr w:rsidR="008B395F" w14:paraId="5F22025E" w14:textId="77777777" w:rsidTr="3CF82E5E">
        <w:trPr>
          <w:trHeight w:val="253"/>
        </w:trPr>
        <w:tc>
          <w:tcPr>
            <w:tcW w:w="825" w:type="dxa"/>
            <w:tcPrChange w:id="285" w:author="Luis Pichon" w:date="2021-10-26T10:40:00Z">
              <w:tcPr>
                <w:tcW w:w="0" w:type="auto"/>
              </w:tcPr>
            </w:tcPrChange>
          </w:tcPr>
          <w:p w14:paraId="0320CC18" w14:textId="77777777" w:rsidR="008B395F" w:rsidRDefault="008B395F" w:rsidP="00C20AA8">
            <w:r>
              <w:t>6</w:t>
            </w:r>
          </w:p>
        </w:tc>
        <w:tc>
          <w:tcPr>
            <w:tcW w:w="1860" w:type="dxa"/>
            <w:tcPrChange w:id="286" w:author="Luis Pichon" w:date="2021-10-26T10:40:00Z">
              <w:tcPr>
                <w:tcW w:w="0" w:type="auto"/>
              </w:tcPr>
            </w:tcPrChange>
          </w:tcPr>
          <w:p w14:paraId="1C427024"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GESTIONAR PROVEEDORES</w:t>
            </w:r>
          </w:p>
        </w:tc>
        <w:tc>
          <w:tcPr>
            <w:tcW w:w="2562" w:type="dxa"/>
            <w:tcPrChange w:id="287" w:author="Luis Pichon" w:date="2021-10-26T10:40:00Z">
              <w:tcPr>
                <w:tcW w:w="0" w:type="auto"/>
              </w:tcPr>
            </w:tcPrChange>
          </w:tcPr>
          <w:p w14:paraId="3BD4CA21"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El sistema está en la capacidad de ingresar y generar reportes sobre los proveedores de la empresa</w:t>
            </w:r>
          </w:p>
        </w:tc>
        <w:tc>
          <w:tcPr>
            <w:tcW w:w="1749" w:type="dxa"/>
            <w:tcPrChange w:id="288" w:author="Luis Pichon" w:date="2021-10-26T10:40:00Z">
              <w:tcPr>
                <w:tcW w:w="0" w:type="auto"/>
              </w:tcPr>
            </w:tcPrChange>
          </w:tcPr>
          <w:p w14:paraId="6D5B358B"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CRITICO</w:t>
            </w:r>
          </w:p>
        </w:tc>
        <w:tc>
          <w:tcPr>
            <w:tcW w:w="1890" w:type="dxa"/>
            <w:tcPrChange w:id="289" w:author="Luis Pichon" w:date="2021-10-26T10:40:00Z">
              <w:tcPr>
                <w:tcW w:w="0" w:type="auto"/>
              </w:tcPr>
            </w:tcPrChange>
          </w:tcPr>
          <w:p w14:paraId="02693AB6" w14:textId="34F543B6" w:rsidR="3CF82E5E" w:rsidRDefault="3CF82E5E" w:rsidP="3CF82E5E">
            <w:pPr>
              <w:rPr>
                <w:rFonts w:eastAsia="Calibri" w:cs="Arial"/>
                <w:b/>
                <w:bCs/>
                <w:noProof/>
                <w:color w:val="000000" w:themeColor="text1"/>
                <w:szCs w:val="24"/>
              </w:rPr>
            </w:pPr>
            <w:r w:rsidRPr="3CF82E5E">
              <w:rPr>
                <w:rFonts w:eastAsia="Calibri" w:cs="Arial"/>
                <w:b/>
                <w:bCs/>
                <w:noProof/>
                <w:color w:val="000000" w:themeColor="text1"/>
                <w:szCs w:val="24"/>
              </w:rPr>
              <w:t>HU-PPD-22</w:t>
            </w:r>
          </w:p>
        </w:tc>
      </w:tr>
    </w:tbl>
    <w:p w14:paraId="36C1A724" w14:textId="77777777" w:rsidR="008B395F" w:rsidRDefault="008B395F" w:rsidP="008B395F"/>
    <w:p w14:paraId="3E35E57F" w14:textId="77777777" w:rsidR="008B395F" w:rsidRDefault="008B395F" w:rsidP="008B395F">
      <w:pPr>
        <w:pStyle w:val="Ttulo3"/>
        <w:numPr>
          <w:ilvl w:val="0"/>
          <w:numId w:val="0"/>
        </w:numPr>
        <w:ind w:left="720" w:hanging="720"/>
      </w:pPr>
      <w:bookmarkStart w:id="290" w:name="_Toc85749055"/>
      <w:r>
        <w:t>Requerimientos NO FUNCIONALES</w:t>
      </w:r>
      <w:bookmarkEnd w:id="290"/>
    </w:p>
    <w:tbl>
      <w:tblPr>
        <w:tblStyle w:val="Tablaconcuadrcula"/>
        <w:tblW w:w="0" w:type="auto"/>
        <w:tblLayout w:type="fixed"/>
        <w:tblLook w:val="04A0" w:firstRow="1" w:lastRow="0" w:firstColumn="1" w:lastColumn="0" w:noHBand="0" w:noVBand="1"/>
      </w:tblPr>
      <w:tblGrid>
        <w:gridCol w:w="850"/>
        <w:gridCol w:w="2976"/>
        <w:gridCol w:w="3190"/>
        <w:gridCol w:w="2339"/>
      </w:tblGrid>
      <w:tr w:rsidR="008B395F" w14:paraId="2EF64DD6" w14:textId="77777777" w:rsidTr="00C20AA8">
        <w:tc>
          <w:tcPr>
            <w:tcW w:w="9355" w:type="dxa"/>
            <w:gridSpan w:val="4"/>
          </w:tcPr>
          <w:p w14:paraId="34B215AD" w14:textId="77777777" w:rsidR="008B395F" w:rsidRPr="002E734B" w:rsidRDefault="008B395F" w:rsidP="00C20AA8">
            <w:pPr>
              <w:jc w:val="center"/>
              <w:rPr>
                <w:b/>
              </w:rPr>
            </w:pPr>
            <w:r w:rsidRPr="002E734B">
              <w:rPr>
                <w:b/>
              </w:rPr>
              <w:t>Requerimientos NO FUNCIONALES</w:t>
            </w:r>
          </w:p>
        </w:tc>
      </w:tr>
      <w:tr w:rsidR="008B395F" w14:paraId="636F0838" w14:textId="77777777" w:rsidTr="00C20AA8">
        <w:tc>
          <w:tcPr>
            <w:tcW w:w="850" w:type="dxa"/>
          </w:tcPr>
          <w:p w14:paraId="3A14E93A"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ITEM</w:t>
            </w:r>
          </w:p>
        </w:tc>
        <w:tc>
          <w:tcPr>
            <w:tcW w:w="2976" w:type="dxa"/>
          </w:tcPr>
          <w:p w14:paraId="4F4431C8" w14:textId="77777777" w:rsidR="008B395F" w:rsidRPr="00C20AA8" w:rsidRDefault="008B395F" w:rsidP="00C20AA8">
            <w:pPr>
              <w:jc w:val="center"/>
              <w:rPr>
                <w:rFonts w:cs="Times New Roman"/>
                <w:b/>
                <w:bCs/>
                <w:noProof/>
                <w:color w:val="000000" w:themeColor="text1"/>
                <w:szCs w:val="24"/>
              </w:rPr>
            </w:pPr>
            <w:r w:rsidRPr="00C20AA8">
              <w:rPr>
                <w:rFonts w:cs="Times New Roman"/>
                <w:b/>
                <w:bCs/>
                <w:noProof/>
                <w:color w:val="000000" w:themeColor="text1"/>
                <w:szCs w:val="24"/>
              </w:rPr>
              <w:t>REQUERIMIENTO</w:t>
            </w:r>
          </w:p>
        </w:tc>
        <w:tc>
          <w:tcPr>
            <w:tcW w:w="3190" w:type="dxa"/>
          </w:tcPr>
          <w:p w14:paraId="0636AC16" w14:textId="77777777" w:rsidR="008B395F" w:rsidRPr="00C20AA8" w:rsidRDefault="008B395F" w:rsidP="00C20AA8">
            <w:pPr>
              <w:jc w:val="center"/>
              <w:rPr>
                <w:rFonts w:cs="Times New Roman"/>
                <w:b/>
                <w:bCs/>
                <w:noProof/>
                <w:color w:val="000000" w:themeColor="text1"/>
                <w:szCs w:val="24"/>
              </w:rPr>
            </w:pPr>
            <w:r w:rsidRPr="00C20AA8">
              <w:rPr>
                <w:rFonts w:cs="Times New Roman"/>
                <w:b/>
                <w:bCs/>
                <w:noProof/>
                <w:color w:val="000000" w:themeColor="text1"/>
                <w:szCs w:val="24"/>
              </w:rPr>
              <w:t>DESCRIPCION</w:t>
            </w:r>
          </w:p>
        </w:tc>
        <w:tc>
          <w:tcPr>
            <w:tcW w:w="2339" w:type="dxa"/>
          </w:tcPr>
          <w:p w14:paraId="7A748714" w14:textId="77777777" w:rsidR="008B395F" w:rsidRPr="00C20AA8" w:rsidRDefault="008B395F" w:rsidP="00C20AA8">
            <w:pPr>
              <w:jc w:val="center"/>
              <w:rPr>
                <w:rFonts w:cs="Times New Roman"/>
                <w:b/>
                <w:bCs/>
                <w:noProof/>
                <w:color w:val="000000" w:themeColor="text1"/>
                <w:szCs w:val="24"/>
              </w:rPr>
            </w:pPr>
            <w:r w:rsidRPr="00C20AA8">
              <w:rPr>
                <w:rFonts w:cs="Times New Roman"/>
                <w:b/>
                <w:bCs/>
                <w:noProof/>
                <w:color w:val="000000" w:themeColor="text1"/>
                <w:szCs w:val="24"/>
              </w:rPr>
              <w:t>PRIORIDAD</w:t>
            </w:r>
          </w:p>
        </w:tc>
      </w:tr>
      <w:tr w:rsidR="008B395F" w14:paraId="6985A4B6" w14:textId="77777777" w:rsidTr="00C20AA8">
        <w:trPr>
          <w:trHeight w:val="276"/>
        </w:trPr>
        <w:tc>
          <w:tcPr>
            <w:tcW w:w="850" w:type="dxa"/>
            <w:vMerge w:val="restart"/>
          </w:tcPr>
          <w:p w14:paraId="359B3339"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lastRenderedPageBreak/>
              <w:t>1</w:t>
            </w:r>
          </w:p>
        </w:tc>
        <w:tc>
          <w:tcPr>
            <w:tcW w:w="2976" w:type="dxa"/>
            <w:vMerge w:val="restart"/>
          </w:tcPr>
          <w:p w14:paraId="1E08D43F"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LENGUAJES DE PROGRAMACION</w:t>
            </w:r>
          </w:p>
        </w:tc>
        <w:tc>
          <w:tcPr>
            <w:tcW w:w="3190" w:type="dxa"/>
            <w:vMerge w:val="restart"/>
          </w:tcPr>
          <w:p w14:paraId="53C333C0" w14:textId="77777777" w:rsidR="008B395F" w:rsidRPr="00C20AA8" w:rsidRDefault="008B395F" w:rsidP="008B395F">
            <w:pPr>
              <w:pStyle w:val="Prrafodelista"/>
              <w:numPr>
                <w:ilvl w:val="0"/>
                <w:numId w:val="57"/>
              </w:numPr>
              <w:spacing w:line="240" w:lineRule="auto"/>
              <w:ind w:left="451"/>
              <w:contextualSpacing/>
              <w:jc w:val="left"/>
              <w:rPr>
                <w:rFonts w:eastAsiaTheme="minorHAnsi"/>
                <w:b/>
                <w:bCs/>
                <w:noProof/>
                <w:color w:val="000000" w:themeColor="text1"/>
                <w:lang w:val="es-CO" w:eastAsia="en-US"/>
              </w:rPr>
            </w:pPr>
            <w:r w:rsidRPr="00C20AA8">
              <w:rPr>
                <w:rFonts w:eastAsiaTheme="minorHAnsi"/>
                <w:b/>
                <w:bCs/>
                <w:noProof/>
                <w:color w:val="000000" w:themeColor="text1"/>
                <w:lang w:val="es-CO" w:eastAsia="en-US"/>
              </w:rPr>
              <w:t>PYTHON: se establece el lenguaje Python para el desarrollo del backend</w:t>
            </w:r>
          </w:p>
          <w:p w14:paraId="02A535CE" w14:textId="77777777" w:rsidR="008B395F" w:rsidRPr="00C20AA8" w:rsidRDefault="008B395F" w:rsidP="008B395F">
            <w:pPr>
              <w:pStyle w:val="Prrafodelista"/>
              <w:numPr>
                <w:ilvl w:val="0"/>
                <w:numId w:val="57"/>
              </w:numPr>
              <w:spacing w:line="240" w:lineRule="auto"/>
              <w:ind w:left="451"/>
              <w:contextualSpacing/>
              <w:jc w:val="left"/>
              <w:rPr>
                <w:rFonts w:eastAsiaTheme="minorHAnsi"/>
                <w:b/>
                <w:bCs/>
                <w:noProof/>
                <w:color w:val="000000" w:themeColor="text1"/>
                <w:lang w:val="es-CO" w:eastAsia="en-US"/>
              </w:rPr>
            </w:pPr>
            <w:r w:rsidRPr="00C20AA8">
              <w:rPr>
                <w:rFonts w:eastAsiaTheme="minorHAnsi"/>
                <w:b/>
                <w:bCs/>
                <w:noProof/>
                <w:color w:val="000000" w:themeColor="text1"/>
                <w:lang w:val="es-CO" w:eastAsia="en-US"/>
              </w:rPr>
              <w:t>HTML/CSS/JS/AJAX para el desarrollo del frontend</w:t>
            </w:r>
          </w:p>
          <w:p w14:paraId="170DC647" w14:textId="77777777" w:rsidR="008B395F" w:rsidRPr="00C20AA8" w:rsidRDefault="008B395F" w:rsidP="008B395F">
            <w:pPr>
              <w:pStyle w:val="Prrafodelista"/>
              <w:numPr>
                <w:ilvl w:val="0"/>
                <w:numId w:val="57"/>
              </w:numPr>
              <w:spacing w:line="240" w:lineRule="auto"/>
              <w:ind w:left="451"/>
              <w:contextualSpacing/>
              <w:jc w:val="left"/>
              <w:rPr>
                <w:rFonts w:eastAsiaTheme="minorHAnsi"/>
                <w:b/>
                <w:bCs/>
                <w:noProof/>
                <w:color w:val="000000" w:themeColor="text1"/>
                <w:lang w:val="es-CO" w:eastAsia="en-US"/>
              </w:rPr>
            </w:pPr>
            <w:r w:rsidRPr="00C20AA8">
              <w:rPr>
                <w:rFonts w:eastAsiaTheme="minorHAnsi"/>
                <w:b/>
                <w:bCs/>
                <w:noProof/>
                <w:color w:val="000000" w:themeColor="text1"/>
                <w:lang w:val="es-CO" w:eastAsia="en-US"/>
              </w:rPr>
              <w:t>SQL para el manejo de las consultas</w:t>
            </w:r>
          </w:p>
        </w:tc>
        <w:tc>
          <w:tcPr>
            <w:tcW w:w="2339" w:type="dxa"/>
            <w:vMerge w:val="restart"/>
          </w:tcPr>
          <w:p w14:paraId="067C4C3E"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ALTA</w:t>
            </w:r>
          </w:p>
        </w:tc>
      </w:tr>
      <w:tr w:rsidR="008B395F" w14:paraId="4842E6A0" w14:textId="77777777" w:rsidTr="00C20AA8">
        <w:trPr>
          <w:trHeight w:val="276"/>
        </w:trPr>
        <w:tc>
          <w:tcPr>
            <w:tcW w:w="850" w:type="dxa"/>
            <w:vMerge w:val="restart"/>
          </w:tcPr>
          <w:p w14:paraId="470CD12E" w14:textId="77777777" w:rsidR="008B395F" w:rsidRDefault="008B395F" w:rsidP="00C20AA8">
            <w:r>
              <w:t>2</w:t>
            </w:r>
          </w:p>
        </w:tc>
        <w:tc>
          <w:tcPr>
            <w:tcW w:w="2976" w:type="dxa"/>
            <w:vMerge w:val="restart"/>
          </w:tcPr>
          <w:p w14:paraId="51C19D3D"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TIEMPOS DE RESPUESTA</w:t>
            </w:r>
          </w:p>
        </w:tc>
        <w:tc>
          <w:tcPr>
            <w:tcW w:w="3190" w:type="dxa"/>
            <w:vMerge w:val="restart"/>
          </w:tcPr>
          <w:p w14:paraId="0BBA0A99"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Los tiempos de respuesta del sistema no deben superar los 5 segundos entre los procedimientos de consulta, almacenado y renderizado</w:t>
            </w:r>
          </w:p>
        </w:tc>
        <w:tc>
          <w:tcPr>
            <w:tcW w:w="2339" w:type="dxa"/>
            <w:vMerge w:val="restart"/>
          </w:tcPr>
          <w:p w14:paraId="7B355676"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ALTA</w:t>
            </w:r>
          </w:p>
        </w:tc>
      </w:tr>
      <w:tr w:rsidR="008B395F" w14:paraId="51ED0415" w14:textId="77777777" w:rsidTr="00C20AA8">
        <w:trPr>
          <w:trHeight w:val="276"/>
        </w:trPr>
        <w:tc>
          <w:tcPr>
            <w:tcW w:w="850" w:type="dxa"/>
            <w:vMerge w:val="restart"/>
          </w:tcPr>
          <w:p w14:paraId="49966868" w14:textId="77777777" w:rsidR="008B395F" w:rsidRDefault="008B395F" w:rsidP="00C20AA8">
            <w:r>
              <w:t>3</w:t>
            </w:r>
          </w:p>
        </w:tc>
        <w:tc>
          <w:tcPr>
            <w:tcW w:w="2976" w:type="dxa"/>
            <w:vMerge w:val="restart"/>
          </w:tcPr>
          <w:p w14:paraId="2A304748"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DISPONIBILIDAD</w:t>
            </w:r>
          </w:p>
        </w:tc>
        <w:tc>
          <w:tcPr>
            <w:tcW w:w="3190" w:type="dxa"/>
            <w:vMerge w:val="restart"/>
          </w:tcPr>
          <w:p w14:paraId="192B6568"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El Sistema debe estar disponible 24/7 y ante fallas de disponibilidad de la solución en cualquiera de sus componentes, debe generar alertas.</w:t>
            </w:r>
          </w:p>
        </w:tc>
        <w:tc>
          <w:tcPr>
            <w:tcW w:w="2339" w:type="dxa"/>
            <w:vMerge w:val="restart"/>
          </w:tcPr>
          <w:p w14:paraId="30DE0EDD"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ALTA</w:t>
            </w:r>
          </w:p>
        </w:tc>
      </w:tr>
      <w:tr w:rsidR="008B395F" w14:paraId="206A832B" w14:textId="77777777" w:rsidTr="00C20AA8">
        <w:trPr>
          <w:trHeight w:val="276"/>
        </w:trPr>
        <w:tc>
          <w:tcPr>
            <w:tcW w:w="850" w:type="dxa"/>
            <w:vMerge w:val="restart"/>
          </w:tcPr>
          <w:p w14:paraId="0CC284A1" w14:textId="77777777" w:rsidR="008B395F" w:rsidRDefault="008B395F" w:rsidP="00C20AA8">
            <w:r>
              <w:t>4</w:t>
            </w:r>
          </w:p>
        </w:tc>
        <w:tc>
          <w:tcPr>
            <w:tcW w:w="2976" w:type="dxa"/>
            <w:vMerge w:val="restart"/>
          </w:tcPr>
          <w:p w14:paraId="1D66D6A7"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ARQUITECTURA Y ESCALABILIDAD</w:t>
            </w:r>
          </w:p>
        </w:tc>
        <w:tc>
          <w:tcPr>
            <w:tcW w:w="3190" w:type="dxa"/>
            <w:vMerge w:val="restart"/>
          </w:tcPr>
          <w:p w14:paraId="0D45870F"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El sistema de información deberá estar diseñado con conceptos de programación orientada a objetos, desarrollado en un lenguaje de última generación y en capas de software (capa de presentación, capa de lógica de negocios, capa de datos) que permitan una mayor escalabilidad del sistema como un mejor mantenimiento del mismo.</w:t>
            </w:r>
          </w:p>
        </w:tc>
        <w:tc>
          <w:tcPr>
            <w:tcW w:w="2339" w:type="dxa"/>
            <w:vMerge w:val="restart"/>
          </w:tcPr>
          <w:p w14:paraId="3F5AFB61" w14:textId="77777777" w:rsidR="008B395F" w:rsidRPr="00C20AA8" w:rsidRDefault="008B395F" w:rsidP="00C20AA8">
            <w:pPr>
              <w:rPr>
                <w:rFonts w:cs="Times New Roman"/>
                <w:b/>
                <w:bCs/>
                <w:noProof/>
                <w:color w:val="000000" w:themeColor="text1"/>
                <w:szCs w:val="24"/>
              </w:rPr>
            </w:pPr>
            <w:r w:rsidRPr="00C20AA8">
              <w:rPr>
                <w:rFonts w:cs="Times New Roman"/>
                <w:b/>
                <w:bCs/>
                <w:noProof/>
                <w:color w:val="000000" w:themeColor="text1"/>
                <w:szCs w:val="24"/>
              </w:rPr>
              <w:t>ALTA</w:t>
            </w:r>
          </w:p>
        </w:tc>
      </w:tr>
    </w:tbl>
    <w:p w14:paraId="3136D4AD" w14:textId="77777777" w:rsidR="008B395F" w:rsidRDefault="008B395F" w:rsidP="008B395F"/>
    <w:p w14:paraId="1F89B256" w14:textId="77777777" w:rsidR="008B395F" w:rsidRDefault="008B395F" w:rsidP="008B395F"/>
    <w:p w14:paraId="008B5DA5" w14:textId="77777777" w:rsidR="008B395F" w:rsidRDefault="008B395F" w:rsidP="008B395F"/>
    <w:p w14:paraId="7D943298" w14:textId="77777777" w:rsidR="008B395F" w:rsidRDefault="008B395F" w:rsidP="008B395F"/>
    <w:p w14:paraId="4C50754E" w14:textId="7B90133E" w:rsidR="008B395F" w:rsidRPr="00053BDE" w:rsidRDefault="3CF82E5E" w:rsidP="3CF82E5E">
      <w:pPr>
        <w:pStyle w:val="Ttulo3"/>
        <w:numPr>
          <w:ilvl w:val="0"/>
          <w:numId w:val="12"/>
        </w:numPr>
        <w:rPr>
          <w:rFonts w:asciiTheme="minorHAnsi" w:eastAsiaTheme="minorEastAsia" w:hAnsiTheme="minorHAnsi" w:cstheme="minorBidi"/>
          <w:b/>
          <w:noProof/>
          <w:color w:val="000000" w:themeColor="text1"/>
          <w:szCs w:val="24"/>
        </w:rPr>
      </w:pPr>
      <w:bookmarkStart w:id="291" w:name="_Toc85749057"/>
      <w:commentRangeStart w:id="292"/>
      <w:r w:rsidRPr="3CF82E5E">
        <w:rPr>
          <w:rFonts w:eastAsiaTheme="minorEastAsia" w:cs="Times New Roman"/>
          <w:b/>
          <w:noProof/>
          <w:color w:val="000000" w:themeColor="text1"/>
        </w:rPr>
        <w:t>Sprints</w:t>
      </w:r>
      <w:bookmarkEnd w:id="291"/>
    </w:p>
    <w:p w14:paraId="45B0FE4A" w14:textId="2C24E225" w:rsidR="008B395F" w:rsidRPr="00053BDE" w:rsidRDefault="3CF82E5E" w:rsidP="00384866">
      <w:pPr>
        <w:rPr>
          <w:noProof/>
        </w:rPr>
      </w:pPr>
      <w:r w:rsidRPr="3CF82E5E">
        <w:rPr>
          <w:noProof/>
        </w:rPr>
        <w:t>Se realizarán tres(3) Sprints, los cuales cubrirán cada uno las siguientes funciones:</w:t>
      </w:r>
    </w:p>
    <w:tbl>
      <w:tblPr>
        <w:tblStyle w:val="Cuadrculadetablaclara"/>
        <w:tblW w:w="8579" w:type="dxa"/>
        <w:tblLook w:val="04A0" w:firstRow="1" w:lastRow="0" w:firstColumn="1" w:lastColumn="0" w:noHBand="0" w:noVBand="1"/>
        <w:tblPrChange w:id="293" w:author="Luis Pichon" w:date="2021-10-26T11:36:00Z">
          <w:tblPr>
            <w:tblStyle w:val="Cuadrculadetablaclara"/>
            <w:tblW w:w="8579" w:type="dxa"/>
            <w:tblLook w:val="04A0" w:firstRow="1" w:lastRow="0" w:firstColumn="1" w:lastColumn="0" w:noHBand="0" w:noVBand="1"/>
          </w:tblPr>
        </w:tblPrChange>
      </w:tblPr>
      <w:tblGrid>
        <w:gridCol w:w="1560"/>
        <w:gridCol w:w="3224"/>
        <w:gridCol w:w="1380"/>
        <w:gridCol w:w="2415"/>
        <w:tblGridChange w:id="294">
          <w:tblGrid>
            <w:gridCol w:w="360"/>
            <w:gridCol w:w="360"/>
            <w:gridCol w:w="360"/>
            <w:gridCol w:w="360"/>
            <w:gridCol w:w="120"/>
            <w:gridCol w:w="3224"/>
            <w:gridCol w:w="1380"/>
            <w:gridCol w:w="2415"/>
          </w:tblGrid>
        </w:tblGridChange>
      </w:tblGrid>
      <w:tr w:rsidR="008B395F" w14:paraId="016CD5F9" w14:textId="77777777" w:rsidTr="387CA3B7">
        <w:trPr>
          <w:trHeight w:val="750"/>
          <w:trPrChange w:id="295" w:author="Luis Pichon" w:date="2021-10-26T11:36:00Z">
            <w:trPr>
              <w:gridAfter w:val="0"/>
            </w:trPr>
          </w:trPrChange>
        </w:trPr>
        <w:tc>
          <w:tcPr>
            <w:tcW w:w="1560" w:type="dxa"/>
            <w:tcPrChange w:id="296" w:author="Luis Pichon" w:date="2021-10-26T11:36:00Z">
              <w:tcPr>
                <w:tcW w:w="0" w:type="auto"/>
              </w:tcPr>
            </w:tcPrChange>
          </w:tcPr>
          <w:p w14:paraId="32182544" w14:textId="77777777" w:rsidR="008B395F" w:rsidRPr="00B07DA3" w:rsidRDefault="008B395F" w:rsidP="00C20AA8">
            <w:pPr>
              <w:jc w:val="both"/>
              <w:rPr>
                <w:b/>
              </w:rPr>
            </w:pPr>
            <w:r w:rsidRPr="00B07DA3">
              <w:rPr>
                <w:b/>
              </w:rPr>
              <w:lastRenderedPageBreak/>
              <w:t>Número de iteración</w:t>
            </w:r>
          </w:p>
        </w:tc>
        <w:tc>
          <w:tcPr>
            <w:tcW w:w="3224" w:type="dxa"/>
            <w:tcPrChange w:id="297" w:author="Luis Pichon" w:date="2021-10-26T11:36:00Z">
              <w:tcPr>
                <w:tcW w:w="0" w:type="auto"/>
              </w:tcPr>
            </w:tcPrChange>
          </w:tcPr>
          <w:p w14:paraId="635A6703" w14:textId="5D19D9C1" w:rsidR="008B395F" w:rsidRPr="00B07DA3" w:rsidRDefault="3CF82E5E">
            <w:pPr>
              <w:spacing w:after="200" w:line="276" w:lineRule="auto"/>
              <w:jc w:val="both"/>
              <w:rPr>
                <w:rFonts w:eastAsia="Calibri" w:cs="Arial"/>
                <w:szCs w:val="24"/>
                <w:lang w:val="en-US"/>
              </w:rPr>
              <w:pPrChange w:id="298" w:author="Luis Pichon" w:date="2021-10-26T11:11:00Z">
                <w:pPr>
                  <w:jc w:val="both"/>
                </w:pPr>
              </w:pPrChange>
            </w:pPr>
            <w:r w:rsidRPr="3CF82E5E">
              <w:rPr>
                <w:b/>
                <w:bCs/>
              </w:rPr>
              <w:t>Actividades a realizar</w:t>
            </w:r>
          </w:p>
        </w:tc>
        <w:tc>
          <w:tcPr>
            <w:tcW w:w="1380" w:type="dxa"/>
            <w:tcPrChange w:id="299" w:author="Luis Pichon" w:date="2021-10-26T11:36:00Z">
              <w:tcPr>
                <w:tcW w:w="0" w:type="auto"/>
              </w:tcPr>
            </w:tcPrChange>
          </w:tcPr>
          <w:p w14:paraId="1E2EB89B" w14:textId="77777777" w:rsidR="008B395F" w:rsidRPr="00B07DA3" w:rsidRDefault="008B395F" w:rsidP="00C20AA8">
            <w:pPr>
              <w:jc w:val="both"/>
              <w:rPr>
                <w:b/>
              </w:rPr>
            </w:pPr>
            <w:r w:rsidRPr="00B07DA3">
              <w:rPr>
                <w:b/>
              </w:rPr>
              <w:t>Versión esperada</w:t>
            </w:r>
          </w:p>
        </w:tc>
        <w:tc>
          <w:tcPr>
            <w:tcW w:w="2415" w:type="dxa"/>
            <w:tcPrChange w:id="300" w:author="Luis Pichon" w:date="2021-10-26T11:36:00Z">
              <w:tcPr>
                <w:tcW w:w="0" w:type="auto"/>
              </w:tcPr>
            </w:tcPrChange>
          </w:tcPr>
          <w:p w14:paraId="167CDDA2" w14:textId="3525CF4B" w:rsidR="3CF82E5E" w:rsidRDefault="3CF82E5E" w:rsidP="3CF82E5E">
            <w:pPr>
              <w:jc w:val="both"/>
              <w:rPr>
                <w:rFonts w:eastAsia="Calibri" w:cs="Arial"/>
                <w:b/>
                <w:bCs/>
                <w:szCs w:val="24"/>
              </w:rPr>
            </w:pPr>
            <w:r w:rsidRPr="3CF82E5E">
              <w:rPr>
                <w:rFonts w:eastAsia="Calibri" w:cs="Arial"/>
                <w:b/>
                <w:bCs/>
                <w:szCs w:val="24"/>
              </w:rPr>
              <w:t>Entregables</w:t>
            </w:r>
          </w:p>
        </w:tc>
      </w:tr>
      <w:tr w:rsidR="008B395F" w14:paraId="5DEB7E03" w14:textId="77777777" w:rsidTr="387CA3B7">
        <w:trPr>
          <w:trHeight w:val="3450"/>
          <w:trPrChange w:id="301" w:author="Luis Pichon" w:date="2021-10-26T11:36:00Z">
            <w:trPr>
              <w:gridAfter w:val="0"/>
            </w:trPr>
          </w:trPrChange>
        </w:trPr>
        <w:tc>
          <w:tcPr>
            <w:tcW w:w="1560" w:type="dxa"/>
            <w:vAlign w:val="center"/>
            <w:tcPrChange w:id="302" w:author="Luis Pichon" w:date="2021-10-26T11:36:00Z">
              <w:tcPr>
                <w:tcW w:w="0" w:type="auto"/>
                <w:vAlign w:val="center"/>
              </w:tcPr>
            </w:tcPrChange>
          </w:tcPr>
          <w:p w14:paraId="475965C2" w14:textId="77777777" w:rsidR="008B395F" w:rsidRDefault="008B395F" w:rsidP="00C20AA8">
            <w:pPr>
              <w:jc w:val="center"/>
            </w:pPr>
            <w:r>
              <w:t>1</w:t>
            </w:r>
          </w:p>
        </w:tc>
        <w:tc>
          <w:tcPr>
            <w:tcW w:w="3224" w:type="dxa"/>
            <w:tcPrChange w:id="303" w:author="Luis Pichon" w:date="2021-10-26T11:36:00Z">
              <w:tcPr>
                <w:tcW w:w="0" w:type="auto"/>
              </w:tcPr>
            </w:tcPrChange>
          </w:tcPr>
          <w:p w14:paraId="503CAEE5" w14:textId="7BF2D671" w:rsidR="008B395F" w:rsidRPr="000409D7" w:rsidRDefault="3CF82E5E" w:rsidP="3CF82E5E">
            <w:pPr>
              <w:contextualSpacing/>
              <w:rPr>
                <w:del w:id="304" w:author="Luis Pichon" w:date="2021-10-26T11:14:00Z"/>
                <w:rFonts w:eastAsia="Calibri" w:cs="Arial"/>
                <w:color w:val="000000" w:themeColor="text1"/>
                <w:szCs w:val="24"/>
                <w:lang w:val="es-ES"/>
              </w:rPr>
            </w:pPr>
            <w:r w:rsidRPr="3CF82E5E">
              <w:rPr>
                <w:rFonts w:eastAsia="Times New Roman" w:cs="Times New Roman"/>
                <w:color w:val="000000" w:themeColor="text1"/>
                <w:szCs w:val="24"/>
                <w:lang w:val="es-ES"/>
              </w:rPr>
              <w:t xml:space="preserve">Reunirse con el cliente </w:t>
            </w:r>
          </w:p>
          <w:p w14:paraId="285A858D" w14:textId="4DA96BEF" w:rsidR="008B395F" w:rsidRPr="000409D7" w:rsidRDefault="3CF82E5E">
            <w:pPr>
              <w:spacing w:line="360" w:lineRule="auto"/>
              <w:contextualSpacing/>
              <w:jc w:val="both"/>
              <w:rPr>
                <w:del w:id="305" w:author="Luis Pichon" w:date="2021-10-26T11:15:00Z"/>
                <w:rFonts w:eastAsia="Calibri" w:cs="Arial"/>
                <w:color w:val="000000" w:themeColor="text1"/>
                <w:szCs w:val="24"/>
                <w:lang w:val="es-ES"/>
              </w:rPr>
              <w:pPrChange w:id="306" w:author="Luis Pichon" w:date="2021-10-26T11:13:00Z">
                <w:pPr/>
              </w:pPrChange>
            </w:pPr>
            <w:r w:rsidRPr="3CF82E5E">
              <w:rPr>
                <w:rFonts w:eastAsia="Times New Roman" w:cs="Times New Roman"/>
                <w:color w:val="000000" w:themeColor="text1"/>
                <w:szCs w:val="24"/>
                <w:lang w:val="es-ES"/>
              </w:rPr>
              <w:t xml:space="preserve">Registrar las historias de usuario </w:t>
            </w:r>
          </w:p>
          <w:p w14:paraId="285E9964" w14:textId="6FC776CA" w:rsidR="008B395F" w:rsidRPr="000409D7" w:rsidRDefault="3CF82E5E" w:rsidP="3CF82E5E">
            <w:pPr>
              <w:spacing w:line="360" w:lineRule="auto"/>
              <w:contextualSpacing/>
              <w:jc w:val="both"/>
              <w:rPr>
                <w:rFonts w:eastAsia="Calibri" w:cs="Arial"/>
                <w:color w:val="000000" w:themeColor="text1"/>
                <w:szCs w:val="24"/>
                <w:lang w:val="es-ES"/>
              </w:rPr>
            </w:pPr>
            <w:r w:rsidRPr="3CF82E5E">
              <w:rPr>
                <w:rFonts w:eastAsia="Times New Roman" w:cs="Times New Roman"/>
                <w:color w:val="000000" w:themeColor="text1"/>
                <w:szCs w:val="24"/>
                <w:lang w:val="es-ES"/>
              </w:rPr>
              <w:t>Validar las historias de usuario</w:t>
            </w:r>
          </w:p>
          <w:p w14:paraId="3E76B912" w14:textId="0E38D26E" w:rsidR="008B395F" w:rsidRPr="000409D7" w:rsidRDefault="3CF82E5E" w:rsidP="3CF82E5E">
            <w:pPr>
              <w:spacing w:line="360" w:lineRule="auto"/>
              <w:contextualSpacing/>
              <w:jc w:val="both"/>
              <w:rPr>
                <w:rFonts w:eastAsia="Calibri" w:cs="Arial"/>
                <w:color w:val="000000" w:themeColor="text1"/>
                <w:szCs w:val="24"/>
                <w:lang w:val="es-ES"/>
              </w:rPr>
            </w:pPr>
            <w:r w:rsidRPr="3CF82E5E">
              <w:rPr>
                <w:rFonts w:eastAsia="Times New Roman" w:cs="Times New Roman"/>
                <w:color w:val="000000" w:themeColor="text1"/>
                <w:szCs w:val="24"/>
                <w:lang w:val="es-ES"/>
              </w:rPr>
              <w:t xml:space="preserve">Consolidar los requerimientos del cliente </w:t>
            </w:r>
          </w:p>
          <w:p w14:paraId="122E7DE6" w14:textId="51279834" w:rsidR="008B395F" w:rsidRPr="000409D7" w:rsidRDefault="3CF82E5E" w:rsidP="3CF82E5E">
            <w:pPr>
              <w:spacing w:line="360" w:lineRule="auto"/>
              <w:contextualSpacing/>
              <w:jc w:val="both"/>
              <w:rPr>
                <w:rFonts w:eastAsia="Calibri" w:cs="Arial"/>
                <w:color w:val="000000" w:themeColor="text1"/>
                <w:szCs w:val="24"/>
                <w:lang w:val="es-ES"/>
              </w:rPr>
            </w:pPr>
            <w:r w:rsidRPr="3CF82E5E">
              <w:rPr>
                <w:rFonts w:eastAsia="Times New Roman" w:cs="Times New Roman"/>
                <w:color w:val="000000" w:themeColor="text1"/>
                <w:szCs w:val="24"/>
                <w:lang w:val="es-ES"/>
              </w:rPr>
              <w:t>Desarrollo del módulo para gestión de cliente</w:t>
            </w:r>
          </w:p>
          <w:p w14:paraId="69C00CBD" w14:textId="2512B670" w:rsidR="008B395F" w:rsidRPr="000409D7" w:rsidRDefault="008B395F" w:rsidP="3CF82E5E">
            <w:pPr>
              <w:contextualSpacing/>
              <w:rPr>
                <w:rFonts w:eastAsia="Calibri" w:cs="Arial"/>
                <w:szCs w:val="24"/>
              </w:rPr>
            </w:pPr>
          </w:p>
        </w:tc>
        <w:tc>
          <w:tcPr>
            <w:tcW w:w="1380" w:type="dxa"/>
            <w:vAlign w:val="center"/>
            <w:tcPrChange w:id="307" w:author="Luis Pichon" w:date="2021-10-26T11:36:00Z">
              <w:tcPr>
                <w:tcW w:w="0" w:type="auto"/>
                <w:vAlign w:val="center"/>
              </w:tcPr>
            </w:tcPrChange>
          </w:tcPr>
          <w:p w14:paraId="07B5A0EE" w14:textId="77777777" w:rsidR="008B395F" w:rsidRDefault="008B395F" w:rsidP="00C20AA8">
            <w:pPr>
              <w:jc w:val="center"/>
            </w:pPr>
            <w:r>
              <w:t>0.1</w:t>
            </w:r>
          </w:p>
        </w:tc>
        <w:tc>
          <w:tcPr>
            <w:tcW w:w="2415" w:type="dxa"/>
            <w:tcPrChange w:id="308" w:author="Luis Pichon" w:date="2021-10-26T11:36:00Z">
              <w:tcPr>
                <w:tcW w:w="0" w:type="auto"/>
                <w:vAlign w:val="center"/>
              </w:tcPr>
            </w:tcPrChange>
          </w:tcPr>
          <w:p w14:paraId="2AEDD809" w14:textId="46D80E97" w:rsidR="3CF82E5E" w:rsidRDefault="387CA3B7">
            <w:pPr>
              <w:spacing w:line="360" w:lineRule="auto"/>
              <w:ind w:left="360" w:hanging="360"/>
              <w:jc w:val="both"/>
              <w:rPr>
                <w:rFonts w:eastAsia="Times New Roman" w:cs="Times New Roman"/>
                <w:color w:val="000000" w:themeColor="text1"/>
                <w:szCs w:val="24"/>
              </w:rPr>
              <w:pPrChange w:id="309" w:author="Luis Pichon" w:date="2021-10-26T11:35:00Z">
                <w:pPr/>
              </w:pPrChange>
            </w:pPr>
            <w:r w:rsidRPr="387CA3B7">
              <w:rPr>
                <w:rFonts w:eastAsia="Times New Roman" w:cs="Times New Roman"/>
                <w:color w:val="000000" w:themeColor="text1"/>
                <w:szCs w:val="24"/>
              </w:rPr>
              <w:t>Historias de usuario</w:t>
            </w:r>
          </w:p>
          <w:p w14:paraId="36301A36" w14:textId="675E41B3" w:rsidR="3CF82E5E" w:rsidRDefault="387CA3B7">
            <w:pPr>
              <w:spacing w:line="360" w:lineRule="auto"/>
              <w:ind w:left="360" w:hanging="360"/>
              <w:jc w:val="both"/>
              <w:rPr>
                <w:rFonts w:eastAsia="Times New Roman" w:cs="Times New Roman"/>
                <w:color w:val="000000" w:themeColor="text1"/>
                <w:szCs w:val="24"/>
              </w:rPr>
              <w:pPrChange w:id="310" w:author="Luis Pichon" w:date="2021-10-26T11:35:00Z">
                <w:pPr/>
              </w:pPrChange>
            </w:pPr>
            <w:r w:rsidRPr="387CA3B7">
              <w:rPr>
                <w:rFonts w:eastAsia="Times New Roman" w:cs="Times New Roman"/>
                <w:color w:val="000000" w:themeColor="text1"/>
                <w:szCs w:val="24"/>
              </w:rPr>
              <w:t>Módulo para gestión de cliente</w:t>
            </w:r>
          </w:p>
          <w:p w14:paraId="5ED01566" w14:textId="6FDCC51C" w:rsidR="3CF82E5E" w:rsidRDefault="3CF82E5E" w:rsidP="3CF82E5E">
            <w:pPr>
              <w:jc w:val="center"/>
              <w:rPr>
                <w:rFonts w:eastAsia="Calibri" w:cs="Arial"/>
                <w:szCs w:val="24"/>
              </w:rPr>
            </w:pPr>
          </w:p>
        </w:tc>
      </w:tr>
      <w:tr w:rsidR="008B395F" w14:paraId="62BB685B" w14:textId="77777777" w:rsidTr="387CA3B7">
        <w:trPr>
          <w:trPrChange w:id="311" w:author="Luis Pichon" w:date="2021-10-26T11:36:00Z">
            <w:trPr>
              <w:gridAfter w:val="0"/>
            </w:trPr>
          </w:trPrChange>
        </w:trPr>
        <w:tc>
          <w:tcPr>
            <w:tcW w:w="1560" w:type="dxa"/>
            <w:vAlign w:val="center"/>
            <w:tcPrChange w:id="312" w:author="Luis Pichon" w:date="2021-10-26T11:36:00Z">
              <w:tcPr>
                <w:tcW w:w="0" w:type="auto"/>
                <w:vAlign w:val="center"/>
              </w:tcPr>
            </w:tcPrChange>
          </w:tcPr>
          <w:p w14:paraId="2E4E11BB" w14:textId="77777777" w:rsidR="008B395F" w:rsidRDefault="008B395F" w:rsidP="00C20AA8">
            <w:pPr>
              <w:jc w:val="center"/>
            </w:pPr>
            <w:r>
              <w:t>2</w:t>
            </w:r>
          </w:p>
        </w:tc>
        <w:tc>
          <w:tcPr>
            <w:tcW w:w="3224" w:type="dxa"/>
            <w:tcPrChange w:id="313" w:author="Luis Pichon" w:date="2021-10-26T11:36:00Z">
              <w:tcPr>
                <w:tcW w:w="0" w:type="auto"/>
              </w:tcPr>
            </w:tcPrChange>
          </w:tcPr>
          <w:p w14:paraId="009922C0" w14:textId="3E6D2D62" w:rsidR="387CA3B7" w:rsidRDefault="387CA3B7" w:rsidP="387CA3B7">
            <w:pPr>
              <w:rPr>
                <w:ins w:id="314" w:author="Luis Pichon" w:date="2021-10-26T11:37:00Z"/>
                <w:rFonts w:eastAsia="Times New Roman" w:cs="Times New Roman"/>
                <w:color w:val="000000" w:themeColor="text1"/>
                <w:szCs w:val="24"/>
                <w:lang w:val="es-ES"/>
              </w:rPr>
            </w:pPr>
          </w:p>
          <w:p w14:paraId="6B9879DE" w14:textId="0869B6F1" w:rsidR="008B395F" w:rsidRDefault="387CA3B7" w:rsidP="387CA3B7">
            <w:pPr>
              <w:contextualSpacing/>
              <w:rPr>
                <w:rFonts w:eastAsia="Calibri" w:cs="Arial"/>
                <w:color w:val="000000" w:themeColor="text1"/>
                <w:szCs w:val="24"/>
                <w:lang w:val="es-ES"/>
              </w:rPr>
            </w:pPr>
            <w:r w:rsidRPr="387CA3B7">
              <w:rPr>
                <w:rFonts w:eastAsia="Times New Roman" w:cs="Times New Roman"/>
                <w:color w:val="000000" w:themeColor="text1"/>
                <w:szCs w:val="24"/>
                <w:lang w:val="es-ES"/>
              </w:rPr>
              <w:t>Documentación del diseño web.</w:t>
            </w:r>
          </w:p>
          <w:p w14:paraId="59030890" w14:textId="718ECDDA" w:rsidR="008B395F" w:rsidRDefault="387CA3B7">
            <w:pPr>
              <w:spacing w:line="360" w:lineRule="auto"/>
              <w:contextualSpacing/>
              <w:jc w:val="both"/>
              <w:rPr>
                <w:rFonts w:eastAsia="Calibri" w:cs="Arial"/>
                <w:color w:val="000000" w:themeColor="text1"/>
                <w:szCs w:val="24"/>
                <w:lang w:val="es-ES"/>
              </w:rPr>
              <w:pPrChange w:id="315" w:author="Luis Pichon" w:date="2021-10-26T11:37:00Z">
                <w:pPr/>
              </w:pPrChange>
            </w:pPr>
            <w:r w:rsidRPr="387CA3B7">
              <w:rPr>
                <w:rFonts w:eastAsia="Times New Roman" w:cs="Times New Roman"/>
                <w:color w:val="000000" w:themeColor="text1"/>
                <w:szCs w:val="24"/>
                <w:lang w:val="es-ES"/>
              </w:rPr>
              <w:t>Diseño de Mockups de interface.</w:t>
            </w:r>
          </w:p>
          <w:p w14:paraId="1BD9EDC4" w14:textId="52BACFB0" w:rsidR="008B395F" w:rsidRDefault="387CA3B7">
            <w:pPr>
              <w:spacing w:line="360" w:lineRule="auto"/>
              <w:contextualSpacing/>
              <w:jc w:val="both"/>
              <w:rPr>
                <w:del w:id="316" w:author="Luis Pichon" w:date="2021-10-26T11:37:00Z"/>
                <w:rFonts w:eastAsia="Calibri" w:cs="Arial"/>
                <w:color w:val="000000" w:themeColor="text1"/>
                <w:szCs w:val="24"/>
                <w:lang w:val="es-ES"/>
              </w:rPr>
              <w:pPrChange w:id="317" w:author="Luis Pichon" w:date="2021-10-26T11:37:00Z">
                <w:pPr/>
              </w:pPrChange>
            </w:pPr>
            <w:r w:rsidRPr="387CA3B7">
              <w:rPr>
                <w:rFonts w:eastAsia="Times New Roman" w:cs="Times New Roman"/>
                <w:color w:val="000000" w:themeColor="text1"/>
                <w:szCs w:val="24"/>
                <w:lang w:val="es-ES"/>
              </w:rPr>
              <w:t xml:space="preserve">Desarrollo de módulo de inventario </w:t>
            </w:r>
          </w:p>
          <w:p w14:paraId="4E0D1F57" w14:textId="37D494C8" w:rsidR="008B395F" w:rsidRDefault="008B395F" w:rsidP="387CA3B7">
            <w:pPr>
              <w:contextualSpacing/>
              <w:rPr>
                <w:rFonts w:eastAsia="Calibri" w:cs="Arial"/>
                <w:szCs w:val="24"/>
              </w:rPr>
            </w:pPr>
          </w:p>
        </w:tc>
        <w:tc>
          <w:tcPr>
            <w:tcW w:w="1380" w:type="dxa"/>
            <w:vAlign w:val="center"/>
            <w:tcPrChange w:id="318" w:author="Luis Pichon" w:date="2021-10-26T11:36:00Z">
              <w:tcPr>
                <w:tcW w:w="0" w:type="auto"/>
                <w:vAlign w:val="center"/>
              </w:tcPr>
            </w:tcPrChange>
          </w:tcPr>
          <w:p w14:paraId="68781B47" w14:textId="77777777" w:rsidR="008B395F" w:rsidRDefault="008B395F" w:rsidP="00C20AA8">
            <w:pPr>
              <w:jc w:val="center"/>
            </w:pPr>
            <w:r>
              <w:t>0.2</w:t>
            </w:r>
          </w:p>
        </w:tc>
        <w:tc>
          <w:tcPr>
            <w:tcW w:w="2415" w:type="dxa"/>
            <w:tcPrChange w:id="319" w:author="Luis Pichon" w:date="2021-10-26T11:36:00Z">
              <w:tcPr>
                <w:tcW w:w="0" w:type="auto"/>
                <w:vAlign w:val="center"/>
              </w:tcPr>
            </w:tcPrChange>
          </w:tcPr>
          <w:p w14:paraId="3908B431" w14:textId="43AD46FD" w:rsidR="3CF82E5E" w:rsidRDefault="387CA3B7">
            <w:pPr>
              <w:spacing w:line="360" w:lineRule="auto"/>
              <w:ind w:left="360" w:hanging="360"/>
              <w:jc w:val="both"/>
              <w:rPr>
                <w:rFonts w:eastAsia="Times New Roman" w:cs="Times New Roman"/>
                <w:color w:val="000000" w:themeColor="text1"/>
                <w:szCs w:val="24"/>
              </w:rPr>
              <w:pPrChange w:id="320" w:author="Luis Pichon" w:date="2021-10-26T11:38:00Z">
                <w:pPr/>
              </w:pPrChange>
            </w:pPr>
            <w:r w:rsidRPr="387CA3B7">
              <w:rPr>
                <w:rFonts w:eastAsia="Times New Roman" w:cs="Times New Roman"/>
                <w:color w:val="000000" w:themeColor="text1"/>
                <w:szCs w:val="24"/>
              </w:rPr>
              <w:t>Documento Product Backlog</w:t>
            </w:r>
          </w:p>
          <w:p w14:paraId="100269E8" w14:textId="6F608351" w:rsidR="3CF82E5E" w:rsidRDefault="387CA3B7">
            <w:pPr>
              <w:spacing w:line="360" w:lineRule="auto"/>
              <w:ind w:left="360" w:hanging="360"/>
              <w:jc w:val="both"/>
              <w:rPr>
                <w:rFonts w:eastAsia="Times New Roman" w:cs="Times New Roman"/>
                <w:color w:val="000000" w:themeColor="text1"/>
                <w:szCs w:val="24"/>
              </w:rPr>
              <w:pPrChange w:id="321" w:author="Luis Pichon" w:date="2021-10-26T11:38:00Z">
                <w:pPr/>
              </w:pPrChange>
            </w:pPr>
            <w:r w:rsidRPr="387CA3B7">
              <w:rPr>
                <w:rFonts w:eastAsia="Times New Roman" w:cs="Times New Roman"/>
                <w:color w:val="000000" w:themeColor="text1"/>
                <w:szCs w:val="24"/>
              </w:rPr>
              <w:t>Mockups</w:t>
            </w:r>
          </w:p>
          <w:p w14:paraId="3B0074F0" w14:textId="1AC93520" w:rsidR="3CF82E5E" w:rsidRDefault="387CA3B7">
            <w:pPr>
              <w:spacing w:line="360" w:lineRule="auto"/>
              <w:ind w:left="360" w:hanging="360"/>
              <w:jc w:val="both"/>
              <w:rPr>
                <w:rFonts w:eastAsia="Times New Roman" w:cs="Times New Roman"/>
                <w:color w:val="000000" w:themeColor="text1"/>
                <w:szCs w:val="24"/>
              </w:rPr>
              <w:pPrChange w:id="322" w:author="Luis Pichon" w:date="2021-10-26T11:38:00Z">
                <w:pPr/>
              </w:pPrChange>
            </w:pPr>
            <w:r w:rsidRPr="387CA3B7">
              <w:rPr>
                <w:rFonts w:eastAsia="Times New Roman" w:cs="Times New Roman"/>
                <w:color w:val="000000" w:themeColor="text1"/>
                <w:szCs w:val="24"/>
              </w:rPr>
              <w:t>Módulo de inventario</w:t>
            </w:r>
          </w:p>
          <w:p w14:paraId="39BBC5F0" w14:textId="141F5F8A" w:rsidR="3CF82E5E" w:rsidRDefault="3CF82E5E" w:rsidP="3CF82E5E">
            <w:pPr>
              <w:jc w:val="center"/>
              <w:rPr>
                <w:rFonts w:eastAsia="Calibri" w:cs="Arial"/>
                <w:szCs w:val="24"/>
              </w:rPr>
            </w:pPr>
          </w:p>
        </w:tc>
      </w:tr>
      <w:tr w:rsidR="387CA3B7" w14:paraId="57DDD845" w14:textId="77777777" w:rsidTr="387CA3B7">
        <w:tc>
          <w:tcPr>
            <w:tcW w:w="1560" w:type="dxa"/>
            <w:vAlign w:val="center"/>
          </w:tcPr>
          <w:p w14:paraId="6D318A25" w14:textId="1D308C4A" w:rsidR="387CA3B7" w:rsidRDefault="387CA3B7" w:rsidP="387CA3B7">
            <w:pPr>
              <w:jc w:val="center"/>
              <w:rPr>
                <w:rFonts w:eastAsia="Calibri" w:cs="Arial"/>
                <w:szCs w:val="24"/>
              </w:rPr>
            </w:pPr>
            <w:r w:rsidRPr="387CA3B7">
              <w:rPr>
                <w:rFonts w:eastAsia="Calibri" w:cs="Arial"/>
                <w:szCs w:val="24"/>
              </w:rPr>
              <w:t>3</w:t>
            </w:r>
          </w:p>
        </w:tc>
        <w:tc>
          <w:tcPr>
            <w:tcW w:w="3224" w:type="dxa"/>
          </w:tcPr>
          <w:p w14:paraId="7FFD0EF1" w14:textId="3DAE1ED4" w:rsidR="387CA3B7" w:rsidRDefault="387CA3B7">
            <w:pPr>
              <w:spacing w:line="360" w:lineRule="auto"/>
              <w:ind w:left="360" w:hanging="360"/>
              <w:jc w:val="both"/>
              <w:rPr>
                <w:rFonts w:eastAsia="Times New Roman" w:cs="Times New Roman"/>
                <w:color w:val="000000" w:themeColor="text1"/>
                <w:szCs w:val="24"/>
                <w:lang w:val="es-ES"/>
              </w:rPr>
              <w:pPrChange w:id="323" w:author="Luis Pichon" w:date="2021-10-26T11:40:00Z">
                <w:pPr/>
              </w:pPrChange>
            </w:pPr>
            <w:r w:rsidRPr="387CA3B7">
              <w:rPr>
                <w:rFonts w:eastAsia="Times New Roman" w:cs="Times New Roman"/>
                <w:color w:val="000000" w:themeColor="text1"/>
                <w:szCs w:val="24"/>
                <w:lang w:val="es-ES"/>
              </w:rPr>
              <w:t xml:space="preserve">Diseño del manual administrador </w:t>
            </w:r>
          </w:p>
          <w:p w14:paraId="27DC1AF4" w14:textId="46352CEC" w:rsidR="387CA3B7" w:rsidRDefault="387CA3B7">
            <w:pPr>
              <w:spacing w:line="360" w:lineRule="auto"/>
              <w:ind w:left="360" w:hanging="360"/>
              <w:jc w:val="both"/>
              <w:rPr>
                <w:rFonts w:eastAsia="Times New Roman" w:cs="Times New Roman"/>
                <w:color w:val="000000" w:themeColor="text1"/>
                <w:szCs w:val="24"/>
                <w:lang w:val="es-ES"/>
              </w:rPr>
              <w:pPrChange w:id="324" w:author="Luis Pichon" w:date="2021-10-26T11:40:00Z">
                <w:pPr/>
              </w:pPrChange>
            </w:pPr>
            <w:r w:rsidRPr="387CA3B7">
              <w:rPr>
                <w:rFonts w:eastAsia="Times New Roman" w:cs="Times New Roman"/>
                <w:color w:val="000000" w:themeColor="text1"/>
                <w:szCs w:val="24"/>
                <w:lang w:val="es-ES"/>
              </w:rPr>
              <w:t xml:space="preserve">Pruebas al sistema de inventario </w:t>
            </w:r>
          </w:p>
          <w:p w14:paraId="64E7CC00" w14:textId="2D56F48D" w:rsidR="387CA3B7" w:rsidRDefault="387CA3B7">
            <w:pPr>
              <w:spacing w:line="360" w:lineRule="auto"/>
              <w:ind w:left="360" w:hanging="360"/>
              <w:jc w:val="both"/>
              <w:rPr>
                <w:rFonts w:eastAsia="Times New Roman" w:cs="Times New Roman"/>
                <w:color w:val="000000" w:themeColor="text1"/>
                <w:szCs w:val="24"/>
                <w:lang w:val="es-ES"/>
              </w:rPr>
              <w:pPrChange w:id="325" w:author="Luis Pichon" w:date="2021-10-26T11:40:00Z">
                <w:pPr/>
              </w:pPrChange>
            </w:pPr>
            <w:r w:rsidRPr="387CA3B7">
              <w:rPr>
                <w:rFonts w:eastAsia="Times New Roman" w:cs="Times New Roman"/>
                <w:color w:val="000000" w:themeColor="text1"/>
                <w:szCs w:val="24"/>
                <w:lang w:val="es-ES"/>
              </w:rPr>
              <w:t>Desarrollo de módulo administración de usuario</w:t>
            </w:r>
          </w:p>
          <w:p w14:paraId="76C52F2B" w14:textId="53E97ACF" w:rsidR="387CA3B7" w:rsidRDefault="387CA3B7" w:rsidP="387CA3B7">
            <w:pPr>
              <w:rPr>
                <w:rFonts w:eastAsia="Calibri" w:cs="Arial"/>
                <w:color w:val="000000" w:themeColor="text1"/>
                <w:szCs w:val="24"/>
                <w:lang w:val="es-ES"/>
              </w:rPr>
            </w:pPr>
          </w:p>
        </w:tc>
        <w:tc>
          <w:tcPr>
            <w:tcW w:w="1380" w:type="dxa"/>
            <w:vAlign w:val="center"/>
          </w:tcPr>
          <w:p w14:paraId="5168BCD2" w14:textId="38B7295B" w:rsidR="387CA3B7" w:rsidRDefault="387CA3B7" w:rsidP="387CA3B7">
            <w:pPr>
              <w:jc w:val="center"/>
              <w:rPr>
                <w:rFonts w:eastAsia="Calibri" w:cs="Arial"/>
                <w:szCs w:val="24"/>
              </w:rPr>
            </w:pPr>
            <w:r w:rsidRPr="387CA3B7">
              <w:rPr>
                <w:rFonts w:eastAsia="Calibri" w:cs="Arial"/>
                <w:szCs w:val="24"/>
              </w:rPr>
              <w:t>1</w:t>
            </w:r>
          </w:p>
        </w:tc>
        <w:tc>
          <w:tcPr>
            <w:tcW w:w="2415" w:type="dxa"/>
          </w:tcPr>
          <w:p w14:paraId="09672CD8" w14:textId="75E0CD0C" w:rsidR="387CA3B7" w:rsidRDefault="387CA3B7">
            <w:pPr>
              <w:spacing w:line="360" w:lineRule="auto"/>
              <w:ind w:left="360" w:hanging="360"/>
              <w:jc w:val="both"/>
              <w:rPr>
                <w:rFonts w:eastAsia="Times New Roman" w:cs="Times New Roman"/>
                <w:color w:val="000000" w:themeColor="text1"/>
                <w:szCs w:val="24"/>
              </w:rPr>
              <w:pPrChange w:id="326" w:author="Luis Pichon" w:date="2021-10-26T11:41:00Z">
                <w:pPr/>
              </w:pPrChange>
            </w:pPr>
            <w:r w:rsidRPr="387CA3B7">
              <w:rPr>
                <w:rFonts w:eastAsia="Times New Roman" w:cs="Times New Roman"/>
                <w:color w:val="000000" w:themeColor="text1"/>
                <w:szCs w:val="24"/>
              </w:rPr>
              <w:t xml:space="preserve">Manual administrador </w:t>
            </w:r>
          </w:p>
          <w:p w14:paraId="428F5E0F" w14:textId="023F0F79" w:rsidR="387CA3B7" w:rsidRDefault="387CA3B7">
            <w:pPr>
              <w:spacing w:line="360" w:lineRule="auto"/>
              <w:ind w:left="360" w:hanging="360"/>
              <w:jc w:val="both"/>
              <w:rPr>
                <w:rFonts w:eastAsia="Times New Roman" w:cs="Times New Roman"/>
                <w:color w:val="000000" w:themeColor="text1"/>
                <w:szCs w:val="24"/>
              </w:rPr>
              <w:pPrChange w:id="327" w:author="Luis Pichon" w:date="2021-10-26T11:41:00Z">
                <w:pPr/>
              </w:pPrChange>
            </w:pPr>
            <w:r w:rsidRPr="387CA3B7">
              <w:rPr>
                <w:rFonts w:eastAsia="Times New Roman" w:cs="Times New Roman"/>
                <w:color w:val="000000" w:themeColor="text1"/>
                <w:szCs w:val="24"/>
              </w:rPr>
              <w:t xml:space="preserve">Sistema de inventario </w:t>
            </w:r>
          </w:p>
          <w:p w14:paraId="3FB658CB" w14:textId="1A33E4AF" w:rsidR="387CA3B7" w:rsidRDefault="387CA3B7">
            <w:pPr>
              <w:spacing w:line="360" w:lineRule="auto"/>
              <w:ind w:left="360" w:hanging="360"/>
              <w:jc w:val="both"/>
              <w:rPr>
                <w:rFonts w:eastAsia="Times New Roman" w:cs="Times New Roman"/>
                <w:color w:val="000000" w:themeColor="text1"/>
                <w:szCs w:val="24"/>
              </w:rPr>
              <w:pPrChange w:id="328" w:author="Luis Pichon" w:date="2021-10-26T11:41:00Z">
                <w:pPr/>
              </w:pPrChange>
            </w:pPr>
            <w:r w:rsidRPr="387CA3B7">
              <w:rPr>
                <w:rFonts w:eastAsia="Times New Roman" w:cs="Times New Roman"/>
                <w:color w:val="000000" w:themeColor="text1"/>
                <w:szCs w:val="24"/>
              </w:rPr>
              <w:t>Módulo administración de usuario</w:t>
            </w:r>
          </w:p>
          <w:p w14:paraId="79C91AF5" w14:textId="63E89B1C" w:rsidR="387CA3B7" w:rsidRDefault="387CA3B7" w:rsidP="387CA3B7">
            <w:pPr>
              <w:spacing w:line="360" w:lineRule="auto"/>
              <w:jc w:val="both"/>
              <w:rPr>
                <w:rFonts w:eastAsia="Calibri" w:cs="Arial"/>
                <w:color w:val="000000" w:themeColor="text1"/>
                <w:szCs w:val="24"/>
              </w:rPr>
            </w:pPr>
          </w:p>
        </w:tc>
      </w:tr>
    </w:tbl>
    <w:commentRangeEnd w:id="292"/>
    <w:p w14:paraId="4A9F44AC" w14:textId="77777777" w:rsidR="008B395F" w:rsidRDefault="00483326" w:rsidP="008B395F">
      <w:pPr>
        <w:jc w:val="both"/>
      </w:pPr>
      <w:r>
        <w:commentReference w:id="292"/>
      </w:r>
    </w:p>
    <w:p w14:paraId="5B1A5D9D" w14:textId="77777777" w:rsidR="008B395F" w:rsidRDefault="008B395F" w:rsidP="008B395F">
      <w:pPr>
        <w:jc w:val="both"/>
      </w:pPr>
    </w:p>
    <w:p w14:paraId="1D8635CA" w14:textId="77777777" w:rsidR="008B395F" w:rsidRPr="000409D7" w:rsidRDefault="008B395F" w:rsidP="008B395F">
      <w:pPr>
        <w:jc w:val="both"/>
      </w:pPr>
    </w:p>
    <w:p w14:paraId="0260FBF7" w14:textId="4C78E1DE" w:rsidR="00985F59" w:rsidRPr="00985F59" w:rsidRDefault="00985F59" w:rsidP="387CA3B7">
      <w:pPr>
        <w:spacing w:line="360" w:lineRule="auto"/>
        <w:jc w:val="both"/>
        <w:rPr>
          <w:rFonts w:eastAsia="Calibri" w:cs="Arial"/>
          <w:noProof/>
          <w:szCs w:val="24"/>
        </w:rPr>
      </w:pPr>
    </w:p>
    <w:p w14:paraId="7020047C" w14:textId="77777777" w:rsidR="00985F59" w:rsidRPr="00985F59" w:rsidRDefault="00985F59" w:rsidP="00985F59">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p>
    <w:p w14:paraId="6DC37FDC" w14:textId="7E5CCB8F" w:rsidR="00985F59" w:rsidRDefault="00985F59" w:rsidP="00985F59">
      <w:pPr>
        <w:pStyle w:val="Normal1"/>
        <w:spacing w:line="360" w:lineRule="auto"/>
        <w:jc w:val="both"/>
        <w:rPr>
          <w:bCs/>
          <w:sz w:val="24"/>
          <w:szCs w:val="24"/>
        </w:rPr>
      </w:pPr>
      <w:r>
        <w:rPr>
          <w:bCs/>
          <w:sz w:val="24"/>
          <w:szCs w:val="24"/>
        </w:rPr>
        <w:t xml:space="preserve"> </w:t>
      </w:r>
    </w:p>
    <w:p w14:paraId="598725F2" w14:textId="77777777" w:rsidR="00985F59" w:rsidRPr="00985F59" w:rsidRDefault="00985F59" w:rsidP="00985F59">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DFB0F5C" w14:textId="0AEF9FAA" w:rsidR="00985F59" w:rsidRDefault="00384866" w:rsidP="00B63152">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lastRenderedPageBreak/>
        <w:t>Diagramas</w:t>
      </w:r>
    </w:p>
    <w:p w14:paraId="25CCE705" w14:textId="03F53C36" w:rsidR="00384866" w:rsidRDefault="00384866" w:rsidP="00384866">
      <w:pPr>
        <w:pStyle w:val="Normal1"/>
        <w:numPr>
          <w:ilvl w:val="0"/>
          <w:numId w:val="57"/>
        </w:numPr>
        <w:spacing w:line="360" w:lineRule="auto"/>
        <w:jc w:val="both"/>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Diagrama de Casos de Uso</w:t>
      </w:r>
    </w:p>
    <w:p w14:paraId="7213A062" w14:textId="75FCB55A" w:rsidR="00384866" w:rsidRDefault="00384866" w:rsidP="00384866">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7AC6314E" w14:textId="1C2B2769" w:rsidR="00384866" w:rsidRDefault="00384866" w:rsidP="00384866">
      <w:pPr>
        <w:pStyle w:val="Normal1"/>
        <w:spacing w:line="360" w:lineRule="auto"/>
        <w:jc w:val="both"/>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val="en-US" w:eastAsia="en-US"/>
        </w:rPr>
        <w:drawing>
          <wp:anchor distT="0" distB="0" distL="114300" distR="114300" simplePos="0" relativeHeight="251662336" behindDoc="1" locked="0" layoutInCell="1" allowOverlap="1" wp14:anchorId="2E9C77F4" wp14:editId="5AFA7C07">
            <wp:simplePos x="0" y="0"/>
            <wp:positionH relativeFrom="page">
              <wp:align>left</wp:align>
            </wp:positionH>
            <wp:positionV relativeFrom="paragraph">
              <wp:posOffset>367030</wp:posOffset>
            </wp:positionV>
            <wp:extent cx="7788141" cy="2847975"/>
            <wp:effectExtent l="0" t="0" r="3810" b="0"/>
            <wp:wrapTight wrapText="bothSides">
              <wp:wrapPolygon edited="0">
                <wp:start x="0" y="0"/>
                <wp:lineTo x="0" y="21383"/>
                <wp:lineTo x="21558" y="21383"/>
                <wp:lineTo x="21558"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so de Uso.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788141" cy="2847975"/>
                    </a:xfrm>
                    <a:prstGeom prst="rect">
                      <a:avLst/>
                    </a:prstGeom>
                  </pic:spPr>
                </pic:pic>
              </a:graphicData>
            </a:graphic>
            <wp14:sizeRelH relativeFrom="margin">
              <wp14:pctWidth>0</wp14:pctWidth>
            </wp14:sizeRelH>
            <wp14:sizeRelV relativeFrom="margin">
              <wp14:pctHeight>0</wp14:pctHeight>
            </wp14:sizeRelV>
          </wp:anchor>
        </w:drawing>
      </w:r>
    </w:p>
    <w:p w14:paraId="06BF81B3" w14:textId="590B28DA" w:rsidR="00384866" w:rsidRPr="00B63152" w:rsidRDefault="00384866" w:rsidP="00384866">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6457E344" w14:textId="77777777" w:rsidR="00B63152" w:rsidRPr="00B63152" w:rsidRDefault="00B63152" w:rsidP="00B63152">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21C0150B" w14:textId="77777777" w:rsidR="00B63152" w:rsidRDefault="00B63152" w:rsidP="00B63152">
      <w:pPr>
        <w:pStyle w:val="Normal1"/>
        <w:spacing w:line="360" w:lineRule="auto"/>
        <w:ind w:left="720"/>
        <w:jc w:val="both"/>
        <w:rPr>
          <w:bCs/>
          <w:sz w:val="24"/>
          <w:szCs w:val="24"/>
        </w:rPr>
      </w:pPr>
    </w:p>
    <w:p w14:paraId="24FC9922" w14:textId="550A8EB8" w:rsidR="00B63152" w:rsidRDefault="00384866" w:rsidP="00384866">
      <w:pPr>
        <w:pStyle w:val="Normal1"/>
        <w:numPr>
          <w:ilvl w:val="0"/>
          <w:numId w:val="57"/>
        </w:numPr>
        <w:spacing w:line="360" w:lineRule="auto"/>
        <w:jc w:val="both"/>
        <w:rPr>
          <w:rFonts w:ascii="Times New Roman" w:eastAsiaTheme="minorHAnsi" w:hAnsi="Times New Roman" w:cs="Times New Roman"/>
          <w:noProof/>
          <w:color w:val="000000" w:themeColor="text1"/>
          <w:sz w:val="24"/>
          <w:szCs w:val="24"/>
          <w:lang w:eastAsia="en-US"/>
        </w:rPr>
      </w:pPr>
      <w:r>
        <w:rPr>
          <w:rFonts w:ascii="Times New Roman" w:eastAsiaTheme="minorHAnsi" w:hAnsi="Times New Roman" w:cs="Times New Roman"/>
          <w:noProof/>
          <w:color w:val="000000" w:themeColor="text1"/>
          <w:sz w:val="24"/>
          <w:szCs w:val="24"/>
          <w:lang w:eastAsia="en-US"/>
        </w:rPr>
        <w:t>Diagrama de Clases</w:t>
      </w:r>
    </w:p>
    <w:p w14:paraId="1111FF64" w14:textId="006AA817" w:rsidR="00384866" w:rsidRPr="00B63152" w:rsidRDefault="00384866" w:rsidP="00384866">
      <w:pPr>
        <w:pStyle w:val="Normal1"/>
        <w:spacing w:line="360" w:lineRule="auto"/>
        <w:ind w:left="1080"/>
        <w:jc w:val="both"/>
        <w:rPr>
          <w:rFonts w:ascii="Times New Roman" w:eastAsiaTheme="minorHAnsi" w:hAnsi="Times New Roman" w:cs="Times New Roman"/>
          <w:noProof/>
          <w:color w:val="000000" w:themeColor="text1"/>
          <w:sz w:val="24"/>
          <w:szCs w:val="24"/>
          <w:lang w:eastAsia="en-US"/>
        </w:rPr>
      </w:pPr>
      <w:r>
        <w:rPr>
          <w:rFonts w:ascii="Times New Roman" w:eastAsiaTheme="minorHAnsi" w:hAnsi="Times New Roman" w:cs="Times New Roman"/>
          <w:noProof/>
          <w:color w:val="000000" w:themeColor="text1"/>
          <w:sz w:val="24"/>
          <w:szCs w:val="24"/>
          <w:lang w:val="en-US" w:eastAsia="en-US"/>
        </w:rPr>
        <w:lastRenderedPageBreak/>
        <w:drawing>
          <wp:anchor distT="0" distB="0" distL="114300" distR="114300" simplePos="0" relativeHeight="251663360" behindDoc="1" locked="0" layoutInCell="1" allowOverlap="1" wp14:anchorId="064D2C5C" wp14:editId="01ADAF34">
            <wp:simplePos x="0" y="0"/>
            <wp:positionH relativeFrom="column">
              <wp:posOffset>257175</wp:posOffset>
            </wp:positionH>
            <wp:positionV relativeFrom="paragraph">
              <wp:posOffset>3175</wp:posOffset>
            </wp:positionV>
            <wp:extent cx="4772025" cy="4370070"/>
            <wp:effectExtent l="0" t="0" r="9525" b="0"/>
            <wp:wrapTight wrapText="bothSides">
              <wp:wrapPolygon edited="0">
                <wp:start x="0" y="0"/>
                <wp:lineTo x="0" y="21468"/>
                <wp:lineTo x="21557" y="21468"/>
                <wp:lineTo x="21557"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ases.jpg"/>
                    <pic:cNvPicPr/>
                  </pic:nvPicPr>
                  <pic:blipFill>
                    <a:blip r:embed="rId21">
                      <a:extLst>
                        <a:ext uri="{28A0092B-C50C-407E-A947-70E740481C1C}">
                          <a14:useLocalDpi xmlns:a14="http://schemas.microsoft.com/office/drawing/2010/main" val="0"/>
                        </a:ext>
                      </a:extLst>
                    </a:blip>
                    <a:stretch>
                      <a:fillRect/>
                    </a:stretch>
                  </pic:blipFill>
                  <pic:spPr>
                    <a:xfrm>
                      <a:off x="0" y="0"/>
                      <a:ext cx="4772025" cy="4370070"/>
                    </a:xfrm>
                    <a:prstGeom prst="rect">
                      <a:avLst/>
                    </a:prstGeom>
                  </pic:spPr>
                </pic:pic>
              </a:graphicData>
            </a:graphic>
            <wp14:sizeRelH relativeFrom="margin">
              <wp14:pctWidth>0</wp14:pctWidth>
            </wp14:sizeRelH>
            <wp14:sizeRelV relativeFrom="margin">
              <wp14:pctHeight>0</wp14:pctHeight>
            </wp14:sizeRelV>
          </wp:anchor>
        </w:drawing>
      </w:r>
    </w:p>
    <w:p w14:paraId="1FE93D0D" w14:textId="28065BE7" w:rsidR="00B63152" w:rsidRDefault="00B63152"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700657E" w14:textId="05424B93"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5B59EDBD" w14:textId="2402535D"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844D940" w14:textId="544F2425"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B2A8C9C" w14:textId="2A612F77"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6D66A632" w14:textId="1602AE53"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FE657D4" w14:textId="42C44A44"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F61DC0E" w14:textId="6843FE9E"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38BE538" w14:textId="78E54572"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EA617C9" w14:textId="14EB26C1"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C3A7E73" w14:textId="2DA61542" w:rsidR="00384866" w:rsidRDefault="00384866" w:rsidP="00B63152">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2EC5CB14" w14:textId="170D41E2" w:rsidR="00B63152" w:rsidRDefault="00384866" w:rsidP="00384866">
      <w:pPr>
        <w:pStyle w:val="Normal1"/>
        <w:numPr>
          <w:ilvl w:val="0"/>
          <w:numId w:val="57"/>
        </w:numPr>
        <w:spacing w:line="360" w:lineRule="auto"/>
        <w:jc w:val="both"/>
        <w:rPr>
          <w:rFonts w:ascii="Times New Roman" w:eastAsiaTheme="minorHAnsi" w:hAnsi="Times New Roman" w:cs="Times New Roman"/>
          <w:noProof/>
          <w:color w:val="000000" w:themeColor="text1"/>
          <w:sz w:val="24"/>
          <w:szCs w:val="24"/>
          <w:lang w:eastAsia="en-US"/>
        </w:rPr>
      </w:pPr>
      <w:r>
        <w:rPr>
          <w:rFonts w:ascii="Times New Roman" w:eastAsiaTheme="minorHAnsi" w:hAnsi="Times New Roman" w:cs="Times New Roman"/>
          <w:noProof/>
          <w:color w:val="000000" w:themeColor="text1"/>
          <w:sz w:val="24"/>
          <w:szCs w:val="24"/>
          <w:lang w:eastAsia="en-US"/>
        </w:rPr>
        <w:t>Diagrama Entidad – Relacion</w:t>
      </w:r>
    </w:p>
    <w:p w14:paraId="452924D5" w14:textId="72A54521" w:rsidR="00384866" w:rsidRDefault="00384866" w:rsidP="00384866">
      <w:pPr>
        <w:pStyle w:val="Normal1"/>
        <w:spacing w:line="360" w:lineRule="auto"/>
        <w:jc w:val="both"/>
        <w:rPr>
          <w:rFonts w:ascii="Times New Roman" w:eastAsiaTheme="minorHAnsi" w:hAnsi="Times New Roman" w:cs="Times New Roman"/>
          <w:noProof/>
          <w:color w:val="000000" w:themeColor="text1"/>
          <w:sz w:val="24"/>
          <w:szCs w:val="24"/>
          <w:lang w:eastAsia="en-US"/>
        </w:rPr>
      </w:pPr>
      <w:bookmarkStart w:id="329" w:name="_GoBack"/>
      <w:bookmarkEnd w:id="329"/>
      <w:r>
        <w:rPr>
          <w:rFonts w:ascii="Times New Roman" w:eastAsiaTheme="minorHAnsi" w:hAnsi="Times New Roman" w:cs="Times New Roman"/>
          <w:noProof/>
          <w:color w:val="000000" w:themeColor="text1"/>
          <w:sz w:val="24"/>
          <w:szCs w:val="24"/>
          <w:lang w:val="en-US" w:eastAsia="en-US"/>
        </w:rPr>
        <w:drawing>
          <wp:anchor distT="0" distB="0" distL="114300" distR="114300" simplePos="0" relativeHeight="251664384" behindDoc="1" locked="0" layoutInCell="1" allowOverlap="1" wp14:anchorId="756DF74A" wp14:editId="4959EE83">
            <wp:simplePos x="0" y="0"/>
            <wp:positionH relativeFrom="page">
              <wp:align>center</wp:align>
            </wp:positionH>
            <wp:positionV relativeFrom="paragraph">
              <wp:posOffset>178435</wp:posOffset>
            </wp:positionV>
            <wp:extent cx="7581900" cy="2962275"/>
            <wp:effectExtent l="0" t="0" r="0" b="9525"/>
            <wp:wrapTight wrapText="bothSides">
              <wp:wrapPolygon edited="0">
                <wp:start x="0" y="0"/>
                <wp:lineTo x="0" y="21531"/>
                <wp:lineTo x="21546" y="21531"/>
                <wp:lineTo x="2154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ntidad Relacion.jpg"/>
                    <pic:cNvPicPr/>
                  </pic:nvPicPr>
                  <pic:blipFill>
                    <a:blip r:embed="rId22">
                      <a:extLst>
                        <a:ext uri="{28A0092B-C50C-407E-A947-70E740481C1C}">
                          <a14:useLocalDpi xmlns:a14="http://schemas.microsoft.com/office/drawing/2010/main" val="0"/>
                        </a:ext>
                      </a:extLst>
                    </a:blip>
                    <a:stretch>
                      <a:fillRect/>
                    </a:stretch>
                  </pic:blipFill>
                  <pic:spPr>
                    <a:xfrm>
                      <a:off x="0" y="0"/>
                      <a:ext cx="7581900" cy="2962275"/>
                    </a:xfrm>
                    <a:prstGeom prst="rect">
                      <a:avLst/>
                    </a:prstGeom>
                  </pic:spPr>
                </pic:pic>
              </a:graphicData>
            </a:graphic>
            <wp14:sizeRelH relativeFrom="margin">
              <wp14:pctWidth>0</wp14:pctWidth>
            </wp14:sizeRelH>
            <wp14:sizeRelV relativeFrom="margin">
              <wp14:pctHeight>0</wp14:pctHeight>
            </wp14:sizeRelV>
          </wp:anchor>
        </w:drawing>
      </w:r>
    </w:p>
    <w:p w14:paraId="3905EF42" w14:textId="0BDCFC13" w:rsidR="00384866" w:rsidRPr="00B63152" w:rsidRDefault="00384866" w:rsidP="00384866">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62F662DC" w14:textId="010F5AE1" w:rsidR="002C3429" w:rsidRPr="002C3429" w:rsidRDefault="002C3429" w:rsidP="002C3429">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7360B07F" w14:textId="77777777" w:rsidR="002C3429" w:rsidRPr="002C3429" w:rsidRDefault="002C3429" w:rsidP="002C3429">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1D80903C" w14:textId="77777777" w:rsidR="002C3429" w:rsidRPr="002C3429" w:rsidRDefault="002C3429" w:rsidP="002C3429">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3A4F1DA5" w14:textId="77777777" w:rsidR="002C3429" w:rsidRPr="002C3429" w:rsidRDefault="002C3429" w:rsidP="002C3429">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7EBE30CA" w14:textId="77777777" w:rsidR="002C3429" w:rsidRPr="002C3429" w:rsidRDefault="002C3429" w:rsidP="002C3429">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63BA449B" w14:textId="77777777" w:rsidR="002C3429" w:rsidRPr="002C3429" w:rsidRDefault="002C3429" w:rsidP="002C3429">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03229ADA" w14:textId="77777777" w:rsidR="002C3429" w:rsidRPr="00031565" w:rsidRDefault="002C3429" w:rsidP="002C3429">
      <w:pPr>
        <w:pStyle w:val="Normal1"/>
        <w:spacing w:line="360" w:lineRule="auto"/>
        <w:jc w:val="both"/>
        <w:rPr>
          <w:sz w:val="24"/>
          <w:szCs w:val="24"/>
        </w:rPr>
      </w:pPr>
    </w:p>
    <w:bookmarkEnd w:id="230"/>
    <w:p w14:paraId="06119E6C" w14:textId="6A6BCD53" w:rsidR="00113154" w:rsidRPr="00113154" w:rsidRDefault="00113154" w:rsidP="00113154">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31EE4531" w14:textId="77777777" w:rsidR="00113154" w:rsidRPr="00113154" w:rsidRDefault="00113154" w:rsidP="00113154">
      <w:pPr>
        <w:pStyle w:val="Normal1"/>
        <w:spacing w:line="360" w:lineRule="auto"/>
        <w:ind w:left="780"/>
        <w:jc w:val="both"/>
        <w:rPr>
          <w:rFonts w:ascii="Times New Roman" w:eastAsiaTheme="minorHAnsi" w:hAnsi="Times New Roman" w:cs="Times New Roman"/>
          <w:noProof/>
          <w:color w:val="000000" w:themeColor="text1"/>
          <w:sz w:val="24"/>
          <w:szCs w:val="24"/>
          <w:lang w:eastAsia="en-US"/>
        </w:rPr>
      </w:pPr>
    </w:p>
    <w:p w14:paraId="7DF01B66" w14:textId="77777777" w:rsidR="006768E1" w:rsidRPr="00034DF3" w:rsidRDefault="006768E1" w:rsidP="00034DF3">
      <w:pPr>
        <w:pStyle w:val="Normal1"/>
        <w:spacing w:line="360" w:lineRule="auto"/>
        <w:jc w:val="both"/>
        <w:rPr>
          <w:rFonts w:ascii="Times New Roman" w:eastAsiaTheme="minorHAnsi" w:hAnsi="Times New Roman" w:cs="Times New Roman"/>
          <w:b/>
          <w:bCs/>
          <w:noProof/>
          <w:color w:val="000000" w:themeColor="text1"/>
          <w:sz w:val="24"/>
          <w:szCs w:val="24"/>
          <w:lang w:eastAsia="en-US"/>
        </w:rPr>
      </w:pPr>
    </w:p>
    <w:p w14:paraId="638DB57E" w14:textId="77777777" w:rsidR="00034DF3" w:rsidRPr="00034DF3" w:rsidRDefault="00034DF3" w:rsidP="00034DF3">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57E4EE7" w14:textId="09A5F33A" w:rsidR="00034DF3" w:rsidRDefault="00034DF3" w:rsidP="00034DF3">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3E709C90" w14:textId="77777777" w:rsidR="00034DF3" w:rsidRPr="00034DF3" w:rsidRDefault="00034DF3" w:rsidP="00034DF3">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5BC25ACE" w14:textId="232B2F14" w:rsidR="00034DF3" w:rsidRPr="00034DF3" w:rsidRDefault="00034DF3" w:rsidP="00AF145C">
      <w:pPr>
        <w:pStyle w:val="Prrafodelista"/>
        <w:rPr>
          <w:rFonts w:eastAsiaTheme="minorHAnsi"/>
          <w:b/>
          <w:bCs/>
          <w:noProof/>
          <w:color w:val="000000" w:themeColor="text1"/>
          <w:lang w:val="es-CO" w:eastAsia="en-US"/>
        </w:rPr>
      </w:pPr>
    </w:p>
    <w:p w14:paraId="7C515971" w14:textId="77777777" w:rsidR="00AF145C" w:rsidRPr="00755BEE" w:rsidRDefault="00AF145C" w:rsidP="00AF145C">
      <w:pPr>
        <w:pStyle w:val="Normal1"/>
        <w:spacing w:line="360" w:lineRule="auto"/>
        <w:ind w:left="1500"/>
        <w:jc w:val="both"/>
        <w:rPr>
          <w:rFonts w:ascii="Times New Roman" w:eastAsiaTheme="minorHAnsi" w:hAnsi="Times New Roman" w:cs="Times New Roman"/>
          <w:noProof/>
          <w:color w:val="000000" w:themeColor="text1"/>
          <w:sz w:val="24"/>
          <w:szCs w:val="24"/>
          <w:lang w:eastAsia="en-US"/>
        </w:rPr>
      </w:pPr>
    </w:p>
    <w:p w14:paraId="3303589B" w14:textId="77777777" w:rsidR="00794845" w:rsidRPr="00866A41" w:rsidRDefault="00794845" w:rsidP="00866A41">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59DBD88C" w14:textId="6722B91F" w:rsidR="00866A41" w:rsidRPr="00866A41" w:rsidRDefault="00866A41" w:rsidP="00866A41">
      <w:pPr>
        <w:rPr>
          <w:b/>
          <w:bCs/>
          <w:lang w:val="es-ES" w:eastAsia="es-ES"/>
        </w:rPr>
      </w:pPr>
    </w:p>
    <w:p w14:paraId="230D979F" w14:textId="77777777" w:rsidR="00BB6AAE" w:rsidRDefault="00BB6AAE" w:rsidP="00BB6AAE">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3B63831E" w14:textId="73A9FC8C" w:rsidR="00BB6AAE" w:rsidRDefault="00BB6AAE" w:rsidP="00BB6AAE">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5B4A8137" w14:textId="544C0CA5" w:rsidR="00BB6AAE" w:rsidRDefault="00BB6AAE" w:rsidP="00BB6AAE">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048E04D7" w14:textId="77777777" w:rsidR="00BB6AAE" w:rsidRPr="00BB6AAE" w:rsidRDefault="00BB6AAE" w:rsidP="00BB6AAE">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637CBB9" w14:textId="77777777" w:rsidR="00BB6AAE" w:rsidRPr="0038759A" w:rsidRDefault="00BB6AAE" w:rsidP="00BB6AAE">
      <w:pPr>
        <w:pStyle w:val="Normal1"/>
        <w:spacing w:line="360" w:lineRule="auto"/>
        <w:jc w:val="both"/>
        <w:rPr>
          <w:sz w:val="24"/>
          <w:szCs w:val="24"/>
        </w:rPr>
      </w:pPr>
    </w:p>
    <w:p w14:paraId="65131179" w14:textId="3D933384" w:rsidR="00BB6AAE" w:rsidRPr="008106E6" w:rsidRDefault="00BB6AAE" w:rsidP="00BB6AAE">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p>
    <w:p w14:paraId="68B889D0" w14:textId="77777777" w:rsidR="008106E6" w:rsidRPr="008106E6" w:rsidRDefault="008106E6" w:rsidP="008106E6">
      <w:pPr>
        <w:pStyle w:val="Normal1"/>
        <w:spacing w:line="360" w:lineRule="auto"/>
        <w:jc w:val="both"/>
        <w:rPr>
          <w:b/>
          <w:bCs/>
          <w:sz w:val="24"/>
          <w:szCs w:val="24"/>
        </w:rPr>
      </w:pPr>
    </w:p>
    <w:p w14:paraId="224DA15A" w14:textId="45309813" w:rsidR="00FB1F24" w:rsidRPr="00741098" w:rsidRDefault="008106E6" w:rsidP="00FB1F24">
      <w:pPr>
        <w:spacing w:line="360" w:lineRule="auto"/>
        <w:rPr>
          <w:rFonts w:ascii="Arial" w:eastAsia="Trebuchet MS" w:hAnsi="Arial" w:cs="Arial"/>
          <w:b/>
          <w:color w:val="000000"/>
          <w:sz w:val="22"/>
          <w:lang w:eastAsia="es-CO"/>
        </w:rPr>
      </w:pPr>
      <w:r>
        <w:rPr>
          <w:rFonts w:ascii="Arial" w:hAnsi="Arial" w:cs="Arial"/>
          <w:sz w:val="22"/>
        </w:rPr>
        <w:t xml:space="preserve"> </w:t>
      </w:r>
      <w:r w:rsidR="00FB1F24" w:rsidRPr="00741098">
        <w:rPr>
          <w:rFonts w:ascii="Arial" w:hAnsi="Arial" w:cs="Arial"/>
          <w:sz w:val="22"/>
        </w:rPr>
        <w:br w:type="page"/>
      </w:r>
    </w:p>
    <w:p w14:paraId="7D5A3B55" w14:textId="77777777" w:rsidR="00FB1F24" w:rsidRPr="0085431D" w:rsidRDefault="00FB1F24" w:rsidP="00FB1F24">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1DB29F73" w14:textId="77777777" w:rsidR="00FB1F24" w:rsidRDefault="00FB1F24" w:rsidP="00FB1F24">
      <w:pPr>
        <w:pStyle w:val="Normal1"/>
        <w:spacing w:line="360" w:lineRule="auto"/>
        <w:jc w:val="both"/>
        <w:rPr>
          <w:rFonts w:ascii="Times New Roman" w:eastAsiaTheme="minorHAnsi" w:hAnsi="Times New Roman" w:cs="Times New Roman"/>
          <w:noProof/>
          <w:color w:val="000000" w:themeColor="text1"/>
          <w:sz w:val="24"/>
          <w:szCs w:val="24"/>
          <w:lang w:eastAsia="en-US"/>
        </w:rPr>
      </w:pPr>
    </w:p>
    <w:p w14:paraId="76F785D9" w14:textId="77777777" w:rsidR="00FB1F24" w:rsidRDefault="00FB1F24" w:rsidP="0085431D">
      <w:pPr>
        <w:pStyle w:val="Prrafodelista"/>
        <w:rPr>
          <w:rFonts w:eastAsiaTheme="minorHAnsi"/>
          <w:noProof/>
          <w:color w:val="000000" w:themeColor="text1"/>
          <w:lang w:eastAsia="en-US"/>
        </w:rPr>
      </w:pPr>
    </w:p>
    <w:p w14:paraId="3B76495E" w14:textId="77777777" w:rsidR="0085431D" w:rsidRPr="0085431D" w:rsidRDefault="0085431D" w:rsidP="0085431D">
      <w:pPr>
        <w:pStyle w:val="Normal1"/>
        <w:spacing w:line="360" w:lineRule="auto"/>
        <w:jc w:val="both"/>
        <w:rPr>
          <w:rFonts w:ascii="Times New Roman" w:eastAsiaTheme="minorHAnsi" w:hAnsi="Times New Roman" w:cs="Times New Roman"/>
          <w:noProof/>
          <w:color w:val="000000" w:themeColor="text1"/>
          <w:sz w:val="24"/>
          <w:szCs w:val="24"/>
          <w:lang w:eastAsia="en-US"/>
        </w:rPr>
      </w:pPr>
    </w:p>
    <w:bookmarkEnd w:id="114"/>
    <w:p w14:paraId="36E260CE" w14:textId="77777777" w:rsidR="0085431D" w:rsidRPr="0085431D" w:rsidRDefault="0085431D" w:rsidP="0085431D">
      <w:pPr>
        <w:pStyle w:val="Normal1"/>
        <w:spacing w:line="360" w:lineRule="auto"/>
        <w:ind w:left="720"/>
        <w:jc w:val="both"/>
        <w:rPr>
          <w:rFonts w:ascii="Times New Roman" w:eastAsiaTheme="minorHAnsi" w:hAnsi="Times New Roman" w:cs="Times New Roman"/>
          <w:noProof/>
          <w:color w:val="000000" w:themeColor="text1"/>
          <w:sz w:val="24"/>
          <w:szCs w:val="24"/>
          <w:lang w:eastAsia="en-US"/>
        </w:rPr>
      </w:pPr>
    </w:p>
    <w:p w14:paraId="68EBB581" w14:textId="2B32F2EC" w:rsidR="008338F6" w:rsidRPr="00C75255" w:rsidRDefault="004A08AF" w:rsidP="00C75255">
      <w:pPr>
        <w:spacing w:line="480" w:lineRule="auto"/>
        <w:ind w:firstLine="708"/>
        <w:rPr>
          <w:b/>
          <w:i/>
          <w:noProof/>
          <w:color w:val="548DD4" w:themeColor="text2" w:themeTint="99"/>
        </w:rPr>
      </w:pPr>
      <w:r w:rsidRPr="00C75255">
        <w:rPr>
          <w:noProof/>
          <w:color w:val="548DD4" w:themeColor="text2" w:themeTint="99"/>
        </w:rPr>
        <w:t xml:space="preserve">Título de tercer nivel alineado a la izquierda, en negrita y cursiva. </w:t>
      </w:r>
      <w:r w:rsidR="00E90C2A" w:rsidRPr="00C75255">
        <w:rPr>
          <w:noProof/>
          <w:color w:val="548DD4" w:themeColor="text2" w:themeTint="99"/>
        </w:rPr>
        <w:t xml:space="preserve">De la </w:t>
      </w:r>
      <w:r w:rsidR="00666372" w:rsidRPr="00C75255">
        <w:rPr>
          <w:noProof/>
          <w:color w:val="548DD4" w:themeColor="text2" w:themeTint="99"/>
        </w:rPr>
        <w:t>cuarta</w:t>
      </w:r>
      <w:r w:rsidR="00E90C2A" w:rsidRPr="00C75255">
        <w:rPr>
          <w:noProof/>
          <w:color w:val="548DD4" w:themeColor="text2" w:themeTint="99"/>
        </w:rPr>
        <w:t xml:space="preserve"> subdivisión en adelante, cada nueva división o ítem puede ser señalada con viñetas, conservando el mismo estilo de ésta, a lo largo de todo el documento. </w:t>
      </w:r>
    </w:p>
    <w:p w14:paraId="5E69B772" w14:textId="1CAA8428" w:rsidR="00EF49A8" w:rsidRPr="00FD7D0B" w:rsidRDefault="00EF49A8" w:rsidP="003435E7">
      <w:pPr>
        <w:pStyle w:val="Ttulo1"/>
      </w:pPr>
      <w:bookmarkStart w:id="330" w:name="_Toc392835677"/>
      <w:bookmarkStart w:id="331" w:name="_Toc75270395"/>
      <w:r w:rsidRPr="00FD7D0B">
        <w:t>Conclusiones</w:t>
      </w:r>
      <w:bookmarkEnd w:id="330"/>
      <w:bookmarkEnd w:id="331"/>
    </w:p>
    <w:p w14:paraId="1F1B73CD" w14:textId="3C206872" w:rsidR="006D651A" w:rsidRPr="00A008C0" w:rsidRDefault="00F8364F" w:rsidP="00A008C0">
      <w:pPr>
        <w:pStyle w:val="Prrafodelista"/>
        <w:spacing w:line="480" w:lineRule="auto"/>
        <w:ind w:firstLine="576"/>
        <w:rPr>
          <w:rFonts w:eastAsiaTheme="minorHAnsi"/>
          <w:noProof/>
          <w:color w:val="4F81BD" w:themeColor="accent1"/>
          <w:szCs w:val="28"/>
          <w:lang w:val="es-CO" w:eastAsia="en-US"/>
        </w:rPr>
      </w:pPr>
      <w:r w:rsidRPr="00A008C0">
        <w:rPr>
          <w:rFonts w:eastAsiaTheme="minorHAnsi"/>
          <w:noProof/>
          <w:color w:val="4F81BD" w:themeColor="accent1"/>
          <w:szCs w:val="32"/>
          <w:lang w:val="es-CO" w:eastAsia="en-US"/>
        </w:rPr>
        <w:t>Las conclusiones c</w:t>
      </w:r>
      <w:r w:rsidR="006D651A" w:rsidRPr="00A008C0">
        <w:rPr>
          <w:rFonts w:eastAsiaTheme="minorHAnsi"/>
          <w:noProof/>
          <w:color w:val="4F81BD" w:themeColor="accent1"/>
          <w:szCs w:val="32"/>
          <w:lang w:val="es-CO" w:eastAsia="en-US"/>
        </w:rPr>
        <w:t xml:space="preserve">onstituyen un capítulo independiente y presentan, en forma lógica, los resultados del trabajo. Las conclusiones deben ser la respuesta a los objetivos o propósitos planteados. </w:t>
      </w:r>
    </w:p>
    <w:p w14:paraId="2D4CFE11" w14:textId="77777777" w:rsidR="00A008C0" w:rsidRPr="00A008C0" w:rsidRDefault="008526DA" w:rsidP="00A008C0">
      <w:pPr>
        <w:pStyle w:val="Prrafodelista"/>
        <w:spacing w:line="480" w:lineRule="auto"/>
        <w:ind w:firstLine="576"/>
        <w:rPr>
          <w:rFonts w:eastAsiaTheme="minorHAnsi"/>
          <w:noProof/>
          <w:color w:val="4F81BD" w:themeColor="accent1"/>
          <w:szCs w:val="32"/>
          <w:lang w:val="es-CO" w:eastAsia="en-US"/>
        </w:rPr>
      </w:pPr>
      <w:r w:rsidRPr="00A008C0">
        <w:rPr>
          <w:rFonts w:eastAsiaTheme="minorHAnsi"/>
          <w:noProof/>
          <w:color w:val="4F81BD" w:themeColor="accent1"/>
          <w:szCs w:val="32"/>
          <w:lang w:val="es-CO" w:eastAsia="en-US"/>
        </w:rPr>
        <w:t xml:space="preserve">Las conclusiones deben contemplar las perspectivas de la investigación, las cuales son sugerencias, proyecciones o alternativas que se presentan para modificar, cambiar o incidir sobre una situación específica o una problemática encontrada. </w:t>
      </w:r>
      <w:bookmarkStart w:id="332" w:name="_Toc392835678"/>
    </w:p>
    <w:p w14:paraId="22785600" w14:textId="77777777" w:rsidR="00A008C0" w:rsidRDefault="00A008C0" w:rsidP="00A008C0">
      <w:pPr>
        <w:pStyle w:val="Prrafodelista"/>
        <w:spacing w:line="480" w:lineRule="auto"/>
        <w:rPr>
          <w:rStyle w:val="Textoennegrita"/>
          <w:rFonts w:asciiTheme="majorBidi" w:hAnsiTheme="majorBidi" w:cstheme="majorBidi"/>
          <w:bCs w:val="0"/>
        </w:rPr>
      </w:pPr>
    </w:p>
    <w:p w14:paraId="398C3BAE" w14:textId="77777777" w:rsidR="00865AB9" w:rsidRPr="00FD7D0B" w:rsidRDefault="00865AB9" w:rsidP="00140961">
      <w:pPr>
        <w:pStyle w:val="Prrafodelista"/>
        <w:spacing w:line="480" w:lineRule="auto"/>
        <w:rPr>
          <w:rFonts w:asciiTheme="majorBidi" w:hAnsiTheme="majorBidi" w:cstheme="majorBidi"/>
        </w:rPr>
      </w:pPr>
      <w:bookmarkStart w:id="333" w:name="_Toc256005583"/>
      <w:bookmarkStart w:id="334" w:name="_Toc256084898"/>
      <w:bookmarkStart w:id="335" w:name="_Toc256087937"/>
      <w:bookmarkEnd w:id="332"/>
    </w:p>
    <w:p w14:paraId="53DA6018" w14:textId="77777777" w:rsidR="00865AB9" w:rsidRPr="00FD7D0B" w:rsidRDefault="00865AB9" w:rsidP="00140961">
      <w:pPr>
        <w:pStyle w:val="Prrafodelista"/>
        <w:spacing w:line="480" w:lineRule="auto"/>
        <w:rPr>
          <w:rFonts w:asciiTheme="majorBidi" w:hAnsiTheme="majorBidi" w:cstheme="majorBidi"/>
        </w:rPr>
        <w:sectPr w:rsidR="00865AB9" w:rsidRPr="00FD7D0B" w:rsidSect="00032F39">
          <w:headerReference w:type="even" r:id="rId23"/>
          <w:headerReference w:type="default" r:id="rId24"/>
          <w:headerReference w:type="first" r:id="rId25"/>
          <w:type w:val="oddPage"/>
          <w:pgSz w:w="12240" w:h="15840" w:code="1"/>
          <w:pgMar w:top="1440" w:right="1440" w:bottom="1440" w:left="2041" w:header="709" w:footer="709" w:gutter="0"/>
          <w:pgNumType w:start="1"/>
          <w:cols w:space="708"/>
          <w:docGrid w:linePitch="360"/>
        </w:sectPr>
      </w:pPr>
    </w:p>
    <w:p w14:paraId="6541903B" w14:textId="0FA182FE" w:rsidR="00A008C0" w:rsidRPr="00A008C0" w:rsidRDefault="00A008C0" w:rsidP="003435E7">
      <w:pPr>
        <w:pStyle w:val="Ttulo1"/>
        <w:rPr>
          <w:rStyle w:val="Textoennegrita"/>
          <w:rFonts w:asciiTheme="majorBidi" w:hAnsiTheme="majorBidi"/>
          <w:b w:val="0"/>
        </w:rPr>
      </w:pPr>
      <w:bookmarkStart w:id="336" w:name="_Toc75270396"/>
      <w:bookmarkEnd w:id="333"/>
      <w:bookmarkEnd w:id="334"/>
      <w:bookmarkEnd w:id="335"/>
      <w:r w:rsidRPr="00A008C0">
        <w:rPr>
          <w:rStyle w:val="Textoennegrita"/>
          <w:rFonts w:asciiTheme="majorBidi" w:hAnsiTheme="majorBidi"/>
        </w:rPr>
        <w:lastRenderedPageBreak/>
        <w:t>Anexos</w:t>
      </w:r>
      <w:bookmarkEnd w:id="336"/>
    </w:p>
    <w:p w14:paraId="1A4F2DD3" w14:textId="77777777" w:rsidR="00A008C0" w:rsidRDefault="00A008C0" w:rsidP="00A008C0">
      <w:pPr>
        <w:pStyle w:val="Prrafodelista"/>
        <w:spacing w:line="480" w:lineRule="auto"/>
        <w:ind w:firstLine="357"/>
        <w:rPr>
          <w:rFonts w:eastAsiaTheme="minorHAnsi"/>
          <w:noProof/>
          <w:color w:val="4F81BD" w:themeColor="accent1"/>
          <w:szCs w:val="36"/>
          <w:lang w:val="es-CO" w:eastAsia="en-US"/>
        </w:rPr>
      </w:pPr>
    </w:p>
    <w:p w14:paraId="13C9C22E" w14:textId="54F86D7A" w:rsidR="00D915F1" w:rsidRPr="00A008C0" w:rsidRDefault="003C3F50" w:rsidP="00A008C0">
      <w:pPr>
        <w:pStyle w:val="Prrafodelista"/>
        <w:spacing w:line="480" w:lineRule="auto"/>
        <w:ind w:firstLine="357"/>
        <w:rPr>
          <w:rFonts w:eastAsiaTheme="minorHAnsi"/>
          <w:noProof/>
          <w:color w:val="4F81BD" w:themeColor="accent1"/>
          <w:szCs w:val="36"/>
          <w:lang w:val="es-CO" w:eastAsia="en-US"/>
        </w:rPr>
      </w:pPr>
      <w:r w:rsidRPr="00A008C0">
        <w:rPr>
          <w:rFonts w:eastAsiaTheme="minorHAnsi"/>
          <w:noProof/>
          <w:color w:val="4F81BD" w:themeColor="accent1"/>
          <w:szCs w:val="36"/>
          <w:lang w:val="es-CO" w:eastAsia="en-US"/>
        </w:rPr>
        <w:t xml:space="preserve">Los Anexos son documentos o elementos que complementan el cuerpo del trabajo y que se relacionan, directa o indirectamente, con la investigación, tales como normas, </w:t>
      </w:r>
      <w:r w:rsidR="00F508C2">
        <w:rPr>
          <w:rFonts w:eastAsiaTheme="minorHAnsi"/>
          <w:noProof/>
          <w:color w:val="4F81BD" w:themeColor="accent1"/>
          <w:szCs w:val="36"/>
          <w:lang w:val="es-CO" w:eastAsia="en-US"/>
        </w:rPr>
        <w:t>archivos, entre otros</w:t>
      </w:r>
      <w:r w:rsidRPr="00A008C0">
        <w:rPr>
          <w:rFonts w:eastAsiaTheme="minorHAnsi"/>
          <w:noProof/>
          <w:color w:val="4F81BD" w:themeColor="accent1"/>
          <w:szCs w:val="36"/>
          <w:lang w:val="es-CO" w:eastAsia="en-US"/>
        </w:rPr>
        <w:t>.</w:t>
      </w:r>
      <w:r w:rsidR="009E47A4" w:rsidRPr="00A008C0">
        <w:rPr>
          <w:rFonts w:eastAsiaTheme="minorHAnsi"/>
          <w:noProof/>
          <w:color w:val="4F81BD" w:themeColor="accent1"/>
          <w:szCs w:val="36"/>
          <w:lang w:val="es-CO" w:eastAsia="en-US"/>
        </w:rPr>
        <w:t xml:space="preserve"> </w:t>
      </w:r>
      <w:bookmarkStart w:id="337" w:name="_Toc256005584"/>
      <w:bookmarkStart w:id="338" w:name="_Toc256084899"/>
      <w:bookmarkStart w:id="339" w:name="_Toc256087938"/>
    </w:p>
    <w:p w14:paraId="0B99474C" w14:textId="587EDF4E" w:rsidR="00F508C2" w:rsidRPr="00F508C2" w:rsidRDefault="00EC6991" w:rsidP="003435E7">
      <w:pPr>
        <w:pStyle w:val="Ttulo1"/>
      </w:pPr>
      <w:r>
        <w:rPr>
          <w:rStyle w:val="Textoennegrita"/>
          <w:rFonts w:asciiTheme="majorBidi" w:hAnsiTheme="majorBidi"/>
        </w:rPr>
        <w:br w:type="page"/>
      </w:r>
      <w:bookmarkStart w:id="340" w:name="_Toc75270397"/>
      <w:bookmarkEnd w:id="337"/>
      <w:bookmarkEnd w:id="338"/>
      <w:bookmarkEnd w:id="339"/>
      <w:r w:rsidR="00F508C2" w:rsidRPr="00F508C2">
        <w:lastRenderedPageBreak/>
        <w:t>Referencias Bibliográficas</w:t>
      </w:r>
      <w:bookmarkEnd w:id="340"/>
    </w:p>
    <w:p w14:paraId="6BEC6DCF" w14:textId="2232B623" w:rsidR="00F508C2" w:rsidRPr="00F508C2" w:rsidRDefault="00F508C2" w:rsidP="00F508C2">
      <w:pPr>
        <w:pStyle w:val="Prrafodelista"/>
        <w:spacing w:line="480" w:lineRule="auto"/>
        <w:ind w:firstLine="708"/>
        <w:rPr>
          <w:rFonts w:eastAsiaTheme="minorHAnsi"/>
          <w:noProof/>
          <w:color w:val="4F81BD" w:themeColor="accent1"/>
          <w:lang w:val="es-CO" w:eastAsia="en-US"/>
        </w:rPr>
      </w:pPr>
      <w:r w:rsidRPr="00F508C2">
        <w:rPr>
          <w:rFonts w:eastAsiaTheme="minorHAnsi"/>
          <w:noProof/>
          <w:color w:val="4F81BD" w:themeColor="accent1"/>
          <w:lang w:val="es-CO" w:eastAsia="en-US"/>
        </w:rPr>
        <w:t>La</w:t>
      </w:r>
      <w:r>
        <w:rPr>
          <w:rFonts w:eastAsiaTheme="minorHAnsi"/>
          <w:noProof/>
          <w:color w:val="4F81BD" w:themeColor="accent1"/>
          <w:lang w:val="es-CO" w:eastAsia="en-US"/>
        </w:rPr>
        <w:t xml:space="preserve">s referencias bibliográficas </w:t>
      </w:r>
      <w:r w:rsidRPr="00F508C2">
        <w:rPr>
          <w:rFonts w:eastAsiaTheme="minorHAnsi"/>
          <w:noProof/>
          <w:color w:val="4F81BD" w:themeColor="accent1"/>
          <w:lang w:val="es-CO" w:eastAsia="en-US"/>
        </w:rPr>
        <w:t xml:space="preserve"> es la relación de las fuentes documentales consultadas por el investigador para sustentar sus trabajos. Su inclusión es obligatoria en todo trabajo de investigación. Cada referencia bibliográfica se inicia contra el margen izquierdo</w:t>
      </w:r>
      <w:r>
        <w:rPr>
          <w:rFonts w:eastAsiaTheme="minorHAnsi"/>
          <w:noProof/>
          <w:color w:val="4F81BD" w:themeColor="accent1"/>
          <w:lang w:val="es-CO" w:eastAsia="en-US"/>
        </w:rPr>
        <w:t xml:space="preserve"> y debe estar organizada en orden alfabético y siguiendo las </w:t>
      </w:r>
      <w:r w:rsidRPr="00F508C2">
        <w:rPr>
          <w:rFonts w:eastAsiaTheme="minorHAnsi"/>
          <w:noProof/>
          <w:color w:val="4F81BD" w:themeColor="accent1"/>
          <w:lang w:val="es-CO" w:eastAsia="en-US"/>
        </w:rPr>
        <w:t xml:space="preserve"> normas APA.</w:t>
      </w:r>
    </w:p>
    <w:p w14:paraId="4B740D3C" w14:textId="6399D95C" w:rsidR="004A08AF" w:rsidRPr="00FC36A9" w:rsidRDefault="004A08AF" w:rsidP="00F508C2">
      <w:pPr>
        <w:pStyle w:val="Prrafodelista"/>
        <w:spacing w:line="480" w:lineRule="auto"/>
        <w:ind w:firstLine="708"/>
        <w:rPr>
          <w:rFonts w:asciiTheme="majorBidi" w:hAnsiTheme="majorBidi" w:cstheme="majorBidi"/>
          <w:lang w:val="en-US"/>
        </w:rPr>
      </w:pPr>
      <w:r w:rsidRPr="00F508C2">
        <w:rPr>
          <w:rFonts w:eastAsiaTheme="minorHAnsi"/>
          <w:noProof/>
          <w:color w:val="4F81BD" w:themeColor="accent1"/>
          <w:szCs w:val="36"/>
          <w:lang w:val="es-CO" w:eastAsia="en-US"/>
        </w:rPr>
        <w:t xml:space="preserve">Existen gestores bibliográficos compatibles con Microsoft Word que permiten agilizar el proceso de construcción y generación de </w:t>
      </w:r>
      <w:r w:rsidR="00F508C2">
        <w:rPr>
          <w:rFonts w:eastAsiaTheme="minorHAnsi"/>
          <w:noProof/>
          <w:color w:val="4F81BD" w:themeColor="accent1"/>
          <w:szCs w:val="36"/>
          <w:lang w:val="es-CO" w:eastAsia="en-US"/>
        </w:rPr>
        <w:t xml:space="preserve">las </w:t>
      </w:r>
      <w:r w:rsidR="00F508C2" w:rsidRPr="00F508C2">
        <w:rPr>
          <w:rFonts w:eastAsiaTheme="minorHAnsi"/>
          <w:noProof/>
          <w:color w:val="4F81BD" w:themeColor="accent1"/>
          <w:szCs w:val="36"/>
          <w:lang w:val="es-CO" w:eastAsia="en-US"/>
        </w:rPr>
        <w:t>referencias</w:t>
      </w:r>
      <w:r w:rsidRPr="00F508C2">
        <w:rPr>
          <w:rFonts w:eastAsiaTheme="minorHAnsi"/>
          <w:noProof/>
          <w:color w:val="4F81BD" w:themeColor="accent1"/>
          <w:szCs w:val="36"/>
          <w:lang w:val="es-CO" w:eastAsia="en-US"/>
        </w:rPr>
        <w:t xml:space="preserve"> bibliografí</w:t>
      </w:r>
      <w:r w:rsidR="00F508C2" w:rsidRPr="00F508C2">
        <w:rPr>
          <w:rFonts w:eastAsiaTheme="minorHAnsi"/>
          <w:noProof/>
          <w:color w:val="4F81BD" w:themeColor="accent1"/>
          <w:szCs w:val="36"/>
          <w:lang w:val="es-CO" w:eastAsia="en-US"/>
        </w:rPr>
        <w:t>c</w:t>
      </w:r>
      <w:r w:rsidRPr="00F508C2">
        <w:rPr>
          <w:rFonts w:eastAsiaTheme="minorHAnsi"/>
          <w:noProof/>
          <w:color w:val="4F81BD" w:themeColor="accent1"/>
          <w:szCs w:val="36"/>
          <w:lang w:val="es-CO" w:eastAsia="en-US"/>
        </w:rPr>
        <w:t>as. Entre los más conocidos se destacan Mendeley, Zotero, EndNote y Reference Manager.</w:t>
      </w:r>
      <w:r w:rsidR="00F508C2">
        <w:rPr>
          <w:rFonts w:eastAsiaTheme="minorHAnsi"/>
          <w:noProof/>
          <w:color w:val="4F81BD" w:themeColor="accent1"/>
          <w:szCs w:val="36"/>
          <w:lang w:val="es-CO" w:eastAsia="en-US"/>
        </w:rPr>
        <w:t xml:space="preserve"> </w:t>
      </w:r>
      <w:r w:rsidR="00F508C2" w:rsidRPr="00FC36A9">
        <w:rPr>
          <w:rFonts w:eastAsiaTheme="minorHAnsi"/>
          <w:noProof/>
          <w:color w:val="4F81BD" w:themeColor="accent1"/>
          <w:szCs w:val="36"/>
          <w:lang w:val="en-US" w:eastAsia="en-US"/>
        </w:rPr>
        <w:t>Ejemplo:</w:t>
      </w:r>
    </w:p>
    <w:p w14:paraId="0EEEDA08" w14:textId="7C2F215F" w:rsidR="00395220" w:rsidRPr="00FC36A9" w:rsidRDefault="00395220" w:rsidP="00140961">
      <w:pPr>
        <w:pStyle w:val="Prrafodelista"/>
        <w:spacing w:line="480" w:lineRule="auto"/>
        <w:ind w:left="708" w:hanging="708"/>
        <w:rPr>
          <w:rStyle w:val="Textoennegrita"/>
          <w:rFonts w:asciiTheme="majorBidi" w:hAnsiTheme="majorBidi" w:cstheme="majorBidi"/>
          <w:bCs w:val="0"/>
          <w:lang w:val="en-US"/>
        </w:rPr>
      </w:pPr>
    </w:p>
    <w:p w14:paraId="52A9546E" w14:textId="77777777" w:rsidR="00395220" w:rsidRPr="00FD7D0B" w:rsidRDefault="00395220" w:rsidP="00140961">
      <w:pPr>
        <w:pStyle w:val="ReferenciasAPA"/>
        <w:rPr>
          <w:rStyle w:val="Hipervnculo"/>
          <w:rFonts w:asciiTheme="majorBidi" w:hAnsiTheme="majorBidi" w:cstheme="majorBidi"/>
          <w:color w:val="4F81BD" w:themeColor="accent1"/>
        </w:rPr>
      </w:pPr>
      <w:r w:rsidRPr="00FD7D0B">
        <w:rPr>
          <w:rFonts w:asciiTheme="majorBidi" w:hAnsiTheme="majorBidi" w:cstheme="majorBidi"/>
          <w:lang w:val="en-US"/>
        </w:rPr>
        <w:t xml:space="preserve">American Psychological Association. (2020). </w:t>
      </w:r>
      <w:r w:rsidRPr="00FD7D0B">
        <w:rPr>
          <w:rStyle w:val="nfasis"/>
          <w:rFonts w:asciiTheme="majorBidi" w:hAnsiTheme="majorBidi" w:cstheme="majorBidi"/>
          <w:lang w:val="en-US"/>
        </w:rPr>
        <w:t>Publication manual of the American Psychological Association</w:t>
      </w:r>
      <w:r w:rsidRPr="00FD7D0B">
        <w:rPr>
          <w:rFonts w:asciiTheme="majorBidi" w:hAnsiTheme="majorBidi" w:cstheme="majorBidi"/>
          <w:lang w:val="en-US"/>
        </w:rPr>
        <w:t xml:space="preserve"> (7th ed.). </w:t>
      </w:r>
      <w:r w:rsidRPr="00FD7D0B">
        <w:rPr>
          <w:rFonts w:asciiTheme="majorBidi" w:hAnsiTheme="majorBidi" w:cstheme="majorBidi"/>
        </w:rPr>
        <w:t xml:space="preserve">American Psychological Association. </w:t>
      </w:r>
      <w:hyperlink r:id="rId26" w:tgtFrame="_blank" w:history="1">
        <w:r w:rsidRPr="00FD7D0B">
          <w:rPr>
            <w:rStyle w:val="Hipervnculo"/>
            <w:rFonts w:asciiTheme="majorBidi" w:hAnsiTheme="majorBidi" w:cstheme="majorBidi"/>
            <w:color w:val="365F91" w:themeColor="accent1" w:themeShade="BF"/>
          </w:rPr>
          <w:t>https://doi.org/10.1037/0000165-000</w:t>
        </w:r>
      </w:hyperlink>
    </w:p>
    <w:p w14:paraId="4518E603" w14:textId="77777777" w:rsidR="00395220" w:rsidRPr="00FD7D0B" w:rsidRDefault="00395220" w:rsidP="00140961">
      <w:pPr>
        <w:pStyle w:val="ReferenciasAPA"/>
        <w:rPr>
          <w:rFonts w:asciiTheme="majorBidi" w:hAnsiTheme="majorBidi" w:cstheme="majorBidi"/>
        </w:rPr>
      </w:pPr>
      <w:r w:rsidRPr="00FD7D0B">
        <w:rPr>
          <w:rFonts w:asciiTheme="majorBidi" w:hAnsiTheme="majorBidi" w:cstheme="majorBidi"/>
        </w:rPr>
        <w:t xml:space="preserve">Ávila, N., Navarro, F. y Tapia, M. (2020).  Identidad, voz y agencia: claves para una enseñanza inclusiva de la escritura en la universidad. </w:t>
      </w:r>
      <w:r w:rsidRPr="00FD7D0B">
        <w:rPr>
          <w:rFonts w:asciiTheme="majorBidi" w:hAnsiTheme="majorBidi" w:cstheme="majorBidi"/>
          <w:i/>
          <w:iCs/>
        </w:rPr>
        <w:t>Archivos analíticos de políticas educativas, 28</w:t>
      </w:r>
      <w:r w:rsidRPr="00FD7D0B">
        <w:rPr>
          <w:rFonts w:asciiTheme="majorBidi" w:hAnsiTheme="majorBidi" w:cstheme="majorBidi"/>
        </w:rPr>
        <w:t xml:space="preserve">(98).  </w:t>
      </w:r>
      <w:hyperlink r:id="rId27" w:history="1">
        <w:r w:rsidRPr="00FD7D0B">
          <w:rPr>
            <w:rStyle w:val="Hipervnculo"/>
            <w:rFonts w:asciiTheme="majorBidi" w:hAnsiTheme="majorBidi" w:cstheme="majorBidi"/>
            <w:color w:val="365F91" w:themeColor="accent1" w:themeShade="BF"/>
          </w:rPr>
          <w:t>https://doi.org/10.14507/epaa.28.4722</w:t>
        </w:r>
      </w:hyperlink>
      <w:r w:rsidRPr="00FD7D0B">
        <w:rPr>
          <w:rFonts w:asciiTheme="majorBidi" w:hAnsiTheme="majorBidi" w:cstheme="majorBidi"/>
          <w:color w:val="365F91" w:themeColor="accent1" w:themeShade="BF"/>
        </w:rPr>
        <w:t xml:space="preserve"> </w:t>
      </w:r>
    </w:p>
    <w:p w14:paraId="673CEA10" w14:textId="2E693CD6" w:rsidR="00395220" w:rsidRPr="00FD7D0B" w:rsidRDefault="00395220" w:rsidP="00140961">
      <w:pPr>
        <w:spacing w:after="0" w:line="480" w:lineRule="auto"/>
        <w:ind w:left="720" w:hanging="720"/>
        <w:rPr>
          <w:rFonts w:asciiTheme="majorBidi" w:hAnsiTheme="majorBidi" w:cstheme="majorBidi"/>
          <w:szCs w:val="24"/>
          <w:shd w:val="clear" w:color="auto" w:fill="FFFFFF"/>
        </w:rPr>
      </w:pPr>
      <w:r w:rsidRPr="00FD7D0B">
        <w:rPr>
          <w:rFonts w:asciiTheme="majorBidi" w:hAnsiTheme="majorBidi" w:cstheme="majorBidi"/>
          <w:szCs w:val="24"/>
          <w:shd w:val="clear" w:color="auto" w:fill="FFFFFF"/>
        </w:rPr>
        <w:t xml:space="preserve">Baldacchino, L. (2019). </w:t>
      </w:r>
      <w:r w:rsidRPr="008B395F">
        <w:rPr>
          <w:rFonts w:asciiTheme="majorBidi" w:hAnsiTheme="majorBidi" w:cstheme="majorBidi"/>
          <w:szCs w:val="24"/>
          <w:shd w:val="clear" w:color="auto" w:fill="FFFFFF"/>
          <w:lang w:val="en-US"/>
        </w:rPr>
        <w:t xml:space="preserve">Intuition in entrepreneurial cognition. In A. Caputo &amp; M. Pellegrini (Eds.), The anatomy of entrepreneurial decisions (pp. 29–56). </w:t>
      </w:r>
      <w:r w:rsidRPr="00FD7D0B">
        <w:rPr>
          <w:rFonts w:asciiTheme="majorBidi" w:hAnsiTheme="majorBidi" w:cstheme="majorBidi"/>
          <w:szCs w:val="24"/>
          <w:shd w:val="clear" w:color="auto" w:fill="FFFFFF"/>
        </w:rPr>
        <w:t xml:space="preserve">Springer. </w:t>
      </w:r>
      <w:hyperlink r:id="rId28" w:history="1">
        <w:r w:rsidRPr="00C90D7A">
          <w:rPr>
            <w:rStyle w:val="Hipervnculo"/>
            <w:color w:val="365F91" w:themeColor="accent1" w:themeShade="BF"/>
            <w:sz w:val="20"/>
          </w:rPr>
          <w:t>https://doi.org/10.1007/978-3-030-19685-1_3</w:t>
        </w:r>
      </w:hyperlink>
      <w:r w:rsidR="00F508C2" w:rsidRPr="00C90D7A">
        <w:rPr>
          <w:rFonts w:asciiTheme="majorBidi" w:hAnsiTheme="majorBidi" w:cstheme="majorBidi"/>
          <w:szCs w:val="24"/>
          <w:shd w:val="clear" w:color="auto" w:fill="FFFFFF"/>
        </w:rPr>
        <w:t xml:space="preserve"> </w:t>
      </w:r>
    </w:p>
    <w:p w14:paraId="26EC5403" w14:textId="77777777" w:rsidR="00395220" w:rsidRPr="00FC36A9" w:rsidRDefault="00395220" w:rsidP="00140961">
      <w:pPr>
        <w:spacing w:after="0" w:line="480" w:lineRule="auto"/>
        <w:ind w:left="720" w:hanging="720"/>
        <w:rPr>
          <w:rFonts w:asciiTheme="majorBidi" w:hAnsiTheme="majorBidi" w:cstheme="majorBidi"/>
          <w:szCs w:val="24"/>
          <w:shd w:val="clear" w:color="auto" w:fill="FFFFFF"/>
          <w:lang w:val="en-US"/>
        </w:rPr>
      </w:pPr>
      <w:r w:rsidRPr="00FD7D0B">
        <w:rPr>
          <w:rFonts w:asciiTheme="majorBidi" w:hAnsiTheme="majorBidi" w:cstheme="majorBidi"/>
          <w:szCs w:val="24"/>
          <w:shd w:val="clear" w:color="auto" w:fill="FFFFFF"/>
        </w:rPr>
        <w:t xml:space="preserve">Cassany, D. (2012). En línea: Leer y escribir en la red. </w:t>
      </w:r>
      <w:r w:rsidRPr="00FC36A9">
        <w:rPr>
          <w:rFonts w:asciiTheme="majorBidi" w:hAnsiTheme="majorBidi" w:cstheme="majorBidi"/>
          <w:szCs w:val="24"/>
          <w:shd w:val="clear" w:color="auto" w:fill="FFFFFF"/>
          <w:lang w:val="en-US"/>
        </w:rPr>
        <w:t>Anagrama.</w:t>
      </w:r>
    </w:p>
    <w:p w14:paraId="372029C1" w14:textId="5A905FAB" w:rsidR="00395220" w:rsidRPr="00FD7D0B" w:rsidRDefault="00395220" w:rsidP="00F508C2">
      <w:pPr>
        <w:spacing w:after="0" w:line="480" w:lineRule="auto"/>
        <w:ind w:left="720" w:hanging="720"/>
        <w:rPr>
          <w:rFonts w:asciiTheme="majorBidi" w:hAnsiTheme="majorBidi" w:cstheme="majorBidi"/>
          <w:szCs w:val="24"/>
          <w:shd w:val="clear" w:color="auto" w:fill="FFFFFF"/>
        </w:rPr>
      </w:pPr>
      <w:r w:rsidRPr="00FC36A9">
        <w:rPr>
          <w:rFonts w:asciiTheme="majorBidi" w:hAnsiTheme="majorBidi" w:cstheme="majorBidi"/>
          <w:szCs w:val="24"/>
          <w:shd w:val="clear" w:color="auto" w:fill="FFFFFF"/>
          <w:lang w:val="en-US"/>
        </w:rPr>
        <w:t xml:space="preserve">Hammer, D., Melhuish, E., &amp; Howard, S. J. (2017). Do aspects of social, emotional and behavioural development in the pre-school period concurrently predict later cognitive and academic attainment? </w:t>
      </w:r>
      <w:r w:rsidRPr="00FD7D0B">
        <w:rPr>
          <w:rFonts w:asciiTheme="majorBidi" w:hAnsiTheme="majorBidi" w:cstheme="majorBidi"/>
          <w:szCs w:val="24"/>
          <w:shd w:val="clear" w:color="auto" w:fill="FFFFFF"/>
        </w:rPr>
        <w:t xml:space="preserve">Australian Journal of Education, 61(3), 270–287. </w:t>
      </w:r>
      <w:hyperlink r:id="rId29" w:history="1">
        <w:r w:rsidRPr="00C90D7A">
          <w:rPr>
            <w:rStyle w:val="Hipervnculo"/>
            <w:color w:val="365F91" w:themeColor="accent1" w:themeShade="BF"/>
            <w:sz w:val="20"/>
          </w:rPr>
          <w:t>https://doi.org/10.1177/0004944117729514</w:t>
        </w:r>
      </w:hyperlink>
      <w:r w:rsidRPr="00C90D7A">
        <w:rPr>
          <w:rFonts w:asciiTheme="majorBidi" w:hAnsiTheme="majorBidi" w:cstheme="majorBidi"/>
          <w:szCs w:val="24"/>
          <w:shd w:val="clear" w:color="auto" w:fill="FFFFFF"/>
        </w:rPr>
        <w:t> </w:t>
      </w:r>
      <w:r w:rsidR="00F508C2" w:rsidRPr="00C90D7A">
        <w:rPr>
          <w:rFonts w:asciiTheme="majorBidi" w:hAnsiTheme="majorBidi" w:cstheme="majorBidi"/>
          <w:szCs w:val="24"/>
          <w:shd w:val="clear" w:color="auto" w:fill="FFFFFF"/>
        </w:rPr>
        <w:t xml:space="preserve"> </w:t>
      </w:r>
    </w:p>
    <w:sectPr w:rsidR="00395220" w:rsidRPr="00FD7D0B" w:rsidSect="005B696D">
      <w:headerReference w:type="even" r:id="rId30"/>
      <w:headerReference w:type="default" r:id="rId31"/>
      <w:type w:val="oddPage"/>
      <w:pgSz w:w="12240" w:h="15840" w:code="1"/>
      <w:pgMar w:top="1440" w:right="1440" w:bottom="1440" w:left="204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Jhonatan Rico" w:date="2021-10-25T20:33:00Z" w:initials="JR">
    <w:p w14:paraId="49F46FEE" w14:textId="77777777" w:rsidR="00872DD7" w:rsidRDefault="00872DD7" w:rsidP="00534115">
      <w:pPr>
        <w:pStyle w:val="Textocomentario"/>
      </w:pPr>
      <w:r>
        <w:rPr>
          <w:rStyle w:val="Refdecomentario"/>
        </w:rPr>
        <w:annotationRef/>
      </w:r>
      <w:r>
        <w:t>Quitar todos los elementos de guía que no van a quedar en la versión final del documento. Por ejemplo, en el listado de tablas y figuras, quitar toda la parte de explicación de cómo referenciar una tabla o ilustración. La idea es que quede únicamente el contenido final</w:t>
      </w:r>
    </w:p>
  </w:comment>
  <w:comment w:id="5" w:author="Jhonatan Rico" w:date="2021-10-25T20:25:00Z" w:initials="JR">
    <w:p w14:paraId="38FF7E84" w14:textId="7858FB83" w:rsidR="00872DD7" w:rsidRDefault="00872DD7" w:rsidP="00872DD7">
      <w:pPr>
        <w:pStyle w:val="Textocomentario"/>
      </w:pPr>
      <w:r>
        <w:rPr>
          <w:rStyle w:val="Refdecomentario"/>
        </w:rPr>
        <w:annotationRef/>
      </w:r>
      <w:r>
        <w:t>Revisen bien, a mi me aparece que su programa es "PROGRAMA: [114] INGENIERÍA DE SISTEMAS", por lo que su título sería "Ingeniero de Sistemas". Creo que su título no incluye la parte de "y Computación".</w:t>
      </w:r>
    </w:p>
  </w:comment>
  <w:comment w:id="26" w:author="Jhonatan Rico" w:date="2021-10-25T20:27:00Z" w:initials="JR">
    <w:p w14:paraId="523C3F2F" w14:textId="25102B47" w:rsidR="00872DD7" w:rsidRDefault="00872DD7" w:rsidP="00CE3ECC">
      <w:pPr>
        <w:rPr>
          <w:sz w:val="20"/>
          <w:szCs w:val="20"/>
        </w:rPr>
      </w:pPr>
      <w:r>
        <w:rPr>
          <w:rStyle w:val="Refdecomentario"/>
        </w:rPr>
        <w:annotationRef/>
      </w:r>
      <w:r>
        <w:t>Actualizar la tabla de contenido.</w:t>
      </w:r>
    </w:p>
    <w:p w14:paraId="6C50D087" w14:textId="77777777" w:rsidR="00872DD7" w:rsidRDefault="00872DD7" w:rsidP="00CE3ECC"/>
    <w:p w14:paraId="735CBECE" w14:textId="77777777" w:rsidR="00872DD7" w:rsidRDefault="00872DD7" w:rsidP="00CE3ECC">
      <w:pPr>
        <w:pStyle w:val="Textocomentario"/>
      </w:pPr>
      <w:r>
        <w:t>Unificar el tamaño y las fuentes de la tabla de contenido. Adicionalmente, todos los números deben ir totalmente a la derecha</w:t>
      </w:r>
    </w:p>
  </w:comment>
  <w:comment w:id="32" w:author="Jhonatan Rico" w:date="2021-10-25T20:30:00Z" w:initials="JR">
    <w:p w14:paraId="1586DFB6" w14:textId="4810D71A" w:rsidR="00872DD7" w:rsidRDefault="00872DD7" w:rsidP="00872DD7">
      <w:pPr>
        <w:pStyle w:val="Textocomentario"/>
      </w:pPr>
      <w:r>
        <w:rPr>
          <w:rStyle w:val="Refdecomentario"/>
        </w:rPr>
        <w:annotationRef/>
      </w:r>
      <w:r>
        <w:t xml:space="preserve">Es necesario empezar a realizar la lista de figuras utilizadas. Recomiendo usar la herramienta de referenciación cruzada de word, les pueden servir estos tutoriales </w:t>
      </w:r>
      <w:hyperlink r:id="rId1" w:history="1">
        <w:r w:rsidRPr="00A3747E">
          <w:rPr>
            <w:rStyle w:val="Hipervnculo"/>
          </w:rPr>
          <w:t>https://techlandia.com/crear-tabla-figuras-microsoft-word-como_99285/</w:t>
        </w:r>
      </w:hyperlink>
      <w:r>
        <w:t xml:space="preserve"> y </w:t>
      </w:r>
      <w:hyperlink r:id="rId2" w:history="1">
        <w:r w:rsidRPr="00A3747E">
          <w:rPr>
            <w:rStyle w:val="Hipervnculo"/>
          </w:rPr>
          <w:t>https://uao.libguides.com/c.php?g=529792&amp;p=3623077</w:t>
        </w:r>
      </w:hyperlink>
    </w:p>
  </w:comment>
  <w:comment w:id="35" w:author="Jhonatan Rico" w:date="2021-10-25T20:30:00Z" w:initials="JR">
    <w:p w14:paraId="43764853" w14:textId="77777777" w:rsidR="00872DD7" w:rsidRDefault="00872DD7" w:rsidP="00304857">
      <w:pPr>
        <w:pStyle w:val="Textocomentario"/>
      </w:pPr>
      <w:r>
        <w:rPr>
          <w:rStyle w:val="Refdecomentario"/>
        </w:rPr>
        <w:annotationRef/>
      </w:r>
      <w:r>
        <w:t>Igual que con las ilustraciones, ir construyendo el índice de las tablas utilizadas</w:t>
      </w:r>
    </w:p>
  </w:comment>
  <w:comment w:id="36" w:author="Jhonatan Rico" w:date="2021-10-25T20:33:00Z" w:initials="JR">
    <w:p w14:paraId="5F842EEA" w14:textId="77777777" w:rsidR="00E921E1" w:rsidRDefault="0090197F" w:rsidP="00AD4134">
      <w:pPr>
        <w:pStyle w:val="Textocomentario"/>
      </w:pPr>
      <w:r>
        <w:rPr>
          <w:rStyle w:val="Refdecomentario"/>
        </w:rPr>
        <w:annotationRef/>
      </w:r>
      <w:r w:rsidR="00E921E1">
        <w:t>Evaluar si esta sección les va a aportar o si van a desarrollarla dentro del texto. Si no se van a incluir muchos símbolos ni abreviaturas, entonces quitar esta parte.</w:t>
      </w:r>
    </w:p>
  </w:comment>
  <w:comment w:id="38" w:author="Jhonatan Rico" w:date="2021-10-25T20:36:00Z" w:initials="JR">
    <w:p w14:paraId="714D4353" w14:textId="77777777" w:rsidR="00E921E1" w:rsidRDefault="00E921E1" w:rsidP="008D1C43">
      <w:pPr>
        <w:pStyle w:val="Textocomentario"/>
      </w:pPr>
      <w:r>
        <w:rPr>
          <w:rStyle w:val="Refdecomentario"/>
        </w:rPr>
        <w:annotationRef/>
      </w:r>
      <w:r>
        <w:t>Ir completando estas secciones para sentir que estamos realizando ya el documento final. Aunque opcionalmente esta parte la pueden hacer al final.</w:t>
      </w:r>
    </w:p>
  </w:comment>
  <w:comment w:id="39" w:author="Jhonatan Rico" w:date="2021-10-25T20:36:00Z" w:initials="JR">
    <w:p w14:paraId="3330681B" w14:textId="77777777" w:rsidR="00E921E1" w:rsidRDefault="00E921E1" w:rsidP="00AE518B">
      <w:pPr>
        <w:pStyle w:val="Textocomentario"/>
      </w:pPr>
      <w:r>
        <w:rPr>
          <w:rStyle w:val="Refdecomentario"/>
        </w:rPr>
        <w:annotationRef/>
      </w:r>
      <w:r>
        <w:t>Diligenciar (en caso de que aplique)</w:t>
      </w:r>
    </w:p>
  </w:comment>
  <w:comment w:id="49" w:author="Jhonatan Rico" w:date="2021-10-25T20:38:00Z" w:initials="JR">
    <w:p w14:paraId="5F022F82" w14:textId="77777777" w:rsidR="00E921E1" w:rsidRDefault="00E921E1">
      <w:pPr>
        <w:pStyle w:val="Textocomentario"/>
      </w:pPr>
      <w:r>
        <w:rPr>
          <w:rStyle w:val="Refdecomentario"/>
        </w:rPr>
        <w:annotationRef/>
      </w:r>
      <w:r>
        <w:t>Utilizar el esquema que establecimos para el resumen del anteproyecto: En un párrafo se describen los elementos más representativos de su trabajo de grado. Es una síntesis del  contenido esencial de su anteproyecto y futuro</w:t>
      </w:r>
    </w:p>
    <w:p w14:paraId="71E576C0" w14:textId="77777777" w:rsidR="00E921E1" w:rsidRDefault="00E921E1">
      <w:pPr>
        <w:pStyle w:val="Textocomentario"/>
      </w:pPr>
      <w:r>
        <w:t>proyecto, una representación abreviada y precisa del contenido del documento, sin interpretación ni crítica, que ayuda al lector a decidir la lectura o no del texto completo. Se sugiere la siguiente estructura: Contexto + Problemas identificados + Propuesta de solución + Alcance + Metodología + Principales resultados + Principales conclusiones. El resumen debe estar</w:t>
      </w:r>
    </w:p>
    <w:p w14:paraId="0B098C81" w14:textId="77777777" w:rsidR="00E921E1" w:rsidRDefault="00E921E1">
      <w:pPr>
        <w:pStyle w:val="Textocomentario"/>
      </w:pPr>
      <w:r>
        <w:t>estructurado de manera narrativa y fluida y debe tener una longitud mínima de 150</w:t>
      </w:r>
    </w:p>
    <w:p w14:paraId="085FE1F2" w14:textId="77777777" w:rsidR="00E921E1" w:rsidRDefault="00E921E1" w:rsidP="008855FA">
      <w:pPr>
        <w:pStyle w:val="Textocomentario"/>
      </w:pPr>
      <w:r>
        <w:t>palabras y máxima de 300 palabras.</w:t>
      </w:r>
    </w:p>
  </w:comment>
  <w:comment w:id="55" w:author="Jhonatan Rico" w:date="2021-10-25T20:39:00Z" w:initials="JR">
    <w:p w14:paraId="2FF3677A" w14:textId="77777777" w:rsidR="00E921E1" w:rsidRDefault="00E921E1" w:rsidP="005159CE">
      <w:pPr>
        <w:pStyle w:val="Textocomentario"/>
      </w:pPr>
      <w:r>
        <w:rPr>
          <w:rStyle w:val="Refdecomentario"/>
        </w:rPr>
        <w:annotationRef/>
      </w:r>
      <w:r>
        <w:t>Hacer la traducción al final, cuando ya tengamos la versión del resumen terminada</w:t>
      </w:r>
    </w:p>
  </w:comment>
  <w:comment w:id="56" w:author="Jhonatan Rico" w:date="2021-10-25T20:39:00Z" w:initials="JR">
    <w:p w14:paraId="40D279DD" w14:textId="77777777" w:rsidR="00E921E1" w:rsidRDefault="00E921E1" w:rsidP="0036708A">
      <w:pPr>
        <w:pStyle w:val="Textocomentario"/>
      </w:pPr>
      <w:r>
        <w:rPr>
          <w:rStyle w:val="Refdecomentario"/>
        </w:rPr>
        <w:annotationRef/>
      </w:r>
      <w:r>
        <w:t>Esta parte de descripción quitarla, dado que no va a ir en el documento final</w:t>
      </w:r>
    </w:p>
  </w:comment>
  <w:comment w:id="59" w:author="Jhonatan Rico" w:date="2021-10-25T20:41:00Z" w:initials="JR">
    <w:p w14:paraId="54E82E5C" w14:textId="77777777" w:rsidR="00E921E1" w:rsidRDefault="00E921E1" w:rsidP="004C4F1F">
      <w:pPr>
        <w:rPr>
          <w:sz w:val="20"/>
          <w:szCs w:val="20"/>
        </w:rPr>
      </w:pPr>
      <w:r>
        <w:rPr>
          <w:rStyle w:val="Refdecomentario"/>
        </w:rPr>
        <w:annotationRef/>
      </w:r>
      <w:r>
        <w:t>Igualmente utilizar el mismo esquema sugerido para el anteproyecto:</w:t>
      </w:r>
    </w:p>
    <w:p w14:paraId="6A47725C" w14:textId="77777777" w:rsidR="00E921E1" w:rsidRDefault="00E921E1" w:rsidP="004C4F1F"/>
    <w:p w14:paraId="51FB25B0" w14:textId="77777777" w:rsidR="00E921E1" w:rsidRDefault="00E921E1">
      <w:pPr>
        <w:pStyle w:val="Textocomentario"/>
      </w:pPr>
      <w:r>
        <w:t>Es un resumen extendido, por lo que se sugiere que contenga los mismos elementos: Contexto + Problemas identificados + Propuesta de solución + Metodología + Alcance + Principales resultados + Principales conclusiones. Al ser más extenso que el resumen se sugiere realizar un párrafo por cada elemento donde se explique de manera más detallada cada elemento. La longitud máxima de la introducción debe ser dos páginas.</w:t>
      </w:r>
    </w:p>
    <w:p w14:paraId="2AE1AADA" w14:textId="77777777" w:rsidR="00E921E1" w:rsidRDefault="00E921E1">
      <w:pPr>
        <w:pStyle w:val="Textocomentario"/>
      </w:pPr>
    </w:p>
    <w:p w14:paraId="2E6445D6" w14:textId="77777777" w:rsidR="00E921E1" w:rsidRDefault="00E921E1">
      <w:pPr>
        <w:pStyle w:val="Textocomentario"/>
      </w:pPr>
      <w:r>
        <w:t>Adicional a lo anterior, se sugiere agregar un último párrafo que contenga la descripción del contenido del anteproyecto, capítulo por capítulo, por ejemplo, de esta manera:</w:t>
      </w:r>
    </w:p>
    <w:p w14:paraId="57D7F802" w14:textId="77777777" w:rsidR="00E921E1" w:rsidRDefault="00E921E1">
      <w:pPr>
        <w:pStyle w:val="Textocomentario"/>
      </w:pPr>
    </w:p>
    <w:p w14:paraId="135259B1" w14:textId="77777777" w:rsidR="00E921E1" w:rsidRDefault="00E921E1">
      <w:pPr>
        <w:pStyle w:val="Textocomentario"/>
      </w:pPr>
      <w:r>
        <w:t>Este documento está estructurado de la siguiente manera: el capítulo 1 [agregar alcance del capítulo]; el capítulo 2 [agregar alcance del capítulo]; el capítulo 3 [agregar alcance del capítulo]; el capítulo 4 [agregar alcance del capítulo]; el capítulo 5 [agregar alcance del capítulo]; y el capítulo 6 [agregar alcance del</w:t>
      </w:r>
    </w:p>
    <w:p w14:paraId="5947A388" w14:textId="77777777" w:rsidR="00E921E1" w:rsidRDefault="00E921E1" w:rsidP="004C4F1F">
      <w:pPr>
        <w:pStyle w:val="Textocomentario"/>
      </w:pPr>
      <w:r>
        <w:t>capítulo].)</w:t>
      </w:r>
    </w:p>
  </w:comment>
  <w:comment w:id="75" w:author="Jhonatan Rico" w:date="2021-10-25T20:49:00Z" w:initials="JR">
    <w:p w14:paraId="485A6C4C" w14:textId="77777777" w:rsidR="00B53F3A" w:rsidRDefault="00B53F3A" w:rsidP="00334F42">
      <w:pPr>
        <w:pStyle w:val="Textocomentario"/>
      </w:pPr>
      <w:r>
        <w:rPr>
          <w:rStyle w:val="Refdecomentario"/>
        </w:rPr>
        <w:annotationRef/>
      </w:r>
      <w:r>
        <w:t xml:space="preserve">No se ve claramente la causalidad de causa - consecuencia aquí. No se ve el porqué no tener un sistema de inventario ha llevado a que se tengan bajas en las ventas. Sugiero reformular, por ejemplo, colocar que el no tener el registro de productos hace que se vendan productos que no se tienen o que se dejen de vender productos que se tienen al no encontrarlo rápidamente en los estantes. Eso hace que se entienda más la causa-consecuencia. </w:t>
      </w:r>
    </w:p>
  </w:comment>
  <w:comment w:id="76" w:author="Jhonatan Rico" w:date="2021-10-25T20:50:00Z" w:initials="JR">
    <w:p w14:paraId="72197C87" w14:textId="77777777" w:rsidR="00B53F3A" w:rsidRDefault="00B53F3A" w:rsidP="007F28D5">
      <w:pPr>
        <w:pStyle w:val="Textocomentario"/>
      </w:pPr>
      <w:r>
        <w:rPr>
          <w:rStyle w:val="Refdecomentario"/>
        </w:rPr>
        <w:annotationRef/>
      </w:r>
      <w:r>
        <w:t>Integrar esta problemática con la anterior para dejar una gran problemática donde claramente se entienda, qué es lo que pasa actualmente (causa) y qué es lo que produce en la empresa (consecuencia)</w:t>
      </w:r>
    </w:p>
  </w:comment>
  <w:comment w:id="90" w:author="Jhonatan Rico" w:date="2021-10-25T21:11:00Z" w:initials="JR">
    <w:p w14:paraId="31B0200C" w14:textId="77777777" w:rsidR="007925FE" w:rsidRDefault="007925FE" w:rsidP="002F2163">
      <w:pPr>
        <w:pStyle w:val="Textocomentario"/>
      </w:pPr>
      <w:r>
        <w:rPr>
          <w:rStyle w:val="Refdecomentario"/>
        </w:rPr>
        <w:annotationRef/>
      </w:r>
      <w:r>
        <w:t>Debemos asegurarnos que el software incluya esta funcionalidad</w:t>
      </w:r>
    </w:p>
  </w:comment>
  <w:comment w:id="91" w:author="Jhonatan Rico" w:date="2021-10-25T21:11:00Z" w:initials="JR">
    <w:p w14:paraId="7A303B37" w14:textId="77777777" w:rsidR="007925FE" w:rsidRDefault="007925FE" w:rsidP="00FB5139">
      <w:pPr>
        <w:pStyle w:val="Textocomentario"/>
      </w:pPr>
      <w:r>
        <w:rPr>
          <w:rStyle w:val="Refdecomentario"/>
        </w:rPr>
        <w:annotationRef/>
      </w:r>
      <w:r>
        <w:t>Debemos asegurarnos que el software incluya esta funcionalidad</w:t>
      </w:r>
    </w:p>
  </w:comment>
  <w:comment w:id="93" w:author="Jhonatan Rico" w:date="2021-10-25T21:10:00Z" w:initials="JR">
    <w:p w14:paraId="0FF704F2" w14:textId="275C9F19" w:rsidR="007925FE" w:rsidRDefault="007925FE" w:rsidP="007925FE">
      <w:pPr>
        <w:pStyle w:val="Textocomentario"/>
      </w:pPr>
      <w:r>
        <w:rPr>
          <w:rStyle w:val="Refdecomentario"/>
        </w:rPr>
        <w:annotationRef/>
      </w:r>
      <w:r>
        <w:t>Corregir en todo el documento, lo he visto varias veces, en vez de "papelería", se tiene registrado "papelearía"</w:t>
      </w:r>
    </w:p>
  </w:comment>
  <w:comment w:id="96" w:author="Jhonatan Rico" w:date="2021-10-25T21:14:00Z" w:initials="JR">
    <w:p w14:paraId="15FF9123" w14:textId="77777777" w:rsidR="007925FE" w:rsidRDefault="007925FE" w:rsidP="00D837A6">
      <w:pPr>
        <w:pStyle w:val="Textocomentario"/>
      </w:pPr>
      <w:r>
        <w:rPr>
          <w:rStyle w:val="Refdecomentario"/>
        </w:rPr>
        <w:annotationRef/>
      </w:r>
      <w:r>
        <w:t>Revisar todo el documento, leyendo en voz alta y con los signos de puntuación. Así van a identificar en qué parte hacen falta comas para hacer la lectura más sencilla.</w:t>
      </w:r>
    </w:p>
  </w:comment>
  <w:comment w:id="102" w:author="Jhonatan Rico" w:date="2021-10-25T21:15:00Z" w:initials="JR">
    <w:p w14:paraId="3EE336C3" w14:textId="77777777" w:rsidR="007925FE" w:rsidRDefault="007925FE" w:rsidP="00EB4B17">
      <w:pPr>
        <w:pStyle w:val="Textocomentario"/>
      </w:pPr>
      <w:r>
        <w:rPr>
          <w:rStyle w:val="Refdecomentario"/>
        </w:rPr>
        <w:annotationRef/>
      </w:r>
      <w:r>
        <w:t>Siempre después de un punto empieza con mayúscula. Ajustar en todo el documento</w:t>
      </w:r>
    </w:p>
  </w:comment>
  <w:comment w:id="105" w:author="Jhonatan Rico" w:date="2021-10-25T21:20:00Z" w:initials="JR">
    <w:p w14:paraId="4573130F" w14:textId="77777777" w:rsidR="00BB4289" w:rsidRDefault="00BB4289" w:rsidP="000A0856">
      <w:pPr>
        <w:pStyle w:val="Textocomentario"/>
      </w:pPr>
      <w:r>
        <w:rPr>
          <w:rStyle w:val="Refdecomentario"/>
        </w:rPr>
        <w:annotationRef/>
      </w:r>
      <w:r>
        <w:t xml:space="preserve">Económicamente la empresa también tiene la ventaja de que le van a construir el software sin ningún costo por el desarrollo. </w:t>
      </w:r>
    </w:p>
  </w:comment>
  <w:comment w:id="106" w:author="Jhonatan Rico" w:date="2021-10-25T21:23:00Z" w:initials="JR">
    <w:p w14:paraId="08FB2705" w14:textId="77777777" w:rsidR="00BB4289" w:rsidRDefault="00BB4289" w:rsidP="00E04191">
      <w:pPr>
        <w:pStyle w:val="Textocomentario"/>
      </w:pPr>
      <w:r>
        <w:rPr>
          <w:rStyle w:val="Refdecomentario"/>
        </w:rPr>
        <w:annotationRef/>
      </w:r>
      <w:r>
        <w:t>Revisar la tercera persona en todo el documento</w:t>
      </w:r>
    </w:p>
  </w:comment>
  <w:comment w:id="108" w:author="Jhonatan Rico" w:date="2021-10-25T21:23:00Z" w:initials="JR">
    <w:p w14:paraId="0784F131" w14:textId="2614AB8E" w:rsidR="00BB4289" w:rsidRDefault="00BB4289" w:rsidP="00BB4289">
      <w:pPr>
        <w:pStyle w:val="Textocomentario"/>
      </w:pPr>
      <w:r>
        <w:rPr>
          <w:rStyle w:val="Refdecomentario"/>
        </w:rPr>
        <w:annotationRef/>
      </w:r>
      <w:r>
        <w:t xml:space="preserve">Escribir todo en tercera persona. Aquí dan buenas ideas de cómo hacerlo </w:t>
      </w:r>
      <w:hyperlink r:id="rId3" w:history="1">
        <w:r w:rsidRPr="00233065">
          <w:rPr>
            <w:rStyle w:val="Hipervnculo"/>
          </w:rPr>
          <w:t>https://techlandia.com/aumentar-velocidad-teclado-numerico-como_243946/</w:t>
        </w:r>
      </w:hyperlink>
    </w:p>
  </w:comment>
  <w:comment w:id="115" w:author="Jhonatan Rico" w:date="2021-10-25T21:28:00Z" w:initials="JR">
    <w:p w14:paraId="6D2E4593" w14:textId="77777777" w:rsidR="00D17D36" w:rsidRDefault="00D17D36" w:rsidP="009407D3">
      <w:pPr>
        <w:pStyle w:val="Textocomentario"/>
      </w:pPr>
      <w:r>
        <w:rPr>
          <w:rStyle w:val="Refdecomentario"/>
        </w:rPr>
        <w:annotationRef/>
      </w:r>
      <w:r>
        <w:t>Debemos verificar que estos 5 módulos queden claramente en el software. Deben verse y tener el alcance definido aquí</w:t>
      </w:r>
    </w:p>
  </w:comment>
  <w:comment w:id="116" w:author="Jhonatan Rico" w:date="2021-10-25T22:09:00Z" w:initials="JR">
    <w:p w14:paraId="30627DA6" w14:textId="77777777" w:rsidR="387CA3B7" w:rsidRDefault="387CA3B7" w:rsidP="387CA3B7">
      <w:r>
        <w:t>Esto se puede agregar en el capítulo 1, en la sección  de alcance. Allí se pueden establecer cuáles son los roles a integrar dentro de la aplicación. Si es a nivel de Stakeholders como lo indica SCRUM, entonces agregarlo en el capítulo 3 en la sección de Roles.</w:t>
      </w:r>
      <w:r>
        <w:annotationRef/>
      </w:r>
    </w:p>
  </w:comment>
  <w:comment w:id="126" w:author="Jhonatan Rico" w:date="2021-10-25T22:10:00Z" w:initials="JR">
    <w:p w14:paraId="214D74F4" w14:textId="77777777" w:rsidR="387CA3B7" w:rsidRDefault="387CA3B7" w:rsidP="387CA3B7">
      <w:r>
        <w:t>Esto se debe integrar en el capítulo 1, en la sección de objetivos, alcance y limitaciones. Debe ir en esa sección</w:t>
      </w:r>
      <w:r>
        <w:annotationRef/>
      </w:r>
    </w:p>
  </w:comment>
  <w:comment w:id="137" w:author="Jhonatan Rico" w:date="2021-10-25T21:30:00Z" w:initials="JR">
    <w:p w14:paraId="31AD19D9" w14:textId="77777777" w:rsidR="00D17D36" w:rsidRDefault="00D17D36" w:rsidP="00287AAC">
      <w:pPr>
        <w:pStyle w:val="Textocomentario"/>
      </w:pPr>
      <w:r>
        <w:rPr>
          <w:rStyle w:val="Refdecomentario"/>
        </w:rPr>
        <w:annotationRef/>
      </w:r>
      <w:r>
        <w:t>Pilas con las tildes, deben revisarlas en todo el documento</w:t>
      </w:r>
    </w:p>
  </w:comment>
  <w:comment w:id="145" w:author="Jhonatan Rico" w:date="2021-10-25T21:36:00Z" w:initials="JR">
    <w:p w14:paraId="3BDCDAFD" w14:textId="77777777" w:rsidR="00D17BE2" w:rsidRDefault="00D17BE2" w:rsidP="00DC0480">
      <w:pPr>
        <w:pStyle w:val="Textocomentario"/>
      </w:pPr>
      <w:r>
        <w:rPr>
          <w:rStyle w:val="Refdecomentario"/>
        </w:rPr>
        <w:annotationRef/>
      </w:r>
      <w:r>
        <w:t>Falta hablar sobre sistemas de inventarios que es el alcance de este trabajo</w:t>
      </w:r>
    </w:p>
  </w:comment>
  <w:comment w:id="148" w:author="Jhonatan Rico" w:date="2021-10-25T21:35:00Z" w:initials="JR">
    <w:p w14:paraId="2F94A9F2" w14:textId="22C9E6EA" w:rsidR="00D17D36" w:rsidRDefault="00D17D36" w:rsidP="00D17BE2">
      <w:pPr>
        <w:pStyle w:val="Textocomentario"/>
      </w:pPr>
      <w:r>
        <w:rPr>
          <w:rStyle w:val="Refdecomentario"/>
        </w:rPr>
        <w:annotationRef/>
      </w:r>
      <w:r>
        <w:t>Esto no es necesario aquí, dado que ustedes no van a construir un CRM, deberían centrarse en explicar sobre sistemas de inventarios</w:t>
      </w:r>
    </w:p>
  </w:comment>
  <w:comment w:id="151" w:author="Jhonatan Rico" w:date="2021-10-25T21:37:00Z" w:initials="JR">
    <w:p w14:paraId="77E52D4B" w14:textId="77777777" w:rsidR="00D17BE2" w:rsidRDefault="00D17BE2" w:rsidP="003523EB">
      <w:pPr>
        <w:pStyle w:val="Textocomentario"/>
      </w:pPr>
      <w:r>
        <w:rPr>
          <w:rStyle w:val="Refdecomentario"/>
        </w:rPr>
        <w:annotationRef/>
      </w:r>
      <w:r>
        <w:t>Redactar de nuevo, no se entiende claramente</w:t>
      </w:r>
    </w:p>
  </w:comment>
  <w:comment w:id="158" w:author="Jhonatan Rico" w:date="2021-10-25T21:37:00Z" w:initials="JR">
    <w:p w14:paraId="48A4242B" w14:textId="77777777" w:rsidR="00D17BE2" w:rsidRDefault="00D17BE2" w:rsidP="006B0B0B">
      <w:pPr>
        <w:pStyle w:val="Textocomentario"/>
      </w:pPr>
      <w:r>
        <w:rPr>
          <w:rStyle w:val="Refdecomentario"/>
        </w:rPr>
        <w:annotationRef/>
      </w:r>
      <w:r>
        <w:t>¡Pilas con la ortografía!</w:t>
      </w:r>
    </w:p>
  </w:comment>
  <w:comment w:id="164" w:author="Jhonatan Rico" w:date="2021-10-25T21:39:00Z" w:initials="JR">
    <w:p w14:paraId="0BED1905" w14:textId="77777777" w:rsidR="00D17BE2" w:rsidRDefault="00D17BE2" w:rsidP="00CE504D">
      <w:pPr>
        <w:pStyle w:val="Textocomentario"/>
      </w:pPr>
      <w:r>
        <w:rPr>
          <w:rStyle w:val="Refdecomentario"/>
        </w:rPr>
        <w:annotationRef/>
      </w:r>
      <w:r>
        <w:t>Extender este párrafo o unirlo a párrafos anteriores para que no se vea tan fuera de lugar aquí.</w:t>
      </w:r>
    </w:p>
  </w:comment>
  <w:comment w:id="175" w:author="Jhonatan Rico" w:date="2021-10-25T21:42:00Z" w:initials="JR">
    <w:p w14:paraId="3D0D08E7" w14:textId="77777777" w:rsidR="00D17BE2" w:rsidRDefault="00D17BE2" w:rsidP="005D0F3A">
      <w:pPr>
        <w:pStyle w:val="Textocomentario"/>
      </w:pPr>
      <w:r>
        <w:rPr>
          <w:rStyle w:val="Refdecomentario"/>
        </w:rPr>
        <w:annotationRef/>
      </w:r>
      <w:r>
        <w:t>Colocar todo en tercera persona</w:t>
      </w:r>
    </w:p>
  </w:comment>
  <w:comment w:id="179" w:author="Jhonatan Rico" w:date="2021-10-25T21:42:00Z" w:initials="JR">
    <w:p w14:paraId="77DD65BA" w14:textId="77777777" w:rsidR="00D17BE2" w:rsidRDefault="00D17BE2" w:rsidP="00454EC7">
      <w:pPr>
        <w:pStyle w:val="Textocomentario"/>
      </w:pPr>
      <w:r>
        <w:rPr>
          <w:rStyle w:val="Refdecomentario"/>
        </w:rPr>
        <w:annotationRef/>
      </w:r>
      <w:r>
        <w:t>A qué se refiere esto? Debe quedar claro, ya sea con una nota al pie de página o algo así</w:t>
      </w:r>
    </w:p>
  </w:comment>
  <w:comment w:id="181" w:author="Jhonatan Rico" w:date="2021-10-25T21:43:00Z" w:initials="JR">
    <w:p w14:paraId="65A209A5" w14:textId="77777777" w:rsidR="00D17BE2" w:rsidRDefault="00D17BE2" w:rsidP="00621C90">
      <w:pPr>
        <w:pStyle w:val="Textocomentario"/>
      </w:pPr>
      <w:r>
        <w:rPr>
          <w:rStyle w:val="Refdecomentario"/>
        </w:rPr>
        <w:annotationRef/>
      </w:r>
      <w:r>
        <w:t>Revisar todas las tildes</w:t>
      </w:r>
    </w:p>
  </w:comment>
  <w:comment w:id="213" w:author="Jhonatan Rico" w:date="2021-10-25T21:47:00Z" w:initials="JR">
    <w:p w14:paraId="15EFBD00" w14:textId="77777777" w:rsidR="00A739BB" w:rsidRDefault="00A739BB" w:rsidP="00196AC5">
      <w:pPr>
        <w:pStyle w:val="Textocomentario"/>
      </w:pPr>
      <w:r>
        <w:rPr>
          <w:rStyle w:val="Refdecomentario"/>
        </w:rPr>
        <w:annotationRef/>
      </w:r>
      <w:r>
        <w:t>Unificar en todo el documento, o colocar todas las veces en mayúscula o todas las veces en minúscula. Revisar y ajustar en todo el documento</w:t>
      </w:r>
    </w:p>
  </w:comment>
  <w:comment w:id="218" w:author="Jhonatan Rico" w:date="2021-10-25T21:51:00Z" w:initials="JR">
    <w:p w14:paraId="3F43EF24" w14:textId="77777777" w:rsidR="00A739BB" w:rsidRDefault="00A739BB" w:rsidP="00F676DC">
      <w:pPr>
        <w:pStyle w:val="Textocomentario"/>
      </w:pPr>
      <w:r>
        <w:rPr>
          <w:rStyle w:val="Refdecomentario"/>
        </w:rPr>
        <w:annotationRef/>
      </w:r>
      <w:r>
        <w:t>Este numeral es un subnumeral del 3.1 Descripción de la metodología. Debería ser el numeral 3.1.1.</w:t>
      </w:r>
    </w:p>
  </w:comment>
  <w:comment w:id="219" w:author="Jhonatan Rico" w:date="2021-10-25T21:51:00Z" w:initials="JR">
    <w:p w14:paraId="77941258" w14:textId="77777777" w:rsidR="00A739BB" w:rsidRDefault="00A739BB" w:rsidP="00C64C39">
      <w:pPr>
        <w:pStyle w:val="Textocomentario"/>
      </w:pPr>
      <w:r>
        <w:rPr>
          <w:rStyle w:val="Refdecomentario"/>
        </w:rPr>
        <w:annotationRef/>
      </w:r>
      <w:r>
        <w:t>Esto sería un numeral de 4° nivel (3.1.1.1) o colocar con viñetas o integrado dentro del texto. Igual con todos los otros subnumerales de los roles</w:t>
      </w:r>
    </w:p>
  </w:comment>
  <w:comment w:id="223" w:author="Jhonatan Rico" w:date="2021-10-25T21:53:00Z" w:initials="JR">
    <w:p w14:paraId="14EA7693" w14:textId="0690B3A8" w:rsidR="00A739BB" w:rsidRDefault="00A739BB" w:rsidP="00A739BB">
      <w:pPr>
        <w:pStyle w:val="Textocomentario"/>
      </w:pPr>
      <w:r>
        <w:rPr>
          <w:rStyle w:val="Refdecomentario"/>
        </w:rPr>
        <w:annotationRef/>
      </w:r>
      <w:r>
        <w:t>Unificar. En las anteriores viñetas se colocaron todas sin espacio. Aquí están con espacio. No importa como decidan colocarlo, pero que sea iguales en todas las viñetas del documento.</w:t>
      </w:r>
    </w:p>
  </w:comment>
  <w:comment w:id="225" w:author="Jhonatan Rico" w:date="2021-10-25T21:54:00Z" w:initials="JR">
    <w:p w14:paraId="153C5E0D" w14:textId="77777777" w:rsidR="00A739BB" w:rsidRDefault="00A739BB" w:rsidP="00C462A5">
      <w:pPr>
        <w:pStyle w:val="Textocomentario"/>
      </w:pPr>
      <w:r>
        <w:rPr>
          <w:rStyle w:val="Refdecomentario"/>
        </w:rPr>
        <w:annotationRef/>
      </w:r>
      <w:r>
        <w:t>Este debería ser el 3.1.2.. Es un título de nivel 3</w:t>
      </w:r>
    </w:p>
  </w:comment>
  <w:comment w:id="227" w:author="Jhonatan Rico" w:date="2021-10-25T21:55:00Z" w:initials="JR">
    <w:p w14:paraId="4900C15C" w14:textId="77777777" w:rsidR="00A739BB" w:rsidRDefault="00A739BB" w:rsidP="006E544F">
      <w:pPr>
        <w:pStyle w:val="Textocomentario"/>
      </w:pPr>
      <w:r>
        <w:rPr>
          <w:rStyle w:val="Refdecomentario"/>
        </w:rPr>
        <w:annotationRef/>
      </w:r>
      <w:r>
        <w:t>Estos son de nivel 4. Ajustar</w:t>
      </w:r>
    </w:p>
  </w:comment>
  <w:comment w:id="228" w:author="Jhonatan Rico" w:date="2021-10-25T21:57:00Z" w:initials="JR">
    <w:p w14:paraId="0B85C184" w14:textId="77777777" w:rsidR="000D78D2" w:rsidRDefault="000D78D2" w:rsidP="00172DEC">
      <w:pPr>
        <w:pStyle w:val="Textocomentario"/>
      </w:pPr>
      <w:r>
        <w:rPr>
          <w:rStyle w:val="Refdecomentario"/>
        </w:rPr>
        <w:annotationRef/>
      </w:r>
      <w:r>
        <w:t>Se tiene que colocar de manera explícita de cuánto tiempo va a ser cada Sprint</w:t>
      </w:r>
    </w:p>
  </w:comment>
  <w:comment w:id="231" w:author="Jhonatan Rico" w:date="2021-10-25T21:56:00Z" w:initials="JR">
    <w:p w14:paraId="0F7CA48D" w14:textId="255DAB3D" w:rsidR="000D78D2" w:rsidRDefault="000D78D2" w:rsidP="000D78D2">
      <w:pPr>
        <w:pStyle w:val="Textocomentario"/>
      </w:pPr>
      <w:r>
        <w:rPr>
          <w:rStyle w:val="Refdecomentario"/>
        </w:rPr>
        <w:annotationRef/>
      </w:r>
      <w:r>
        <w:t>Estas deben ser cada una de las secciones del capítulo 4.  Se debe mostrar detalladamente Sprint por Sprint cómo se siguió la metodología aquí planteada.</w:t>
      </w:r>
    </w:p>
  </w:comment>
  <w:comment w:id="234" w:author="Jhonatan Rico" w:date="2021-10-25T21:57:00Z" w:initials="JR">
    <w:p w14:paraId="5C74E6B7" w14:textId="77777777" w:rsidR="000D78D2" w:rsidRDefault="000D78D2" w:rsidP="00EF2D21">
      <w:pPr>
        <w:pStyle w:val="Textocomentario"/>
      </w:pPr>
      <w:r>
        <w:rPr>
          <w:rStyle w:val="Refdecomentario"/>
        </w:rPr>
        <w:annotationRef/>
      </w:r>
      <w:r>
        <w:t>Esto debe quedar registrado o nombrado (en caso de que se incluya como anexo) dentro del capítulo 4</w:t>
      </w:r>
    </w:p>
  </w:comment>
  <w:comment w:id="235" w:author="Jhonatan Rico" w:date="2021-10-25T21:59:00Z" w:initials="JR">
    <w:p w14:paraId="56470B78" w14:textId="77777777" w:rsidR="00483326" w:rsidRDefault="00483326" w:rsidP="007306FD">
      <w:pPr>
        <w:pStyle w:val="Textocomentario"/>
      </w:pPr>
      <w:r>
        <w:rPr>
          <w:rStyle w:val="Refdecomentario"/>
        </w:rPr>
        <w:annotationRef/>
      </w:r>
      <w:r>
        <w:t>Colocar en el formato que están todos los subtítulos de este nivel</w:t>
      </w:r>
    </w:p>
  </w:comment>
  <w:comment w:id="244" w:author="Jhonatan Rico" w:date="2021-10-25T22:01:00Z" w:initials="JR">
    <w:p w14:paraId="788ED479" w14:textId="77777777" w:rsidR="00483326" w:rsidRDefault="00483326" w:rsidP="00182349">
      <w:pPr>
        <w:pStyle w:val="Textocomentario"/>
      </w:pPr>
      <w:r>
        <w:rPr>
          <w:rStyle w:val="Refdecomentario"/>
        </w:rPr>
        <w:annotationRef/>
      </w:r>
      <w:r>
        <w:t>Esta sección está muy desordenada y no se entiende claramente. Colocaré algunas sugerencias de carácter general, pero para la próxima revisión debe estar mejor estructurada y apuntando a la versión final del documento</w:t>
      </w:r>
    </w:p>
  </w:comment>
  <w:comment w:id="245" w:author="Jhonatan Rico" w:date="2021-10-25T22:01:00Z" w:initials="JR">
    <w:p w14:paraId="281B5004" w14:textId="77777777" w:rsidR="00483326" w:rsidRDefault="00483326" w:rsidP="00216E84">
      <w:pPr>
        <w:pStyle w:val="Textocomentario"/>
      </w:pPr>
      <w:r>
        <w:rPr>
          <w:rStyle w:val="Refdecomentario"/>
        </w:rPr>
        <w:annotationRef/>
      </w:r>
      <w:r>
        <w:t>Ajustar porque quedó insertada en esta parte</w:t>
      </w:r>
    </w:p>
  </w:comment>
  <w:comment w:id="246" w:author="Jhonatan Rico" w:date="2021-10-25T22:04:00Z" w:initials="JR">
    <w:p w14:paraId="0968DF27" w14:textId="77777777" w:rsidR="00483326" w:rsidRDefault="00483326" w:rsidP="000D3269">
      <w:pPr>
        <w:pStyle w:val="Textocomentario"/>
      </w:pPr>
      <w:r>
        <w:rPr>
          <w:rStyle w:val="Refdecomentario"/>
        </w:rPr>
        <w:annotationRef/>
      </w:r>
      <w:r>
        <w:t>Estas tablas realizadas fueron muy buenas para aclarar qué es lo que tenía que hacer y no hacer el sistema. Pero aquí hacen que el documento quede muy cargada. Sugiero unificarlas todas en una sola tabla donde aparezca, Código de la historia de usuario, Nombre de la historia de usuario, Funcionalidad y Resultado. Nada más debería ir en este subnumeral. La parte de características de aceptación las debemos agregar más adelante como componente del plan de pruebas.</w:t>
      </w:r>
    </w:p>
  </w:comment>
  <w:comment w:id="249" w:author="Jhonatan Rico" w:date="2021-10-25T22:05:00Z" w:initials="JR">
    <w:p w14:paraId="3379D2C9" w14:textId="77777777" w:rsidR="00483326" w:rsidRDefault="00483326" w:rsidP="009A2157">
      <w:pPr>
        <w:pStyle w:val="Textocomentario"/>
      </w:pPr>
      <w:r>
        <w:rPr>
          <w:rStyle w:val="Refdecomentario"/>
        </w:rPr>
        <w:annotationRef/>
      </w:r>
      <w:r>
        <w:t>Esta tabla me gusta más para dejarla como parte de esta sección. Agregarle una columna donde diga cuáles son las historias de usuario asociadas a cada requerimiento. Adicionalmente, cada requerimiento debe tener un código único (así como lo hicieron con las historias de usuario)</w:t>
      </w:r>
    </w:p>
  </w:comment>
  <w:comment w:id="292" w:author="Jhonatan Rico" w:date="2021-10-25T22:07:00Z" w:initials="JR">
    <w:p w14:paraId="5D8B2078" w14:textId="77777777" w:rsidR="00483326" w:rsidRDefault="00483326" w:rsidP="006701BD">
      <w:pPr>
        <w:pStyle w:val="Textocomentario"/>
      </w:pPr>
      <w:r>
        <w:rPr>
          <w:rStyle w:val="Refdecomentario"/>
        </w:rPr>
        <w:annotationRef/>
      </w:r>
      <w:r>
        <w:t>En la metodología se propusieron 3 sprints, cada uno con unas actividades y entregables definidos. Eso no se puede cambiar. Así que esto se debe ceñir a lo colocado en el capítulo 3</w:t>
      </w:r>
      <w: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9F46FEE" w15:done="0"/>
  <w15:commentEx w15:paraId="38FF7E84" w15:done="0"/>
  <w15:commentEx w15:paraId="735CBECE" w15:done="0"/>
  <w15:commentEx w15:paraId="1586DFB6" w15:done="0"/>
  <w15:commentEx w15:paraId="43764853" w15:done="0"/>
  <w15:commentEx w15:paraId="5F842EEA" w15:done="0"/>
  <w15:commentEx w15:paraId="714D4353" w15:done="0"/>
  <w15:commentEx w15:paraId="3330681B" w15:done="0"/>
  <w15:commentEx w15:paraId="085FE1F2" w15:done="0"/>
  <w15:commentEx w15:paraId="2FF3677A" w15:done="0"/>
  <w15:commentEx w15:paraId="40D279DD" w15:done="0"/>
  <w15:commentEx w15:paraId="5947A388" w15:done="0"/>
  <w15:commentEx w15:paraId="485A6C4C" w15:done="0"/>
  <w15:commentEx w15:paraId="72197C87" w15:done="0"/>
  <w15:commentEx w15:paraId="31B0200C" w15:done="0"/>
  <w15:commentEx w15:paraId="7A303B37" w15:done="0"/>
  <w15:commentEx w15:paraId="0FF704F2" w15:done="0"/>
  <w15:commentEx w15:paraId="15FF9123" w15:done="0"/>
  <w15:commentEx w15:paraId="3EE336C3" w15:done="0"/>
  <w15:commentEx w15:paraId="4573130F" w15:done="0"/>
  <w15:commentEx w15:paraId="08FB2705" w15:done="0"/>
  <w15:commentEx w15:paraId="0784F131" w15:done="0"/>
  <w15:commentEx w15:paraId="6D2E4593" w15:done="0"/>
  <w15:commentEx w15:paraId="30627DA6" w15:done="0"/>
  <w15:commentEx w15:paraId="214D74F4" w15:done="0"/>
  <w15:commentEx w15:paraId="31AD19D9" w15:done="0"/>
  <w15:commentEx w15:paraId="3BDCDAFD" w15:done="0"/>
  <w15:commentEx w15:paraId="2F94A9F2" w15:done="0"/>
  <w15:commentEx w15:paraId="77E52D4B" w15:done="0"/>
  <w15:commentEx w15:paraId="48A4242B" w15:done="0"/>
  <w15:commentEx w15:paraId="0BED1905" w15:done="0"/>
  <w15:commentEx w15:paraId="3D0D08E7" w15:done="0"/>
  <w15:commentEx w15:paraId="77DD65BA" w15:done="0"/>
  <w15:commentEx w15:paraId="65A209A5" w15:done="0"/>
  <w15:commentEx w15:paraId="15EFBD00" w15:done="0"/>
  <w15:commentEx w15:paraId="3F43EF24" w15:done="0"/>
  <w15:commentEx w15:paraId="77941258" w15:done="0"/>
  <w15:commentEx w15:paraId="14EA7693" w15:done="0"/>
  <w15:commentEx w15:paraId="153C5E0D" w15:done="0"/>
  <w15:commentEx w15:paraId="4900C15C" w15:done="0"/>
  <w15:commentEx w15:paraId="0B85C184" w15:done="0"/>
  <w15:commentEx w15:paraId="0F7CA48D" w15:done="0"/>
  <w15:commentEx w15:paraId="5C74E6B7" w15:done="0"/>
  <w15:commentEx w15:paraId="56470B78" w15:done="0"/>
  <w15:commentEx w15:paraId="788ED479" w15:done="0"/>
  <w15:commentEx w15:paraId="281B5004" w15:done="0"/>
  <w15:commentEx w15:paraId="0968DF27" w15:done="0"/>
  <w15:commentEx w15:paraId="3379D2C9" w15:done="0"/>
  <w15:commentEx w15:paraId="5D8B2078"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52192FC" w16cex:dateUtc="2021-10-26T01:33:00Z"/>
  <w16cex:commentExtensible w16cex:durableId="2521912A" w16cex:dateUtc="2021-10-26T01:25:00Z"/>
  <w16cex:commentExtensible w16cex:durableId="252191AD" w16cex:dateUtc="2021-10-26T01:27:00Z"/>
  <w16cex:commentExtensible w16cex:durableId="25219266" w16cex:dateUtc="2021-10-26T01:30:00Z"/>
  <w16cex:commentExtensible w16cex:durableId="25219282" w16cex:dateUtc="2021-10-26T01:30:00Z"/>
  <w16cex:commentExtensible w16cex:durableId="25219316" w16cex:dateUtc="2021-10-26T01:33:00Z"/>
  <w16cex:commentExtensible w16cex:durableId="252193BF" w16cex:dateUtc="2021-10-26T01:36:00Z"/>
  <w16cex:commentExtensible w16cex:durableId="252193D9" w16cex:dateUtc="2021-10-26T01:36:00Z"/>
  <w16cex:commentExtensible w16cex:durableId="2521944E" w16cex:dateUtc="2021-10-26T01:38:00Z"/>
  <w16cex:commentExtensible w16cex:durableId="2521946C" w16cex:dateUtc="2021-10-26T01:39:00Z"/>
  <w16cex:commentExtensible w16cex:durableId="2521948C" w16cex:dateUtc="2021-10-26T01:39:00Z"/>
  <w16cex:commentExtensible w16cex:durableId="252194E5" w16cex:dateUtc="2021-10-26T01:41:00Z"/>
  <w16cex:commentExtensible w16cex:durableId="252196BD" w16cex:dateUtc="2021-10-26T01:49:00Z"/>
  <w16cex:commentExtensible w16cex:durableId="252196F8" w16cex:dateUtc="2021-10-26T01:50:00Z"/>
  <w16cex:commentExtensible w16cex:durableId="25219BF2" w16cex:dateUtc="2021-10-26T02:11:00Z"/>
  <w16cex:commentExtensible w16cex:durableId="25219C05" w16cex:dateUtc="2021-10-26T02:11:00Z"/>
  <w16cex:commentExtensible w16cex:durableId="25219BCD" w16cex:dateUtc="2021-10-26T02:10:00Z"/>
  <w16cex:commentExtensible w16cex:durableId="25219CBB" w16cex:dateUtc="2021-10-26T02:14:00Z"/>
  <w16cex:commentExtensible w16cex:durableId="25219D0C" w16cex:dateUtc="2021-10-26T02:15:00Z"/>
  <w16cex:commentExtensible w16cex:durableId="25219E23" w16cex:dateUtc="2021-10-26T02:20:00Z"/>
  <w16cex:commentExtensible w16cex:durableId="25219EC8" w16cex:dateUtc="2021-10-26T02:23:00Z"/>
  <w16cex:commentExtensible w16cex:durableId="25219EB9" w16cex:dateUtc="2021-10-26T02:23:00Z"/>
  <w16cex:commentExtensible w16cex:durableId="25219FEB" w16cex:dateUtc="2021-10-26T02:28:00Z"/>
  <w16cex:commentExtensible w16cex:durableId="2521A060" w16cex:dateUtc="2021-10-26T02:30:00Z"/>
  <w16cex:commentExtensible w16cex:durableId="2521A1DD" w16cex:dateUtc="2021-10-26T02:36:00Z"/>
  <w16cex:commentExtensible w16cex:durableId="2521A1BE" w16cex:dateUtc="2021-10-26T02:35:00Z"/>
  <w16cex:commentExtensible w16cex:durableId="2521A203" w16cex:dateUtc="2021-10-26T02:37:00Z"/>
  <w16cex:commentExtensible w16cex:durableId="2521A235" w16cex:dateUtc="2021-10-26T02:37:00Z"/>
  <w16cex:commentExtensible w16cex:durableId="2521A2A7" w16cex:dateUtc="2021-10-26T02:39:00Z"/>
  <w16cex:commentExtensible w16cex:durableId="2521A32A" w16cex:dateUtc="2021-10-26T02:42:00Z"/>
  <w16cex:commentExtensible w16cex:durableId="2521A357" w16cex:dateUtc="2021-10-26T02:42:00Z"/>
  <w16cex:commentExtensible w16cex:durableId="2521A368" w16cex:dateUtc="2021-10-26T02:43:00Z"/>
  <w16cex:commentExtensible w16cex:durableId="2521A47C" w16cex:dateUtc="2021-10-26T02:47:00Z"/>
  <w16cex:commentExtensible w16cex:durableId="2521A55E" w16cex:dateUtc="2021-10-26T02:51:00Z"/>
  <w16cex:commentExtensible w16cex:durableId="2521A57E" w16cex:dateUtc="2021-10-26T02:51:00Z"/>
  <w16cex:commentExtensible w16cex:durableId="2521A5E8" w16cex:dateUtc="2021-10-26T02:53:00Z"/>
  <w16cex:commentExtensible w16cex:durableId="2521A632" w16cex:dateUtc="2021-10-26T02:54:00Z"/>
  <w16cex:commentExtensible w16cex:durableId="2521A650" w16cex:dateUtc="2021-10-26T02:55:00Z"/>
  <w16cex:commentExtensible w16cex:durableId="2521A6E1" w16cex:dateUtc="2021-10-26T02:57:00Z"/>
  <w16cex:commentExtensible w16cex:durableId="2521A6A2" w16cex:dateUtc="2021-10-26T02:56:00Z"/>
  <w16cex:commentExtensible w16cex:durableId="2521A6BB" w16cex:dateUtc="2021-10-26T02:57:00Z"/>
  <w16cex:commentExtensible w16cex:durableId="2521A72D" w16cex:dateUtc="2021-10-26T02:59:00Z"/>
  <w16cex:commentExtensible w16cex:durableId="2521A7A6" w16cex:dateUtc="2021-10-26T03:01:00Z"/>
  <w16cex:commentExtensible w16cex:durableId="2521A7C2" w16cex:dateUtc="2021-10-26T03:01:00Z"/>
  <w16cex:commentExtensible w16cex:durableId="2521A87F" w16cex:dateUtc="2021-10-26T03:04:00Z"/>
  <w16cex:commentExtensible w16cex:durableId="2521A8C3" w16cex:dateUtc="2021-10-26T03:05:00Z"/>
  <w16cex:commentExtensible w16cex:durableId="2521A92E" w16cex:dateUtc="2021-10-26T03:07:00Z"/>
  <w16cex:commentExtensible w16cex:durableId="324350FA" w16cex:dateUtc="2021-10-26T03:09:00Z"/>
  <w16cex:commentExtensible w16cex:durableId="0B1DEFB2" w16cex:dateUtc="2021-10-26T03:10:00Z"/>
</w16cex:commentsExtensible>
</file>

<file path=word/commentsIds.xml><?xml version="1.0" encoding="utf-8"?>
<w16cid:commentsIds xmlns:mc="http://schemas.openxmlformats.org/markup-compatibility/2006" xmlns:w16cid="http://schemas.microsoft.com/office/word/2016/wordml/cid" mc:Ignorable="w16cid">
  <w16cid:commentId w16cid:paraId="49F46FEE" w16cid:durableId="252192FC"/>
  <w16cid:commentId w16cid:paraId="38FF7E84" w16cid:durableId="2521912A"/>
  <w16cid:commentId w16cid:paraId="735CBECE" w16cid:durableId="252191AD"/>
  <w16cid:commentId w16cid:paraId="1586DFB6" w16cid:durableId="25219266"/>
  <w16cid:commentId w16cid:paraId="43764853" w16cid:durableId="25219282"/>
  <w16cid:commentId w16cid:paraId="5F842EEA" w16cid:durableId="25219316"/>
  <w16cid:commentId w16cid:paraId="714D4353" w16cid:durableId="252193BF"/>
  <w16cid:commentId w16cid:paraId="3330681B" w16cid:durableId="252193D9"/>
  <w16cid:commentId w16cid:paraId="085FE1F2" w16cid:durableId="2521944E"/>
  <w16cid:commentId w16cid:paraId="2FF3677A" w16cid:durableId="2521946C"/>
  <w16cid:commentId w16cid:paraId="40D279DD" w16cid:durableId="2521948C"/>
  <w16cid:commentId w16cid:paraId="5947A388" w16cid:durableId="252194E5"/>
  <w16cid:commentId w16cid:paraId="485A6C4C" w16cid:durableId="252196BD"/>
  <w16cid:commentId w16cid:paraId="72197C87" w16cid:durableId="252196F8"/>
  <w16cid:commentId w16cid:paraId="31B0200C" w16cid:durableId="25219BF2"/>
  <w16cid:commentId w16cid:paraId="7A303B37" w16cid:durableId="25219C05"/>
  <w16cid:commentId w16cid:paraId="0FF704F2" w16cid:durableId="25219BCD"/>
  <w16cid:commentId w16cid:paraId="15FF9123" w16cid:durableId="25219CBB"/>
  <w16cid:commentId w16cid:paraId="3EE336C3" w16cid:durableId="25219D0C"/>
  <w16cid:commentId w16cid:paraId="4573130F" w16cid:durableId="25219E23"/>
  <w16cid:commentId w16cid:paraId="08FB2705" w16cid:durableId="25219EC8"/>
  <w16cid:commentId w16cid:paraId="0784F131" w16cid:durableId="25219EB9"/>
  <w16cid:commentId w16cid:paraId="6D2E4593" w16cid:durableId="25219FEB"/>
  <w16cid:commentId w16cid:paraId="31AD19D9" w16cid:durableId="2521A060"/>
  <w16cid:commentId w16cid:paraId="3BDCDAFD" w16cid:durableId="2521A1DD"/>
  <w16cid:commentId w16cid:paraId="2F94A9F2" w16cid:durableId="2521A1BE"/>
  <w16cid:commentId w16cid:paraId="77E52D4B" w16cid:durableId="2521A203"/>
  <w16cid:commentId w16cid:paraId="48A4242B" w16cid:durableId="2521A235"/>
  <w16cid:commentId w16cid:paraId="0BED1905" w16cid:durableId="2521A2A7"/>
  <w16cid:commentId w16cid:paraId="3D0D08E7" w16cid:durableId="2521A32A"/>
  <w16cid:commentId w16cid:paraId="77DD65BA" w16cid:durableId="2521A357"/>
  <w16cid:commentId w16cid:paraId="65A209A5" w16cid:durableId="2521A368"/>
  <w16cid:commentId w16cid:paraId="15EFBD00" w16cid:durableId="2521A47C"/>
  <w16cid:commentId w16cid:paraId="3F43EF24" w16cid:durableId="2521A55E"/>
  <w16cid:commentId w16cid:paraId="77941258" w16cid:durableId="2521A57E"/>
  <w16cid:commentId w16cid:paraId="14EA7693" w16cid:durableId="2521A5E8"/>
  <w16cid:commentId w16cid:paraId="153C5E0D" w16cid:durableId="2521A632"/>
  <w16cid:commentId w16cid:paraId="4900C15C" w16cid:durableId="2521A650"/>
  <w16cid:commentId w16cid:paraId="0B85C184" w16cid:durableId="2521A6E1"/>
  <w16cid:commentId w16cid:paraId="0F7CA48D" w16cid:durableId="2521A6A2"/>
  <w16cid:commentId w16cid:paraId="5C74E6B7" w16cid:durableId="2521A6BB"/>
  <w16cid:commentId w16cid:paraId="56470B78" w16cid:durableId="2521A72D"/>
  <w16cid:commentId w16cid:paraId="788ED479" w16cid:durableId="2521A7A6"/>
  <w16cid:commentId w16cid:paraId="281B5004" w16cid:durableId="2521A7C2"/>
  <w16cid:commentId w16cid:paraId="0968DF27" w16cid:durableId="2521A87F"/>
  <w16cid:commentId w16cid:paraId="3379D2C9" w16cid:durableId="2521A8C3"/>
  <w16cid:commentId w16cid:paraId="5D8B2078" w16cid:durableId="2521A92E"/>
  <w16cid:commentId w16cid:paraId="214D74F4" w16cid:durableId="0B1DEFB2"/>
  <w16cid:commentId w16cid:paraId="30627DA6" w16cid:durableId="324350F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C85BF" w14:textId="77777777" w:rsidR="00B642B0" w:rsidRDefault="00B642B0" w:rsidP="00217026">
      <w:pPr>
        <w:spacing w:after="0" w:line="240" w:lineRule="auto"/>
      </w:pPr>
      <w:r>
        <w:separator/>
      </w:r>
    </w:p>
    <w:p w14:paraId="5333BE76" w14:textId="77777777" w:rsidR="00B642B0" w:rsidRDefault="00B642B0"/>
  </w:endnote>
  <w:endnote w:type="continuationSeparator" w:id="0">
    <w:p w14:paraId="47E23594" w14:textId="77777777" w:rsidR="00B642B0" w:rsidRDefault="00B642B0" w:rsidP="00217026">
      <w:pPr>
        <w:spacing w:after="0" w:line="240" w:lineRule="auto"/>
      </w:pPr>
      <w:r>
        <w:continuationSeparator/>
      </w:r>
    </w:p>
    <w:p w14:paraId="4C2E4EE7" w14:textId="77777777" w:rsidR="00B642B0" w:rsidRDefault="00B642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MRomanM">
    <w:altName w:val="Courier New"/>
    <w:charset w:val="00"/>
    <w:family w:val="auto"/>
    <w:pitch w:val="variable"/>
    <w:sig w:usb0="00000001" w:usb1="500061EA" w:usb2="00000000" w:usb3="00000000" w:csb0="000001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C1FCBB" w14:textId="5DE62B4F" w:rsidR="00C20AA8" w:rsidRDefault="00C20AA8" w:rsidP="00794845">
    <w:pPr>
      <w:pStyle w:val="Piedepgina"/>
      <w:framePr w:wrap="none" w:vAnchor="text" w:hAnchor="margin" w:xAlign="outside" w:y="1"/>
      <w:rPr>
        <w:rStyle w:val="Nmerodepgina"/>
      </w:rPr>
    </w:pPr>
  </w:p>
  <w:p w14:paraId="141A808A" w14:textId="77777777" w:rsidR="00C20AA8" w:rsidRDefault="00C20AA8" w:rsidP="00C90D7A">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A8A8C" w14:textId="77777777" w:rsidR="00C20AA8" w:rsidRDefault="00C20AA8" w:rsidP="00EC6991">
    <w:pPr>
      <w:pStyle w:val="Piedepgina"/>
      <w:ind w:right="36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CE0F5" w14:textId="77777777" w:rsidR="00B642B0" w:rsidRDefault="00B642B0" w:rsidP="00217026">
      <w:pPr>
        <w:spacing w:after="0" w:line="240" w:lineRule="auto"/>
      </w:pPr>
      <w:r>
        <w:separator/>
      </w:r>
    </w:p>
    <w:p w14:paraId="144ECAB5" w14:textId="77777777" w:rsidR="00B642B0" w:rsidRDefault="00B642B0"/>
  </w:footnote>
  <w:footnote w:type="continuationSeparator" w:id="0">
    <w:p w14:paraId="36C6941F" w14:textId="77777777" w:rsidR="00B642B0" w:rsidRDefault="00B642B0" w:rsidP="00217026">
      <w:pPr>
        <w:spacing w:after="0" w:line="240" w:lineRule="auto"/>
      </w:pPr>
      <w:r>
        <w:continuationSeparator/>
      </w:r>
    </w:p>
    <w:p w14:paraId="7B2D389C" w14:textId="77777777" w:rsidR="00B642B0" w:rsidRDefault="00B642B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DD5D6A" w14:textId="77777777" w:rsidR="00C20AA8" w:rsidRPr="00937DB0" w:rsidRDefault="00C20AA8" w:rsidP="00B06D91">
    <w:pPr>
      <w:pStyle w:val="Encabezado"/>
      <w:spacing w:after="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D31EC5" w14:textId="77777777" w:rsidR="00C20AA8" w:rsidRPr="00533AF9" w:rsidRDefault="00C20AA8" w:rsidP="00EC6991">
    <w:pPr>
      <w:pStyle w:val="Encabezado"/>
      <w:spacing w:after="0"/>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B5917C" w14:textId="75564A57" w:rsidR="00C20AA8" w:rsidRDefault="00C20AA8" w:rsidP="00DF0515">
    <w:pPr>
      <w:pStyle w:val="Encabezado"/>
      <w:jc w:val="center"/>
    </w:pPr>
  </w:p>
  <w:p w14:paraId="1DD69E69" w14:textId="77777777" w:rsidR="00C20AA8" w:rsidRPr="00533AF9" w:rsidRDefault="00C20AA8" w:rsidP="00D10281">
    <w:pPr>
      <w:pStyle w:val="Encabezado"/>
      <w:spacing w:after="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41643" w14:textId="77777777" w:rsidR="00C20AA8" w:rsidRPr="00A0385F" w:rsidRDefault="00C20AA8" w:rsidP="006016A9">
    <w:pPr>
      <w:pStyle w:val="Encabezado"/>
      <w:tabs>
        <w:tab w:val="left" w:pos="6045"/>
      </w:tabs>
      <w:spacing w:after="0"/>
      <w:ind w:right="360"/>
      <w:jc w:val="left"/>
      <w:rPr>
        <w:lang w:val="es-MX"/>
      </w:rPr>
    </w:pPr>
    <w:r>
      <w:rPr>
        <w:lang w:val="es-MX"/>
      </w:rPr>
      <w:tab/>
    </w:r>
    <w:r>
      <w:rPr>
        <w:lang w:val="es-MX"/>
      </w:rPr>
      <w:tab/>
    </w:r>
    <w:r>
      <w:rPr>
        <w:lang w:val="es-MX"/>
      </w:rPr>
      <w:tab/>
    </w:r>
    <w:r>
      <w:rPr>
        <w:lang w:val="es-MX"/>
      </w:rPr>
      <w:tab/>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F4386" w14:textId="77777777" w:rsidR="00C20AA8" w:rsidRPr="00533AF9" w:rsidRDefault="00C20AA8" w:rsidP="00D10281">
    <w:pPr>
      <w:pStyle w:val="Encabezado"/>
      <w:spacing w:after="0"/>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23817"/>
      <w:docPartObj>
        <w:docPartGallery w:val="Page Numbers (Top of Page)"/>
        <w:docPartUnique/>
      </w:docPartObj>
    </w:sdtPr>
    <w:sdtEndPr>
      <w:rPr>
        <w:b w:val="0"/>
        <w:sz w:val="24"/>
      </w:rPr>
    </w:sdtEndPr>
    <w:sdtContent>
      <w:p w14:paraId="51EE4C1F" w14:textId="47B1A1A1" w:rsidR="00C20AA8" w:rsidRDefault="00C20AA8">
        <w:pPr>
          <w:pStyle w:val="Encabezado"/>
        </w:pPr>
        <w:r>
          <w:rPr>
            <w:b w:val="0"/>
            <w:color w:val="auto"/>
            <w:sz w:val="24"/>
          </w:rPr>
          <w:t>11</w:t>
        </w:r>
      </w:p>
    </w:sdtContent>
  </w:sdt>
  <w:p w14:paraId="3412C5F1" w14:textId="77777777" w:rsidR="00C20AA8" w:rsidRPr="00937DB0" w:rsidRDefault="00C20AA8" w:rsidP="00937DB0">
    <w:pPr>
      <w:pStyle w:val="Encabezado"/>
      <w:spacing w:after="0"/>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E3C16" w14:textId="5A8B3822" w:rsidR="00C20AA8" w:rsidRDefault="00C20AA8">
    <w:pPr>
      <w:pStyle w:val="Encabezado"/>
    </w:pPr>
  </w:p>
  <w:p w14:paraId="79E6E432" w14:textId="77777777" w:rsidR="00C20AA8" w:rsidRPr="003B3EB1" w:rsidRDefault="00C20AA8" w:rsidP="00C139F2">
    <w:pPr>
      <w:pStyle w:val="Encabezado"/>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3235589"/>
      <w:docPartObj>
        <w:docPartGallery w:val="Page Numbers (Top of Page)"/>
        <w:docPartUnique/>
      </w:docPartObj>
    </w:sdtPr>
    <w:sdtEndPr/>
    <w:sdtContent>
      <w:p w14:paraId="02867B15" w14:textId="07F90BDA" w:rsidR="00C20AA8" w:rsidRDefault="00C20AA8">
        <w:pPr>
          <w:pStyle w:val="Encabezado"/>
        </w:pPr>
        <w:r>
          <w:rPr>
            <w:b w:val="0"/>
            <w:color w:val="auto"/>
            <w:sz w:val="24"/>
          </w:rPr>
          <w:t>14</w:t>
        </w:r>
      </w:p>
    </w:sdtContent>
  </w:sdt>
  <w:p w14:paraId="41291C93" w14:textId="77777777" w:rsidR="00C20AA8" w:rsidRPr="003B3EB1" w:rsidRDefault="00C20AA8" w:rsidP="00C139F2">
    <w:pPr>
      <w:pStyle w:val="Encabezado"/>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3008208"/>
      <w:docPartObj>
        <w:docPartGallery w:val="Page Numbers (Top of Page)"/>
        <w:docPartUnique/>
      </w:docPartObj>
    </w:sdtPr>
    <w:sdtEndPr/>
    <w:sdtContent>
      <w:p w14:paraId="67398CDF" w14:textId="0CC2446D" w:rsidR="00C20AA8" w:rsidRDefault="00C20AA8">
        <w:pPr>
          <w:pStyle w:val="Encabezado"/>
        </w:pPr>
        <w:r>
          <w:rPr>
            <w:b w:val="0"/>
            <w:color w:val="auto"/>
            <w:sz w:val="24"/>
          </w:rPr>
          <w:t>14</w:t>
        </w:r>
      </w:p>
    </w:sdtContent>
  </w:sdt>
  <w:p w14:paraId="036EADC5" w14:textId="77777777" w:rsidR="00C20AA8" w:rsidRDefault="00C20AA8"/>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911B8" w14:textId="39A11455" w:rsidR="00C20AA8" w:rsidRPr="006F0670" w:rsidRDefault="00C20AA8" w:rsidP="00C139F2">
    <w:pPr>
      <w:pStyle w:val="Encabezado"/>
      <w:rPr>
        <w:b w:val="0"/>
        <w:color w:val="auto"/>
        <w:sz w:val="24"/>
      </w:rPr>
    </w:pPr>
    <w:r w:rsidRPr="006F0670">
      <w:rPr>
        <w:b w:val="0"/>
        <w:color w:val="auto"/>
        <w:sz w:val="24"/>
      </w:rPr>
      <w:t>15</w:t>
    </w:r>
  </w:p>
  <w:p w14:paraId="79198E37" w14:textId="77777777" w:rsidR="00C20AA8" w:rsidRDefault="00C20AA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D505F"/>
    <w:multiLevelType w:val="hybridMultilevel"/>
    <w:tmpl w:val="6D8E521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406E8"/>
    <w:multiLevelType w:val="hybridMultilevel"/>
    <w:tmpl w:val="3E1C39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964A1C"/>
    <w:multiLevelType w:val="hybridMultilevel"/>
    <w:tmpl w:val="CB68F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FD6860"/>
    <w:multiLevelType w:val="hybridMultilevel"/>
    <w:tmpl w:val="26AAB49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8B64221"/>
    <w:multiLevelType w:val="hybridMultilevel"/>
    <w:tmpl w:val="B896EA76"/>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65FAE"/>
    <w:multiLevelType w:val="hybridMultilevel"/>
    <w:tmpl w:val="6D8E521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E2213"/>
    <w:multiLevelType w:val="hybridMultilevel"/>
    <w:tmpl w:val="1F66ED94"/>
    <w:lvl w:ilvl="0" w:tplc="DFAA2A68">
      <w:numFmt w:val="none"/>
      <w:lvlText w:val=""/>
      <w:lvlJc w:val="left"/>
      <w:pPr>
        <w:tabs>
          <w:tab w:val="num" w:pos="360"/>
        </w:tabs>
      </w:pPr>
    </w:lvl>
    <w:lvl w:ilvl="1" w:tplc="4FFE41EA">
      <w:start w:val="1"/>
      <w:numFmt w:val="lowerLetter"/>
      <w:lvlText w:val="%2."/>
      <w:lvlJc w:val="left"/>
      <w:pPr>
        <w:ind w:left="1440" w:hanging="360"/>
      </w:pPr>
    </w:lvl>
    <w:lvl w:ilvl="2" w:tplc="39283322">
      <w:start w:val="1"/>
      <w:numFmt w:val="lowerRoman"/>
      <w:lvlText w:val="%3."/>
      <w:lvlJc w:val="right"/>
      <w:pPr>
        <w:ind w:left="2160" w:hanging="180"/>
      </w:pPr>
    </w:lvl>
    <w:lvl w:ilvl="3" w:tplc="240AF462">
      <w:start w:val="1"/>
      <w:numFmt w:val="decimal"/>
      <w:lvlText w:val="%4."/>
      <w:lvlJc w:val="left"/>
      <w:pPr>
        <w:ind w:left="2880" w:hanging="360"/>
      </w:pPr>
    </w:lvl>
    <w:lvl w:ilvl="4" w:tplc="18E456F0">
      <w:start w:val="1"/>
      <w:numFmt w:val="lowerLetter"/>
      <w:lvlText w:val="%5."/>
      <w:lvlJc w:val="left"/>
      <w:pPr>
        <w:ind w:left="3600" w:hanging="360"/>
      </w:pPr>
    </w:lvl>
    <w:lvl w:ilvl="5" w:tplc="B254C664">
      <w:start w:val="1"/>
      <w:numFmt w:val="lowerRoman"/>
      <w:lvlText w:val="%6."/>
      <w:lvlJc w:val="right"/>
      <w:pPr>
        <w:ind w:left="4320" w:hanging="180"/>
      </w:pPr>
    </w:lvl>
    <w:lvl w:ilvl="6" w:tplc="7DDAB3A0">
      <w:start w:val="1"/>
      <w:numFmt w:val="decimal"/>
      <w:lvlText w:val="%7."/>
      <w:lvlJc w:val="left"/>
      <w:pPr>
        <w:ind w:left="5040" w:hanging="360"/>
      </w:pPr>
    </w:lvl>
    <w:lvl w:ilvl="7" w:tplc="A3E29BBA">
      <w:start w:val="1"/>
      <w:numFmt w:val="lowerLetter"/>
      <w:lvlText w:val="%8."/>
      <w:lvlJc w:val="left"/>
      <w:pPr>
        <w:ind w:left="5760" w:hanging="360"/>
      </w:pPr>
    </w:lvl>
    <w:lvl w:ilvl="8" w:tplc="B3F4407A">
      <w:start w:val="1"/>
      <w:numFmt w:val="lowerRoman"/>
      <w:lvlText w:val="%9."/>
      <w:lvlJc w:val="right"/>
      <w:pPr>
        <w:ind w:left="6480" w:hanging="180"/>
      </w:pPr>
    </w:lvl>
  </w:abstractNum>
  <w:abstractNum w:abstractNumId="7" w15:restartNumberingAfterBreak="0">
    <w:nsid w:val="1C0478AD"/>
    <w:multiLevelType w:val="multilevel"/>
    <w:tmpl w:val="B2D40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1CB329B5"/>
    <w:multiLevelType w:val="hybridMultilevel"/>
    <w:tmpl w:val="13FCE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6C3EC2"/>
    <w:multiLevelType w:val="hybridMultilevel"/>
    <w:tmpl w:val="CC289F54"/>
    <w:lvl w:ilvl="0" w:tplc="D1C0561E">
      <w:start w:val="1"/>
      <w:numFmt w:val="bullet"/>
      <w:lvlText w:val=""/>
      <w:lvlJc w:val="left"/>
      <w:pPr>
        <w:ind w:left="720" w:hanging="360"/>
      </w:pPr>
      <w:rPr>
        <w:rFonts w:ascii="Symbol" w:hAnsi="Symbol" w:hint="default"/>
      </w:rPr>
    </w:lvl>
    <w:lvl w:ilvl="1" w:tplc="17C8D79C">
      <w:start w:val="1"/>
      <w:numFmt w:val="bullet"/>
      <w:lvlText w:val="o"/>
      <w:lvlJc w:val="left"/>
      <w:pPr>
        <w:ind w:left="1440" w:hanging="360"/>
      </w:pPr>
      <w:rPr>
        <w:rFonts w:ascii="Courier New" w:hAnsi="Courier New" w:hint="default"/>
      </w:rPr>
    </w:lvl>
    <w:lvl w:ilvl="2" w:tplc="24E48690">
      <w:start w:val="1"/>
      <w:numFmt w:val="bullet"/>
      <w:lvlText w:val=""/>
      <w:lvlJc w:val="left"/>
      <w:pPr>
        <w:ind w:left="2160" w:hanging="360"/>
      </w:pPr>
      <w:rPr>
        <w:rFonts w:ascii="Wingdings" w:hAnsi="Wingdings" w:hint="default"/>
      </w:rPr>
    </w:lvl>
    <w:lvl w:ilvl="3" w:tplc="C8F88CDA">
      <w:start w:val="1"/>
      <w:numFmt w:val="bullet"/>
      <w:lvlText w:val=""/>
      <w:lvlJc w:val="left"/>
      <w:pPr>
        <w:ind w:left="2880" w:hanging="360"/>
      </w:pPr>
      <w:rPr>
        <w:rFonts w:ascii="Symbol" w:hAnsi="Symbol" w:hint="default"/>
      </w:rPr>
    </w:lvl>
    <w:lvl w:ilvl="4" w:tplc="0B3C694C">
      <w:start w:val="1"/>
      <w:numFmt w:val="bullet"/>
      <w:lvlText w:val="o"/>
      <w:lvlJc w:val="left"/>
      <w:pPr>
        <w:ind w:left="3600" w:hanging="360"/>
      </w:pPr>
      <w:rPr>
        <w:rFonts w:ascii="Courier New" w:hAnsi="Courier New" w:hint="default"/>
      </w:rPr>
    </w:lvl>
    <w:lvl w:ilvl="5" w:tplc="F7144F72">
      <w:start w:val="1"/>
      <w:numFmt w:val="bullet"/>
      <w:lvlText w:val=""/>
      <w:lvlJc w:val="left"/>
      <w:pPr>
        <w:ind w:left="4320" w:hanging="360"/>
      </w:pPr>
      <w:rPr>
        <w:rFonts w:ascii="Wingdings" w:hAnsi="Wingdings" w:hint="default"/>
      </w:rPr>
    </w:lvl>
    <w:lvl w:ilvl="6" w:tplc="4E82636E">
      <w:start w:val="1"/>
      <w:numFmt w:val="bullet"/>
      <w:lvlText w:val=""/>
      <w:lvlJc w:val="left"/>
      <w:pPr>
        <w:ind w:left="5040" w:hanging="360"/>
      </w:pPr>
      <w:rPr>
        <w:rFonts w:ascii="Symbol" w:hAnsi="Symbol" w:hint="default"/>
      </w:rPr>
    </w:lvl>
    <w:lvl w:ilvl="7" w:tplc="0EB46772">
      <w:start w:val="1"/>
      <w:numFmt w:val="bullet"/>
      <w:lvlText w:val="o"/>
      <w:lvlJc w:val="left"/>
      <w:pPr>
        <w:ind w:left="5760" w:hanging="360"/>
      </w:pPr>
      <w:rPr>
        <w:rFonts w:ascii="Courier New" w:hAnsi="Courier New" w:hint="default"/>
      </w:rPr>
    </w:lvl>
    <w:lvl w:ilvl="8" w:tplc="E8602922">
      <w:start w:val="1"/>
      <w:numFmt w:val="bullet"/>
      <w:lvlText w:val=""/>
      <w:lvlJc w:val="left"/>
      <w:pPr>
        <w:ind w:left="6480" w:hanging="360"/>
      </w:pPr>
      <w:rPr>
        <w:rFonts w:ascii="Wingdings" w:hAnsi="Wingdings" w:hint="default"/>
      </w:rPr>
    </w:lvl>
  </w:abstractNum>
  <w:abstractNum w:abstractNumId="10" w15:restartNumberingAfterBreak="0">
    <w:nsid w:val="271C2713"/>
    <w:multiLevelType w:val="hybridMultilevel"/>
    <w:tmpl w:val="175C9216"/>
    <w:lvl w:ilvl="0" w:tplc="48044D9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827C55"/>
    <w:multiLevelType w:val="hybridMultilevel"/>
    <w:tmpl w:val="43BC0738"/>
    <w:lvl w:ilvl="0" w:tplc="5D829DCA">
      <w:start w:val="1"/>
      <w:numFmt w:val="bullet"/>
      <w:lvlText w:val=""/>
      <w:lvlJc w:val="left"/>
      <w:pPr>
        <w:ind w:left="720" w:hanging="360"/>
      </w:pPr>
      <w:rPr>
        <w:rFonts w:ascii="Symbol" w:hAnsi="Symbol" w:hint="default"/>
      </w:rPr>
    </w:lvl>
    <w:lvl w:ilvl="1" w:tplc="F38A90A2">
      <w:start w:val="1"/>
      <w:numFmt w:val="bullet"/>
      <w:lvlText w:val="o"/>
      <w:lvlJc w:val="left"/>
      <w:pPr>
        <w:ind w:left="1440" w:hanging="360"/>
      </w:pPr>
      <w:rPr>
        <w:rFonts w:ascii="Courier New" w:hAnsi="Courier New" w:hint="default"/>
      </w:rPr>
    </w:lvl>
    <w:lvl w:ilvl="2" w:tplc="3AEA8E86">
      <w:start w:val="1"/>
      <w:numFmt w:val="bullet"/>
      <w:lvlText w:val=""/>
      <w:lvlJc w:val="left"/>
      <w:pPr>
        <w:ind w:left="2160" w:hanging="360"/>
      </w:pPr>
      <w:rPr>
        <w:rFonts w:ascii="Wingdings" w:hAnsi="Wingdings" w:hint="default"/>
      </w:rPr>
    </w:lvl>
    <w:lvl w:ilvl="3" w:tplc="1C66F926">
      <w:start w:val="1"/>
      <w:numFmt w:val="bullet"/>
      <w:lvlText w:val=""/>
      <w:lvlJc w:val="left"/>
      <w:pPr>
        <w:ind w:left="2880" w:hanging="360"/>
      </w:pPr>
      <w:rPr>
        <w:rFonts w:ascii="Symbol" w:hAnsi="Symbol" w:hint="default"/>
      </w:rPr>
    </w:lvl>
    <w:lvl w:ilvl="4" w:tplc="BFB87146">
      <w:start w:val="1"/>
      <w:numFmt w:val="bullet"/>
      <w:lvlText w:val="o"/>
      <w:lvlJc w:val="left"/>
      <w:pPr>
        <w:ind w:left="3600" w:hanging="360"/>
      </w:pPr>
      <w:rPr>
        <w:rFonts w:ascii="Courier New" w:hAnsi="Courier New" w:hint="default"/>
      </w:rPr>
    </w:lvl>
    <w:lvl w:ilvl="5" w:tplc="06B6C15C">
      <w:start w:val="1"/>
      <w:numFmt w:val="bullet"/>
      <w:lvlText w:val=""/>
      <w:lvlJc w:val="left"/>
      <w:pPr>
        <w:ind w:left="4320" w:hanging="360"/>
      </w:pPr>
      <w:rPr>
        <w:rFonts w:ascii="Wingdings" w:hAnsi="Wingdings" w:hint="default"/>
      </w:rPr>
    </w:lvl>
    <w:lvl w:ilvl="6" w:tplc="5DD423AC">
      <w:start w:val="1"/>
      <w:numFmt w:val="bullet"/>
      <w:lvlText w:val=""/>
      <w:lvlJc w:val="left"/>
      <w:pPr>
        <w:ind w:left="5040" w:hanging="360"/>
      </w:pPr>
      <w:rPr>
        <w:rFonts w:ascii="Symbol" w:hAnsi="Symbol" w:hint="default"/>
      </w:rPr>
    </w:lvl>
    <w:lvl w:ilvl="7" w:tplc="FFCA918A">
      <w:start w:val="1"/>
      <w:numFmt w:val="bullet"/>
      <w:lvlText w:val="o"/>
      <w:lvlJc w:val="left"/>
      <w:pPr>
        <w:ind w:left="5760" w:hanging="360"/>
      </w:pPr>
      <w:rPr>
        <w:rFonts w:ascii="Courier New" w:hAnsi="Courier New" w:hint="default"/>
      </w:rPr>
    </w:lvl>
    <w:lvl w:ilvl="8" w:tplc="077A1A50">
      <w:start w:val="1"/>
      <w:numFmt w:val="bullet"/>
      <w:lvlText w:val=""/>
      <w:lvlJc w:val="left"/>
      <w:pPr>
        <w:ind w:left="6480" w:hanging="360"/>
      </w:pPr>
      <w:rPr>
        <w:rFonts w:ascii="Wingdings" w:hAnsi="Wingdings" w:hint="default"/>
      </w:rPr>
    </w:lvl>
  </w:abstractNum>
  <w:abstractNum w:abstractNumId="12" w15:restartNumberingAfterBreak="0">
    <w:nsid w:val="2CBA2950"/>
    <w:multiLevelType w:val="hybridMultilevel"/>
    <w:tmpl w:val="5144F388"/>
    <w:lvl w:ilvl="0" w:tplc="3B5A6F12">
      <w:start w:val="1"/>
      <w:numFmt w:val="bullet"/>
      <w:lvlText w:val=""/>
      <w:lvlJc w:val="left"/>
      <w:pPr>
        <w:ind w:left="720" w:hanging="360"/>
      </w:pPr>
      <w:rPr>
        <w:rFonts w:ascii="Symbol" w:hAnsi="Symbol" w:hint="default"/>
      </w:rPr>
    </w:lvl>
    <w:lvl w:ilvl="1" w:tplc="63A0456E">
      <w:start w:val="1"/>
      <w:numFmt w:val="bullet"/>
      <w:lvlText w:val="o"/>
      <w:lvlJc w:val="left"/>
      <w:pPr>
        <w:ind w:left="1440" w:hanging="360"/>
      </w:pPr>
      <w:rPr>
        <w:rFonts w:ascii="Courier New" w:hAnsi="Courier New" w:hint="default"/>
      </w:rPr>
    </w:lvl>
    <w:lvl w:ilvl="2" w:tplc="E2D81DCE">
      <w:start w:val="1"/>
      <w:numFmt w:val="bullet"/>
      <w:lvlText w:val=""/>
      <w:lvlJc w:val="left"/>
      <w:pPr>
        <w:ind w:left="2160" w:hanging="360"/>
      </w:pPr>
      <w:rPr>
        <w:rFonts w:ascii="Wingdings" w:hAnsi="Wingdings" w:hint="default"/>
      </w:rPr>
    </w:lvl>
    <w:lvl w:ilvl="3" w:tplc="CEC4F4E0">
      <w:start w:val="1"/>
      <w:numFmt w:val="bullet"/>
      <w:lvlText w:val=""/>
      <w:lvlJc w:val="left"/>
      <w:pPr>
        <w:ind w:left="2880" w:hanging="360"/>
      </w:pPr>
      <w:rPr>
        <w:rFonts w:ascii="Symbol" w:hAnsi="Symbol" w:hint="default"/>
      </w:rPr>
    </w:lvl>
    <w:lvl w:ilvl="4" w:tplc="E22E82C0">
      <w:start w:val="1"/>
      <w:numFmt w:val="bullet"/>
      <w:lvlText w:val="o"/>
      <w:lvlJc w:val="left"/>
      <w:pPr>
        <w:ind w:left="3600" w:hanging="360"/>
      </w:pPr>
      <w:rPr>
        <w:rFonts w:ascii="Courier New" w:hAnsi="Courier New" w:hint="default"/>
      </w:rPr>
    </w:lvl>
    <w:lvl w:ilvl="5" w:tplc="9C6A39BA">
      <w:start w:val="1"/>
      <w:numFmt w:val="bullet"/>
      <w:lvlText w:val=""/>
      <w:lvlJc w:val="left"/>
      <w:pPr>
        <w:ind w:left="4320" w:hanging="360"/>
      </w:pPr>
      <w:rPr>
        <w:rFonts w:ascii="Wingdings" w:hAnsi="Wingdings" w:hint="default"/>
      </w:rPr>
    </w:lvl>
    <w:lvl w:ilvl="6" w:tplc="E66A1738">
      <w:start w:val="1"/>
      <w:numFmt w:val="bullet"/>
      <w:lvlText w:val=""/>
      <w:lvlJc w:val="left"/>
      <w:pPr>
        <w:ind w:left="5040" w:hanging="360"/>
      </w:pPr>
      <w:rPr>
        <w:rFonts w:ascii="Symbol" w:hAnsi="Symbol" w:hint="default"/>
      </w:rPr>
    </w:lvl>
    <w:lvl w:ilvl="7" w:tplc="478C409E">
      <w:start w:val="1"/>
      <w:numFmt w:val="bullet"/>
      <w:lvlText w:val="o"/>
      <w:lvlJc w:val="left"/>
      <w:pPr>
        <w:ind w:left="5760" w:hanging="360"/>
      </w:pPr>
      <w:rPr>
        <w:rFonts w:ascii="Courier New" w:hAnsi="Courier New" w:hint="default"/>
      </w:rPr>
    </w:lvl>
    <w:lvl w:ilvl="8" w:tplc="76A04D36">
      <w:start w:val="1"/>
      <w:numFmt w:val="bullet"/>
      <w:lvlText w:val=""/>
      <w:lvlJc w:val="left"/>
      <w:pPr>
        <w:ind w:left="6480" w:hanging="360"/>
      </w:pPr>
      <w:rPr>
        <w:rFonts w:ascii="Wingdings" w:hAnsi="Wingdings" w:hint="default"/>
      </w:rPr>
    </w:lvl>
  </w:abstractNum>
  <w:abstractNum w:abstractNumId="13" w15:restartNumberingAfterBreak="0">
    <w:nsid w:val="30946066"/>
    <w:multiLevelType w:val="hybridMultilevel"/>
    <w:tmpl w:val="8786A5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D92D21"/>
    <w:multiLevelType w:val="hybridMultilevel"/>
    <w:tmpl w:val="328A53BC"/>
    <w:lvl w:ilvl="0" w:tplc="CC3245B4">
      <w:start w:val="1"/>
      <w:numFmt w:val="bullet"/>
      <w:lvlText w:val=""/>
      <w:lvlJc w:val="left"/>
      <w:pPr>
        <w:ind w:left="720" w:hanging="360"/>
      </w:pPr>
      <w:rPr>
        <w:rFonts w:ascii="Symbol" w:hAnsi="Symbol" w:hint="default"/>
      </w:rPr>
    </w:lvl>
    <w:lvl w:ilvl="1" w:tplc="770A31E0">
      <w:start w:val="1"/>
      <w:numFmt w:val="bullet"/>
      <w:lvlText w:val="o"/>
      <w:lvlJc w:val="left"/>
      <w:pPr>
        <w:ind w:left="1440" w:hanging="360"/>
      </w:pPr>
      <w:rPr>
        <w:rFonts w:ascii="Courier New" w:hAnsi="Courier New" w:hint="default"/>
      </w:rPr>
    </w:lvl>
    <w:lvl w:ilvl="2" w:tplc="E10C05C4">
      <w:start w:val="1"/>
      <w:numFmt w:val="bullet"/>
      <w:lvlText w:val=""/>
      <w:lvlJc w:val="left"/>
      <w:pPr>
        <w:ind w:left="2160" w:hanging="360"/>
      </w:pPr>
      <w:rPr>
        <w:rFonts w:ascii="Wingdings" w:hAnsi="Wingdings" w:hint="default"/>
      </w:rPr>
    </w:lvl>
    <w:lvl w:ilvl="3" w:tplc="6A3CD5F8">
      <w:start w:val="1"/>
      <w:numFmt w:val="bullet"/>
      <w:lvlText w:val=""/>
      <w:lvlJc w:val="left"/>
      <w:pPr>
        <w:ind w:left="2880" w:hanging="360"/>
      </w:pPr>
      <w:rPr>
        <w:rFonts w:ascii="Symbol" w:hAnsi="Symbol" w:hint="default"/>
      </w:rPr>
    </w:lvl>
    <w:lvl w:ilvl="4" w:tplc="44D06E5A">
      <w:start w:val="1"/>
      <w:numFmt w:val="bullet"/>
      <w:lvlText w:val="o"/>
      <w:lvlJc w:val="left"/>
      <w:pPr>
        <w:ind w:left="3600" w:hanging="360"/>
      </w:pPr>
      <w:rPr>
        <w:rFonts w:ascii="Courier New" w:hAnsi="Courier New" w:hint="default"/>
      </w:rPr>
    </w:lvl>
    <w:lvl w:ilvl="5" w:tplc="00FE76B4">
      <w:start w:val="1"/>
      <w:numFmt w:val="bullet"/>
      <w:lvlText w:val=""/>
      <w:lvlJc w:val="left"/>
      <w:pPr>
        <w:ind w:left="4320" w:hanging="360"/>
      </w:pPr>
      <w:rPr>
        <w:rFonts w:ascii="Wingdings" w:hAnsi="Wingdings" w:hint="default"/>
      </w:rPr>
    </w:lvl>
    <w:lvl w:ilvl="6" w:tplc="51BCE7FE">
      <w:start w:val="1"/>
      <w:numFmt w:val="bullet"/>
      <w:lvlText w:val=""/>
      <w:lvlJc w:val="left"/>
      <w:pPr>
        <w:ind w:left="5040" w:hanging="360"/>
      </w:pPr>
      <w:rPr>
        <w:rFonts w:ascii="Symbol" w:hAnsi="Symbol" w:hint="default"/>
      </w:rPr>
    </w:lvl>
    <w:lvl w:ilvl="7" w:tplc="9D90030A">
      <w:start w:val="1"/>
      <w:numFmt w:val="bullet"/>
      <w:lvlText w:val="o"/>
      <w:lvlJc w:val="left"/>
      <w:pPr>
        <w:ind w:left="5760" w:hanging="360"/>
      </w:pPr>
      <w:rPr>
        <w:rFonts w:ascii="Courier New" w:hAnsi="Courier New" w:hint="default"/>
      </w:rPr>
    </w:lvl>
    <w:lvl w:ilvl="8" w:tplc="1646EE36">
      <w:start w:val="1"/>
      <w:numFmt w:val="bullet"/>
      <w:lvlText w:val=""/>
      <w:lvlJc w:val="left"/>
      <w:pPr>
        <w:ind w:left="6480" w:hanging="360"/>
      </w:pPr>
      <w:rPr>
        <w:rFonts w:ascii="Wingdings" w:hAnsi="Wingdings" w:hint="default"/>
      </w:rPr>
    </w:lvl>
  </w:abstractNum>
  <w:abstractNum w:abstractNumId="15" w15:restartNumberingAfterBreak="0">
    <w:nsid w:val="3121720A"/>
    <w:multiLevelType w:val="multilevel"/>
    <w:tmpl w:val="F8A679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1820182"/>
    <w:multiLevelType w:val="hybridMultilevel"/>
    <w:tmpl w:val="03820A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270C66"/>
    <w:multiLevelType w:val="hybridMultilevel"/>
    <w:tmpl w:val="22624D58"/>
    <w:lvl w:ilvl="0" w:tplc="85301A10">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8" w15:restartNumberingAfterBreak="0">
    <w:nsid w:val="337D7FE0"/>
    <w:multiLevelType w:val="hybridMultilevel"/>
    <w:tmpl w:val="07F6B9AA"/>
    <w:lvl w:ilvl="0" w:tplc="6810C1A0">
      <w:start w:val="1"/>
      <w:numFmt w:val="decimal"/>
      <w:lvlText w:val="%1."/>
      <w:lvlJc w:val="left"/>
      <w:pPr>
        <w:ind w:left="720" w:hanging="360"/>
      </w:pPr>
    </w:lvl>
    <w:lvl w:ilvl="1" w:tplc="C166F71C">
      <w:start w:val="1"/>
      <w:numFmt w:val="lowerLetter"/>
      <w:lvlText w:val="%2."/>
      <w:lvlJc w:val="left"/>
      <w:pPr>
        <w:ind w:left="1440" w:hanging="360"/>
      </w:pPr>
    </w:lvl>
    <w:lvl w:ilvl="2" w:tplc="7AD6DB7A">
      <w:start w:val="1"/>
      <w:numFmt w:val="lowerRoman"/>
      <w:lvlText w:val="%3."/>
      <w:lvlJc w:val="right"/>
      <w:pPr>
        <w:ind w:left="2160" w:hanging="180"/>
      </w:pPr>
    </w:lvl>
    <w:lvl w:ilvl="3" w:tplc="5E6CC158">
      <w:start w:val="1"/>
      <w:numFmt w:val="decimal"/>
      <w:lvlText w:val="%4."/>
      <w:lvlJc w:val="left"/>
      <w:pPr>
        <w:ind w:left="2880" w:hanging="360"/>
      </w:pPr>
    </w:lvl>
    <w:lvl w:ilvl="4" w:tplc="C86A46A6">
      <w:start w:val="1"/>
      <w:numFmt w:val="lowerLetter"/>
      <w:lvlText w:val="%5."/>
      <w:lvlJc w:val="left"/>
      <w:pPr>
        <w:ind w:left="3600" w:hanging="360"/>
      </w:pPr>
    </w:lvl>
    <w:lvl w:ilvl="5" w:tplc="C0DC68DC">
      <w:start w:val="1"/>
      <w:numFmt w:val="lowerRoman"/>
      <w:lvlText w:val="%6."/>
      <w:lvlJc w:val="right"/>
      <w:pPr>
        <w:ind w:left="4320" w:hanging="180"/>
      </w:pPr>
    </w:lvl>
    <w:lvl w:ilvl="6" w:tplc="40A6AB88">
      <w:start w:val="1"/>
      <w:numFmt w:val="decimal"/>
      <w:lvlText w:val="%7."/>
      <w:lvlJc w:val="left"/>
      <w:pPr>
        <w:ind w:left="5040" w:hanging="360"/>
      </w:pPr>
    </w:lvl>
    <w:lvl w:ilvl="7" w:tplc="3272CC30">
      <w:start w:val="1"/>
      <w:numFmt w:val="lowerLetter"/>
      <w:lvlText w:val="%8."/>
      <w:lvlJc w:val="left"/>
      <w:pPr>
        <w:ind w:left="5760" w:hanging="360"/>
      </w:pPr>
    </w:lvl>
    <w:lvl w:ilvl="8" w:tplc="C49E8742">
      <w:start w:val="1"/>
      <w:numFmt w:val="lowerRoman"/>
      <w:lvlText w:val="%9."/>
      <w:lvlJc w:val="right"/>
      <w:pPr>
        <w:ind w:left="6480" w:hanging="180"/>
      </w:pPr>
    </w:lvl>
  </w:abstractNum>
  <w:abstractNum w:abstractNumId="19" w15:restartNumberingAfterBreak="0">
    <w:nsid w:val="36F928F8"/>
    <w:multiLevelType w:val="hybridMultilevel"/>
    <w:tmpl w:val="0B7E664A"/>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39B87A65"/>
    <w:multiLevelType w:val="hybridMultilevel"/>
    <w:tmpl w:val="7526BD22"/>
    <w:lvl w:ilvl="0" w:tplc="48044D9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F36BD2"/>
    <w:multiLevelType w:val="hybridMultilevel"/>
    <w:tmpl w:val="46C09D5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3C5C5A0A"/>
    <w:multiLevelType w:val="hybridMultilevel"/>
    <w:tmpl w:val="02BE76A4"/>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23" w15:restartNumberingAfterBreak="0">
    <w:nsid w:val="3EA44C29"/>
    <w:multiLevelType w:val="hybridMultilevel"/>
    <w:tmpl w:val="6AA83F8C"/>
    <w:lvl w:ilvl="0" w:tplc="4F4ED96A">
      <w:start w:val="1"/>
      <w:numFmt w:val="decimal"/>
      <w:lvlText w:val="%1."/>
      <w:lvlJc w:val="left"/>
      <w:pPr>
        <w:ind w:left="360" w:hanging="360"/>
      </w:pPr>
      <w:rPr>
        <w:rFonts w:ascii="LMRomanM" w:hAnsi="LMRomanM"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41201BD4"/>
    <w:multiLevelType w:val="hybridMultilevel"/>
    <w:tmpl w:val="66624CD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1BD2A67"/>
    <w:multiLevelType w:val="multilevel"/>
    <w:tmpl w:val="BA5ABF0C"/>
    <w:lvl w:ilvl="0">
      <w:start w:val="1"/>
      <w:numFmt w:val="decimal"/>
      <w:lvlText w:val="%1."/>
      <w:lvlJc w:val="left"/>
      <w:pPr>
        <w:ind w:left="1353" w:hanging="360"/>
      </w:pPr>
      <w:rPr>
        <w:rFonts w:hint="default"/>
        <w:b/>
        <w:bCs/>
      </w:rPr>
    </w:lvl>
    <w:lvl w:ilvl="1">
      <w:start w:val="1"/>
      <w:numFmt w:val="decimal"/>
      <w:isLgl/>
      <w:lvlText w:val="%1.%2."/>
      <w:lvlJc w:val="left"/>
      <w:pPr>
        <w:ind w:left="1353" w:hanging="36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26"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42F01E5"/>
    <w:multiLevelType w:val="hybridMultilevel"/>
    <w:tmpl w:val="A8568BD0"/>
    <w:lvl w:ilvl="0" w:tplc="48E86502">
      <w:start w:val="1"/>
      <w:numFmt w:val="bullet"/>
      <w:lvlText w:val=""/>
      <w:lvlJc w:val="left"/>
      <w:pPr>
        <w:ind w:left="720" w:hanging="360"/>
      </w:pPr>
      <w:rPr>
        <w:rFonts w:ascii="Symbol" w:hAnsi="Symbol" w:hint="default"/>
      </w:rPr>
    </w:lvl>
    <w:lvl w:ilvl="1" w:tplc="964A334E">
      <w:start w:val="1"/>
      <w:numFmt w:val="bullet"/>
      <w:lvlText w:val="o"/>
      <w:lvlJc w:val="left"/>
      <w:pPr>
        <w:ind w:left="1440" w:hanging="360"/>
      </w:pPr>
      <w:rPr>
        <w:rFonts w:ascii="Courier New" w:hAnsi="Courier New" w:hint="default"/>
      </w:rPr>
    </w:lvl>
    <w:lvl w:ilvl="2" w:tplc="8DD21AB4">
      <w:start w:val="1"/>
      <w:numFmt w:val="bullet"/>
      <w:lvlText w:val=""/>
      <w:lvlJc w:val="left"/>
      <w:pPr>
        <w:ind w:left="2160" w:hanging="360"/>
      </w:pPr>
      <w:rPr>
        <w:rFonts w:ascii="Wingdings" w:hAnsi="Wingdings" w:hint="default"/>
      </w:rPr>
    </w:lvl>
    <w:lvl w:ilvl="3" w:tplc="E1621C8C">
      <w:start w:val="1"/>
      <w:numFmt w:val="bullet"/>
      <w:lvlText w:val=""/>
      <w:lvlJc w:val="left"/>
      <w:pPr>
        <w:ind w:left="2880" w:hanging="360"/>
      </w:pPr>
      <w:rPr>
        <w:rFonts w:ascii="Symbol" w:hAnsi="Symbol" w:hint="default"/>
      </w:rPr>
    </w:lvl>
    <w:lvl w:ilvl="4" w:tplc="AE0E04FC">
      <w:start w:val="1"/>
      <w:numFmt w:val="bullet"/>
      <w:lvlText w:val="o"/>
      <w:lvlJc w:val="left"/>
      <w:pPr>
        <w:ind w:left="3600" w:hanging="360"/>
      </w:pPr>
      <w:rPr>
        <w:rFonts w:ascii="Courier New" w:hAnsi="Courier New" w:hint="default"/>
      </w:rPr>
    </w:lvl>
    <w:lvl w:ilvl="5" w:tplc="B332FBDA">
      <w:start w:val="1"/>
      <w:numFmt w:val="bullet"/>
      <w:lvlText w:val=""/>
      <w:lvlJc w:val="left"/>
      <w:pPr>
        <w:ind w:left="4320" w:hanging="360"/>
      </w:pPr>
      <w:rPr>
        <w:rFonts w:ascii="Wingdings" w:hAnsi="Wingdings" w:hint="default"/>
      </w:rPr>
    </w:lvl>
    <w:lvl w:ilvl="6" w:tplc="64A6D406">
      <w:start w:val="1"/>
      <w:numFmt w:val="bullet"/>
      <w:lvlText w:val=""/>
      <w:lvlJc w:val="left"/>
      <w:pPr>
        <w:ind w:left="5040" w:hanging="360"/>
      </w:pPr>
      <w:rPr>
        <w:rFonts w:ascii="Symbol" w:hAnsi="Symbol" w:hint="default"/>
      </w:rPr>
    </w:lvl>
    <w:lvl w:ilvl="7" w:tplc="A9AEEB02">
      <w:start w:val="1"/>
      <w:numFmt w:val="bullet"/>
      <w:lvlText w:val="o"/>
      <w:lvlJc w:val="left"/>
      <w:pPr>
        <w:ind w:left="5760" w:hanging="360"/>
      </w:pPr>
      <w:rPr>
        <w:rFonts w:ascii="Courier New" w:hAnsi="Courier New" w:hint="default"/>
      </w:rPr>
    </w:lvl>
    <w:lvl w:ilvl="8" w:tplc="6B5C2C1C">
      <w:start w:val="1"/>
      <w:numFmt w:val="bullet"/>
      <w:lvlText w:val=""/>
      <w:lvlJc w:val="left"/>
      <w:pPr>
        <w:ind w:left="6480" w:hanging="360"/>
      </w:pPr>
      <w:rPr>
        <w:rFonts w:ascii="Wingdings" w:hAnsi="Wingdings" w:hint="default"/>
      </w:rPr>
    </w:lvl>
  </w:abstractNum>
  <w:abstractNum w:abstractNumId="28" w15:restartNumberingAfterBreak="0">
    <w:nsid w:val="443B4466"/>
    <w:multiLevelType w:val="hybridMultilevel"/>
    <w:tmpl w:val="7C90177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9" w15:restartNumberingAfterBreak="0">
    <w:nsid w:val="4508751B"/>
    <w:multiLevelType w:val="hybridMultilevel"/>
    <w:tmpl w:val="B5C4AD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55D54B9"/>
    <w:multiLevelType w:val="hybridMultilevel"/>
    <w:tmpl w:val="069CD86E"/>
    <w:lvl w:ilvl="0" w:tplc="A30EE8E6">
      <w:start w:val="1"/>
      <w:numFmt w:val="bullet"/>
      <w:lvlText w:val=""/>
      <w:lvlJc w:val="left"/>
      <w:pPr>
        <w:ind w:left="720" w:hanging="360"/>
      </w:pPr>
      <w:rPr>
        <w:rFonts w:ascii="Symbol" w:hAnsi="Symbol" w:hint="default"/>
      </w:rPr>
    </w:lvl>
    <w:lvl w:ilvl="1" w:tplc="71C644F2">
      <w:start w:val="1"/>
      <w:numFmt w:val="bullet"/>
      <w:lvlText w:val="o"/>
      <w:lvlJc w:val="left"/>
      <w:pPr>
        <w:ind w:left="1440" w:hanging="360"/>
      </w:pPr>
      <w:rPr>
        <w:rFonts w:ascii="Courier New" w:hAnsi="Courier New" w:hint="default"/>
      </w:rPr>
    </w:lvl>
    <w:lvl w:ilvl="2" w:tplc="613A5920">
      <w:start w:val="1"/>
      <w:numFmt w:val="bullet"/>
      <w:lvlText w:val=""/>
      <w:lvlJc w:val="left"/>
      <w:pPr>
        <w:ind w:left="2160" w:hanging="360"/>
      </w:pPr>
      <w:rPr>
        <w:rFonts w:ascii="Wingdings" w:hAnsi="Wingdings" w:hint="default"/>
      </w:rPr>
    </w:lvl>
    <w:lvl w:ilvl="3" w:tplc="AEBC1220">
      <w:start w:val="1"/>
      <w:numFmt w:val="bullet"/>
      <w:lvlText w:val=""/>
      <w:lvlJc w:val="left"/>
      <w:pPr>
        <w:ind w:left="2880" w:hanging="360"/>
      </w:pPr>
      <w:rPr>
        <w:rFonts w:ascii="Symbol" w:hAnsi="Symbol" w:hint="default"/>
      </w:rPr>
    </w:lvl>
    <w:lvl w:ilvl="4" w:tplc="D1B4A702">
      <w:start w:val="1"/>
      <w:numFmt w:val="bullet"/>
      <w:lvlText w:val="o"/>
      <w:lvlJc w:val="left"/>
      <w:pPr>
        <w:ind w:left="3600" w:hanging="360"/>
      </w:pPr>
      <w:rPr>
        <w:rFonts w:ascii="Courier New" w:hAnsi="Courier New" w:hint="default"/>
      </w:rPr>
    </w:lvl>
    <w:lvl w:ilvl="5" w:tplc="717AAD7C">
      <w:start w:val="1"/>
      <w:numFmt w:val="bullet"/>
      <w:lvlText w:val=""/>
      <w:lvlJc w:val="left"/>
      <w:pPr>
        <w:ind w:left="4320" w:hanging="360"/>
      </w:pPr>
      <w:rPr>
        <w:rFonts w:ascii="Wingdings" w:hAnsi="Wingdings" w:hint="default"/>
      </w:rPr>
    </w:lvl>
    <w:lvl w:ilvl="6" w:tplc="0A08564A">
      <w:start w:val="1"/>
      <w:numFmt w:val="bullet"/>
      <w:lvlText w:val=""/>
      <w:lvlJc w:val="left"/>
      <w:pPr>
        <w:ind w:left="5040" w:hanging="360"/>
      </w:pPr>
      <w:rPr>
        <w:rFonts w:ascii="Symbol" w:hAnsi="Symbol" w:hint="default"/>
      </w:rPr>
    </w:lvl>
    <w:lvl w:ilvl="7" w:tplc="CB60B5D4">
      <w:start w:val="1"/>
      <w:numFmt w:val="bullet"/>
      <w:lvlText w:val="o"/>
      <w:lvlJc w:val="left"/>
      <w:pPr>
        <w:ind w:left="5760" w:hanging="360"/>
      </w:pPr>
      <w:rPr>
        <w:rFonts w:ascii="Courier New" w:hAnsi="Courier New" w:hint="default"/>
      </w:rPr>
    </w:lvl>
    <w:lvl w:ilvl="8" w:tplc="19F40B52">
      <w:start w:val="1"/>
      <w:numFmt w:val="bullet"/>
      <w:lvlText w:val=""/>
      <w:lvlJc w:val="left"/>
      <w:pPr>
        <w:ind w:left="6480" w:hanging="360"/>
      </w:pPr>
      <w:rPr>
        <w:rFonts w:ascii="Wingdings" w:hAnsi="Wingdings" w:hint="default"/>
      </w:rPr>
    </w:lvl>
  </w:abstractNum>
  <w:abstractNum w:abstractNumId="31" w15:restartNumberingAfterBreak="0">
    <w:nsid w:val="48ED61C7"/>
    <w:multiLevelType w:val="hybridMultilevel"/>
    <w:tmpl w:val="D44E3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A530AB7"/>
    <w:multiLevelType w:val="hybridMultilevel"/>
    <w:tmpl w:val="8F1A81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C911C4F"/>
    <w:multiLevelType w:val="multilevel"/>
    <w:tmpl w:val="8EFC05B4"/>
    <w:lvl w:ilvl="0">
      <w:start w:val="1"/>
      <w:numFmt w:val="decimal"/>
      <w:lvlText w:val="%1."/>
      <w:lvlJc w:val="left"/>
      <w:pPr>
        <w:ind w:left="2345" w:hanging="360"/>
      </w:pPr>
      <w:rPr>
        <w:rFonts w:hint="default"/>
      </w:rPr>
    </w:lvl>
    <w:lvl w:ilvl="1">
      <w:start w:val="1"/>
      <w:numFmt w:val="decimal"/>
      <w:pStyle w:val="Ttulo2"/>
      <w:lvlText w:val="%1.%2"/>
      <w:lvlJc w:val="left"/>
      <w:pPr>
        <w:ind w:left="1569" w:hanging="576"/>
      </w:pPr>
      <w:rPr>
        <w:rFonts w:hint="default"/>
        <w:b/>
      </w:rPr>
    </w:lvl>
    <w:lvl w:ilvl="2">
      <w:start w:val="1"/>
      <w:numFmt w:val="decimal"/>
      <w:pStyle w:val="Ttulo3"/>
      <w:lvlText w:val="%1.%2.%3"/>
      <w:lvlJc w:val="left"/>
      <w:pPr>
        <w:ind w:left="720" w:hanging="720"/>
      </w:pPr>
      <w:rPr>
        <w:b/>
        <w:bCs/>
        <w:i w:val="0"/>
        <w:iCs w:val="0"/>
        <w:sz w:val="24"/>
        <w:szCs w:val="24"/>
      </w:rPr>
    </w:lvl>
    <w:lvl w:ilvl="3">
      <w:start w:val="1"/>
      <w:numFmt w:val="decimal"/>
      <w:lvlText w:val="%1.%2.%3.%4"/>
      <w:lvlJc w:val="left"/>
      <w:pPr>
        <w:ind w:left="2849" w:hanging="864"/>
      </w:pPr>
      <w:rPr>
        <w:rFonts w:hint="default"/>
        <w:b/>
      </w:rPr>
    </w:lvl>
    <w:lvl w:ilvl="4">
      <w:start w:val="1"/>
      <w:numFmt w:val="decimal"/>
      <w:pStyle w:val="Ttulo5"/>
      <w:lvlText w:val="%1.%2.%3.%4.%5"/>
      <w:lvlJc w:val="left"/>
      <w:pPr>
        <w:ind w:left="2993" w:hanging="1008"/>
      </w:pPr>
      <w:rPr>
        <w:rFonts w:hint="default"/>
        <w:b/>
      </w:rPr>
    </w:lvl>
    <w:lvl w:ilvl="5">
      <w:start w:val="1"/>
      <w:numFmt w:val="decimal"/>
      <w:pStyle w:val="Ttulo6"/>
      <w:lvlText w:val="%1.%2.%3.%4.%5.%6"/>
      <w:lvlJc w:val="left"/>
      <w:pPr>
        <w:ind w:left="3137" w:hanging="1152"/>
      </w:pPr>
      <w:rPr>
        <w:rFonts w:hint="default"/>
        <w:b/>
      </w:rPr>
    </w:lvl>
    <w:lvl w:ilvl="6">
      <w:start w:val="1"/>
      <w:numFmt w:val="decimal"/>
      <w:pStyle w:val="Ttulo7"/>
      <w:lvlText w:val="%1.%2.%3.%4.%5.%6.%7"/>
      <w:lvlJc w:val="left"/>
      <w:pPr>
        <w:ind w:left="3281" w:hanging="1296"/>
      </w:pPr>
      <w:rPr>
        <w:rFonts w:hint="default"/>
        <w:b/>
      </w:rPr>
    </w:lvl>
    <w:lvl w:ilvl="7">
      <w:start w:val="1"/>
      <w:numFmt w:val="decimal"/>
      <w:pStyle w:val="Ttulo8"/>
      <w:lvlText w:val="%1.%2.%3.%4.%5.%6.%7.%8"/>
      <w:lvlJc w:val="left"/>
      <w:pPr>
        <w:ind w:left="3425" w:hanging="1440"/>
      </w:pPr>
      <w:rPr>
        <w:rFonts w:hint="default"/>
        <w:b/>
      </w:rPr>
    </w:lvl>
    <w:lvl w:ilvl="8">
      <w:start w:val="1"/>
      <w:numFmt w:val="decimal"/>
      <w:pStyle w:val="Ttulo9"/>
      <w:lvlText w:val="%1.%2.%3.%4.%5.%6.%7.%8.%9"/>
      <w:lvlJc w:val="left"/>
      <w:pPr>
        <w:ind w:left="3569" w:hanging="1584"/>
      </w:pPr>
      <w:rPr>
        <w:rFonts w:hint="default"/>
        <w:b/>
      </w:rPr>
    </w:lvl>
  </w:abstractNum>
  <w:abstractNum w:abstractNumId="35" w15:restartNumberingAfterBreak="0">
    <w:nsid w:val="508300C4"/>
    <w:multiLevelType w:val="hybridMultilevel"/>
    <w:tmpl w:val="B6DCC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0EB7D5F"/>
    <w:multiLevelType w:val="hybridMultilevel"/>
    <w:tmpl w:val="CF907F3E"/>
    <w:lvl w:ilvl="0" w:tplc="0CFEC13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1A02244"/>
    <w:multiLevelType w:val="hybridMultilevel"/>
    <w:tmpl w:val="9BBCFE9C"/>
    <w:lvl w:ilvl="0" w:tplc="503A4430">
      <w:start w:val="1"/>
      <w:numFmt w:val="bullet"/>
      <w:lvlText w:val=""/>
      <w:lvlJc w:val="left"/>
      <w:pPr>
        <w:ind w:left="720" w:hanging="360"/>
      </w:pPr>
      <w:rPr>
        <w:rFonts w:ascii="Symbol" w:hAnsi="Symbol" w:hint="default"/>
      </w:rPr>
    </w:lvl>
    <w:lvl w:ilvl="1" w:tplc="54DAAF12">
      <w:start w:val="1"/>
      <w:numFmt w:val="bullet"/>
      <w:lvlText w:val="o"/>
      <w:lvlJc w:val="left"/>
      <w:pPr>
        <w:ind w:left="1440" w:hanging="360"/>
      </w:pPr>
      <w:rPr>
        <w:rFonts w:ascii="Courier New" w:hAnsi="Courier New" w:hint="default"/>
      </w:rPr>
    </w:lvl>
    <w:lvl w:ilvl="2" w:tplc="D5E66F36">
      <w:start w:val="1"/>
      <w:numFmt w:val="bullet"/>
      <w:lvlText w:val=""/>
      <w:lvlJc w:val="left"/>
      <w:pPr>
        <w:ind w:left="2160" w:hanging="360"/>
      </w:pPr>
      <w:rPr>
        <w:rFonts w:ascii="Wingdings" w:hAnsi="Wingdings" w:hint="default"/>
      </w:rPr>
    </w:lvl>
    <w:lvl w:ilvl="3" w:tplc="E522F25E">
      <w:start w:val="1"/>
      <w:numFmt w:val="bullet"/>
      <w:lvlText w:val=""/>
      <w:lvlJc w:val="left"/>
      <w:pPr>
        <w:ind w:left="2880" w:hanging="360"/>
      </w:pPr>
      <w:rPr>
        <w:rFonts w:ascii="Symbol" w:hAnsi="Symbol" w:hint="default"/>
      </w:rPr>
    </w:lvl>
    <w:lvl w:ilvl="4" w:tplc="81F2C026">
      <w:start w:val="1"/>
      <w:numFmt w:val="bullet"/>
      <w:lvlText w:val="o"/>
      <w:lvlJc w:val="left"/>
      <w:pPr>
        <w:ind w:left="3600" w:hanging="360"/>
      </w:pPr>
      <w:rPr>
        <w:rFonts w:ascii="Courier New" w:hAnsi="Courier New" w:hint="default"/>
      </w:rPr>
    </w:lvl>
    <w:lvl w:ilvl="5" w:tplc="FAB6C3AC">
      <w:start w:val="1"/>
      <w:numFmt w:val="bullet"/>
      <w:lvlText w:val=""/>
      <w:lvlJc w:val="left"/>
      <w:pPr>
        <w:ind w:left="4320" w:hanging="360"/>
      </w:pPr>
      <w:rPr>
        <w:rFonts w:ascii="Wingdings" w:hAnsi="Wingdings" w:hint="default"/>
      </w:rPr>
    </w:lvl>
    <w:lvl w:ilvl="6" w:tplc="351CFA40">
      <w:start w:val="1"/>
      <w:numFmt w:val="bullet"/>
      <w:lvlText w:val=""/>
      <w:lvlJc w:val="left"/>
      <w:pPr>
        <w:ind w:left="5040" w:hanging="360"/>
      </w:pPr>
      <w:rPr>
        <w:rFonts w:ascii="Symbol" w:hAnsi="Symbol" w:hint="default"/>
      </w:rPr>
    </w:lvl>
    <w:lvl w:ilvl="7" w:tplc="344EFFCC">
      <w:start w:val="1"/>
      <w:numFmt w:val="bullet"/>
      <w:lvlText w:val="o"/>
      <w:lvlJc w:val="left"/>
      <w:pPr>
        <w:ind w:left="5760" w:hanging="360"/>
      </w:pPr>
      <w:rPr>
        <w:rFonts w:ascii="Courier New" w:hAnsi="Courier New" w:hint="default"/>
      </w:rPr>
    </w:lvl>
    <w:lvl w:ilvl="8" w:tplc="BE86AC1E">
      <w:start w:val="1"/>
      <w:numFmt w:val="bullet"/>
      <w:lvlText w:val=""/>
      <w:lvlJc w:val="left"/>
      <w:pPr>
        <w:ind w:left="6480" w:hanging="360"/>
      </w:pPr>
      <w:rPr>
        <w:rFonts w:ascii="Wingdings" w:hAnsi="Wingdings" w:hint="default"/>
      </w:rPr>
    </w:lvl>
  </w:abstractNum>
  <w:abstractNum w:abstractNumId="38" w15:restartNumberingAfterBreak="0">
    <w:nsid w:val="53897056"/>
    <w:multiLevelType w:val="hybridMultilevel"/>
    <w:tmpl w:val="D624BE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BBE541A"/>
    <w:multiLevelType w:val="hybridMultilevel"/>
    <w:tmpl w:val="62E67774"/>
    <w:lvl w:ilvl="0" w:tplc="3F4C932A">
      <w:start w:val="1"/>
      <w:numFmt w:val="bullet"/>
      <w:lvlText w:val=""/>
      <w:lvlJc w:val="left"/>
      <w:pPr>
        <w:ind w:left="720" w:hanging="360"/>
      </w:pPr>
      <w:rPr>
        <w:rFonts w:ascii="Symbol" w:hAnsi="Symbol" w:hint="default"/>
      </w:rPr>
    </w:lvl>
    <w:lvl w:ilvl="1" w:tplc="479A3852">
      <w:start w:val="1"/>
      <w:numFmt w:val="bullet"/>
      <w:lvlText w:val="o"/>
      <w:lvlJc w:val="left"/>
      <w:pPr>
        <w:ind w:left="1440" w:hanging="360"/>
      </w:pPr>
      <w:rPr>
        <w:rFonts w:ascii="Courier New" w:hAnsi="Courier New" w:hint="default"/>
      </w:rPr>
    </w:lvl>
    <w:lvl w:ilvl="2" w:tplc="F19EDD10">
      <w:start w:val="1"/>
      <w:numFmt w:val="bullet"/>
      <w:lvlText w:val=""/>
      <w:lvlJc w:val="left"/>
      <w:pPr>
        <w:ind w:left="2160" w:hanging="360"/>
      </w:pPr>
      <w:rPr>
        <w:rFonts w:ascii="Wingdings" w:hAnsi="Wingdings" w:hint="default"/>
      </w:rPr>
    </w:lvl>
    <w:lvl w:ilvl="3" w:tplc="4BF2FB54">
      <w:start w:val="1"/>
      <w:numFmt w:val="bullet"/>
      <w:lvlText w:val=""/>
      <w:lvlJc w:val="left"/>
      <w:pPr>
        <w:ind w:left="2880" w:hanging="360"/>
      </w:pPr>
      <w:rPr>
        <w:rFonts w:ascii="Symbol" w:hAnsi="Symbol" w:hint="default"/>
      </w:rPr>
    </w:lvl>
    <w:lvl w:ilvl="4" w:tplc="574C989A">
      <w:start w:val="1"/>
      <w:numFmt w:val="bullet"/>
      <w:lvlText w:val="o"/>
      <w:lvlJc w:val="left"/>
      <w:pPr>
        <w:ind w:left="3600" w:hanging="360"/>
      </w:pPr>
      <w:rPr>
        <w:rFonts w:ascii="Courier New" w:hAnsi="Courier New" w:hint="default"/>
      </w:rPr>
    </w:lvl>
    <w:lvl w:ilvl="5" w:tplc="F03A6858">
      <w:start w:val="1"/>
      <w:numFmt w:val="bullet"/>
      <w:lvlText w:val=""/>
      <w:lvlJc w:val="left"/>
      <w:pPr>
        <w:ind w:left="4320" w:hanging="360"/>
      </w:pPr>
      <w:rPr>
        <w:rFonts w:ascii="Wingdings" w:hAnsi="Wingdings" w:hint="default"/>
      </w:rPr>
    </w:lvl>
    <w:lvl w:ilvl="6" w:tplc="8A1E0CCA">
      <w:start w:val="1"/>
      <w:numFmt w:val="bullet"/>
      <w:lvlText w:val=""/>
      <w:lvlJc w:val="left"/>
      <w:pPr>
        <w:ind w:left="5040" w:hanging="360"/>
      </w:pPr>
      <w:rPr>
        <w:rFonts w:ascii="Symbol" w:hAnsi="Symbol" w:hint="default"/>
      </w:rPr>
    </w:lvl>
    <w:lvl w:ilvl="7" w:tplc="FBFEF6EC">
      <w:start w:val="1"/>
      <w:numFmt w:val="bullet"/>
      <w:lvlText w:val="o"/>
      <w:lvlJc w:val="left"/>
      <w:pPr>
        <w:ind w:left="5760" w:hanging="360"/>
      </w:pPr>
      <w:rPr>
        <w:rFonts w:ascii="Courier New" w:hAnsi="Courier New" w:hint="default"/>
      </w:rPr>
    </w:lvl>
    <w:lvl w:ilvl="8" w:tplc="6E4E0194">
      <w:start w:val="1"/>
      <w:numFmt w:val="bullet"/>
      <w:lvlText w:val=""/>
      <w:lvlJc w:val="left"/>
      <w:pPr>
        <w:ind w:left="6480" w:hanging="360"/>
      </w:pPr>
      <w:rPr>
        <w:rFonts w:ascii="Wingdings" w:hAnsi="Wingdings" w:hint="default"/>
      </w:rPr>
    </w:lvl>
  </w:abstractNum>
  <w:abstractNum w:abstractNumId="40" w15:restartNumberingAfterBreak="0">
    <w:nsid w:val="602F34E0"/>
    <w:multiLevelType w:val="multilevel"/>
    <w:tmpl w:val="FD02DB48"/>
    <w:lvl w:ilvl="0">
      <w:start w:val="1"/>
      <w:numFmt w:val="decimal"/>
      <w:lvlText w:val="%1."/>
      <w:lvlJc w:val="left"/>
      <w:pPr>
        <w:ind w:left="1080" w:hanging="360"/>
      </w:pPr>
      <w:rPr>
        <w:rFonts w:hint="default"/>
      </w:rPr>
    </w:lvl>
    <w:lvl w:ilvl="1">
      <w:start w:val="4"/>
      <w:numFmt w:val="decimal"/>
      <w:isLgl/>
      <w:lvlText w:val="%1.%2."/>
      <w:lvlJc w:val="left"/>
      <w:pPr>
        <w:ind w:left="1260" w:hanging="540"/>
      </w:pPr>
      <w:rPr>
        <w:rFonts w:hint="default"/>
      </w:rPr>
    </w:lvl>
    <w:lvl w:ilvl="2">
      <w:start w:val="2"/>
      <w:numFmt w:val="decimal"/>
      <w:isLgl/>
      <w:lvlText w:val="%1.%2.%3."/>
      <w:lvlJc w:val="left"/>
      <w:pPr>
        <w:ind w:left="1429" w:hanging="720"/>
      </w:pPr>
      <w:rPr>
        <w:rFonts w:hint="default"/>
        <w:b/>
        <w:bCs/>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1" w15:restartNumberingAfterBreak="0">
    <w:nsid w:val="6198617A"/>
    <w:multiLevelType w:val="hybridMultilevel"/>
    <w:tmpl w:val="1DF486E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62603EAE"/>
    <w:multiLevelType w:val="hybridMultilevel"/>
    <w:tmpl w:val="C060CE5E"/>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2C22F7"/>
    <w:multiLevelType w:val="hybridMultilevel"/>
    <w:tmpl w:val="9DBEEA62"/>
    <w:lvl w:ilvl="0" w:tplc="6C4281E0">
      <w:start w:val="1"/>
      <w:numFmt w:val="decimal"/>
      <w:lvlText w:val="%1."/>
      <w:lvlJc w:val="left"/>
      <w:pPr>
        <w:ind w:left="720" w:hanging="360"/>
      </w:pPr>
      <w:rPr>
        <w:rFonts w:hint="default"/>
        <w:b/>
        <w:color w:val="202124"/>
      </w:rPr>
    </w:lvl>
    <w:lvl w:ilvl="1" w:tplc="4D484F8E">
      <w:start w:val="1"/>
      <w:numFmt w:val="lowerLetter"/>
      <w:lvlText w:val="%2."/>
      <w:lvlJc w:val="left"/>
      <w:pPr>
        <w:ind w:left="1494" w:hanging="360"/>
      </w:pPr>
      <w:rPr>
        <w:rFonts w:ascii="Arial" w:eastAsia="Arial" w:hAnsi="Arial" w:cs="Arial"/>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66EE7BBD"/>
    <w:multiLevelType w:val="multilevel"/>
    <w:tmpl w:val="F7D40430"/>
    <w:lvl w:ilvl="0">
      <w:start w:val="1"/>
      <w:numFmt w:val="decimal"/>
      <w:lvlText w:val="%1."/>
      <w:lvlJc w:val="left"/>
      <w:pPr>
        <w:ind w:left="1080" w:hanging="360"/>
      </w:pPr>
      <w:rPr>
        <w:rFonts w:hint="default"/>
      </w:rPr>
    </w:lvl>
    <w:lvl w:ilvl="1">
      <w:start w:val="4"/>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5" w15:restartNumberingAfterBreak="0">
    <w:nsid w:val="68E14E9D"/>
    <w:multiLevelType w:val="hybridMultilevel"/>
    <w:tmpl w:val="2DE05938"/>
    <w:lvl w:ilvl="0" w:tplc="499C6CC0">
      <w:start w:val="1"/>
      <w:numFmt w:val="bullet"/>
      <w:lvlText w:val=""/>
      <w:lvlJc w:val="left"/>
      <w:pPr>
        <w:ind w:left="720" w:hanging="360"/>
      </w:pPr>
      <w:rPr>
        <w:rFonts w:ascii="Symbol" w:hAnsi="Symbol" w:hint="default"/>
      </w:rPr>
    </w:lvl>
    <w:lvl w:ilvl="1" w:tplc="644ADE1A">
      <w:start w:val="1"/>
      <w:numFmt w:val="bullet"/>
      <w:lvlText w:val="o"/>
      <w:lvlJc w:val="left"/>
      <w:pPr>
        <w:ind w:left="1440" w:hanging="360"/>
      </w:pPr>
      <w:rPr>
        <w:rFonts w:ascii="Courier New" w:hAnsi="Courier New" w:hint="default"/>
      </w:rPr>
    </w:lvl>
    <w:lvl w:ilvl="2" w:tplc="104EC9FA">
      <w:start w:val="1"/>
      <w:numFmt w:val="bullet"/>
      <w:lvlText w:val=""/>
      <w:lvlJc w:val="left"/>
      <w:pPr>
        <w:ind w:left="2160" w:hanging="360"/>
      </w:pPr>
      <w:rPr>
        <w:rFonts w:ascii="Wingdings" w:hAnsi="Wingdings" w:hint="default"/>
      </w:rPr>
    </w:lvl>
    <w:lvl w:ilvl="3" w:tplc="1E74C7A8">
      <w:start w:val="1"/>
      <w:numFmt w:val="bullet"/>
      <w:lvlText w:val=""/>
      <w:lvlJc w:val="left"/>
      <w:pPr>
        <w:ind w:left="2880" w:hanging="360"/>
      </w:pPr>
      <w:rPr>
        <w:rFonts w:ascii="Symbol" w:hAnsi="Symbol" w:hint="default"/>
      </w:rPr>
    </w:lvl>
    <w:lvl w:ilvl="4" w:tplc="25C205D2">
      <w:start w:val="1"/>
      <w:numFmt w:val="bullet"/>
      <w:lvlText w:val="o"/>
      <w:lvlJc w:val="left"/>
      <w:pPr>
        <w:ind w:left="3600" w:hanging="360"/>
      </w:pPr>
      <w:rPr>
        <w:rFonts w:ascii="Courier New" w:hAnsi="Courier New" w:hint="default"/>
      </w:rPr>
    </w:lvl>
    <w:lvl w:ilvl="5" w:tplc="98E4E98A">
      <w:start w:val="1"/>
      <w:numFmt w:val="bullet"/>
      <w:lvlText w:val=""/>
      <w:lvlJc w:val="left"/>
      <w:pPr>
        <w:ind w:left="4320" w:hanging="360"/>
      </w:pPr>
      <w:rPr>
        <w:rFonts w:ascii="Wingdings" w:hAnsi="Wingdings" w:hint="default"/>
      </w:rPr>
    </w:lvl>
    <w:lvl w:ilvl="6" w:tplc="11763D96">
      <w:start w:val="1"/>
      <w:numFmt w:val="bullet"/>
      <w:lvlText w:val=""/>
      <w:lvlJc w:val="left"/>
      <w:pPr>
        <w:ind w:left="5040" w:hanging="360"/>
      </w:pPr>
      <w:rPr>
        <w:rFonts w:ascii="Symbol" w:hAnsi="Symbol" w:hint="default"/>
      </w:rPr>
    </w:lvl>
    <w:lvl w:ilvl="7" w:tplc="FC3C146A">
      <w:start w:val="1"/>
      <w:numFmt w:val="bullet"/>
      <w:lvlText w:val="o"/>
      <w:lvlJc w:val="left"/>
      <w:pPr>
        <w:ind w:left="5760" w:hanging="360"/>
      </w:pPr>
      <w:rPr>
        <w:rFonts w:ascii="Courier New" w:hAnsi="Courier New" w:hint="default"/>
      </w:rPr>
    </w:lvl>
    <w:lvl w:ilvl="8" w:tplc="97F03ED8">
      <w:start w:val="1"/>
      <w:numFmt w:val="bullet"/>
      <w:lvlText w:val=""/>
      <w:lvlJc w:val="left"/>
      <w:pPr>
        <w:ind w:left="6480" w:hanging="360"/>
      </w:pPr>
      <w:rPr>
        <w:rFonts w:ascii="Wingdings" w:hAnsi="Wingdings" w:hint="default"/>
      </w:rPr>
    </w:lvl>
  </w:abstractNum>
  <w:abstractNum w:abstractNumId="46" w15:restartNumberingAfterBreak="0">
    <w:nsid w:val="6D522C26"/>
    <w:multiLevelType w:val="hybridMultilevel"/>
    <w:tmpl w:val="EDFA18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10651FB"/>
    <w:multiLevelType w:val="hybridMultilevel"/>
    <w:tmpl w:val="A1663EDC"/>
    <w:lvl w:ilvl="0" w:tplc="FDDA193C">
      <w:start w:val="1"/>
      <w:numFmt w:val="bullet"/>
      <w:lvlText w:val=""/>
      <w:lvlJc w:val="left"/>
      <w:pPr>
        <w:ind w:left="720" w:hanging="360"/>
      </w:pPr>
      <w:rPr>
        <w:rFonts w:ascii="Symbol" w:hAnsi="Symbol" w:hint="default"/>
      </w:rPr>
    </w:lvl>
    <w:lvl w:ilvl="1" w:tplc="9058FCF2">
      <w:start w:val="1"/>
      <w:numFmt w:val="bullet"/>
      <w:lvlText w:val="o"/>
      <w:lvlJc w:val="left"/>
      <w:pPr>
        <w:ind w:left="1440" w:hanging="360"/>
      </w:pPr>
      <w:rPr>
        <w:rFonts w:ascii="Courier New" w:hAnsi="Courier New" w:hint="default"/>
      </w:rPr>
    </w:lvl>
    <w:lvl w:ilvl="2" w:tplc="69126FD6">
      <w:start w:val="1"/>
      <w:numFmt w:val="bullet"/>
      <w:lvlText w:val=""/>
      <w:lvlJc w:val="left"/>
      <w:pPr>
        <w:ind w:left="2160" w:hanging="360"/>
      </w:pPr>
      <w:rPr>
        <w:rFonts w:ascii="Wingdings" w:hAnsi="Wingdings" w:hint="default"/>
      </w:rPr>
    </w:lvl>
    <w:lvl w:ilvl="3" w:tplc="D51C174A">
      <w:start w:val="1"/>
      <w:numFmt w:val="bullet"/>
      <w:lvlText w:val=""/>
      <w:lvlJc w:val="left"/>
      <w:pPr>
        <w:ind w:left="2880" w:hanging="360"/>
      </w:pPr>
      <w:rPr>
        <w:rFonts w:ascii="Symbol" w:hAnsi="Symbol" w:hint="default"/>
      </w:rPr>
    </w:lvl>
    <w:lvl w:ilvl="4" w:tplc="E244CE7A">
      <w:start w:val="1"/>
      <w:numFmt w:val="bullet"/>
      <w:lvlText w:val="o"/>
      <w:lvlJc w:val="left"/>
      <w:pPr>
        <w:ind w:left="3600" w:hanging="360"/>
      </w:pPr>
      <w:rPr>
        <w:rFonts w:ascii="Courier New" w:hAnsi="Courier New" w:hint="default"/>
      </w:rPr>
    </w:lvl>
    <w:lvl w:ilvl="5" w:tplc="A628DD14">
      <w:start w:val="1"/>
      <w:numFmt w:val="bullet"/>
      <w:lvlText w:val=""/>
      <w:lvlJc w:val="left"/>
      <w:pPr>
        <w:ind w:left="4320" w:hanging="360"/>
      </w:pPr>
      <w:rPr>
        <w:rFonts w:ascii="Wingdings" w:hAnsi="Wingdings" w:hint="default"/>
      </w:rPr>
    </w:lvl>
    <w:lvl w:ilvl="6" w:tplc="C868E4FE">
      <w:start w:val="1"/>
      <w:numFmt w:val="bullet"/>
      <w:lvlText w:val=""/>
      <w:lvlJc w:val="left"/>
      <w:pPr>
        <w:ind w:left="5040" w:hanging="360"/>
      </w:pPr>
      <w:rPr>
        <w:rFonts w:ascii="Symbol" w:hAnsi="Symbol" w:hint="default"/>
      </w:rPr>
    </w:lvl>
    <w:lvl w:ilvl="7" w:tplc="7EF2AAAA">
      <w:start w:val="1"/>
      <w:numFmt w:val="bullet"/>
      <w:lvlText w:val="o"/>
      <w:lvlJc w:val="left"/>
      <w:pPr>
        <w:ind w:left="5760" w:hanging="360"/>
      </w:pPr>
      <w:rPr>
        <w:rFonts w:ascii="Courier New" w:hAnsi="Courier New" w:hint="default"/>
      </w:rPr>
    </w:lvl>
    <w:lvl w:ilvl="8" w:tplc="C65C6C18">
      <w:start w:val="1"/>
      <w:numFmt w:val="bullet"/>
      <w:lvlText w:val=""/>
      <w:lvlJc w:val="left"/>
      <w:pPr>
        <w:ind w:left="6480" w:hanging="360"/>
      </w:pPr>
      <w:rPr>
        <w:rFonts w:ascii="Wingdings" w:hAnsi="Wingdings" w:hint="default"/>
      </w:rPr>
    </w:lvl>
  </w:abstractNum>
  <w:abstractNum w:abstractNumId="48" w15:restartNumberingAfterBreak="0">
    <w:nsid w:val="79FE6AC7"/>
    <w:multiLevelType w:val="multilevel"/>
    <w:tmpl w:val="47CE1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9" w15:restartNumberingAfterBreak="0">
    <w:nsid w:val="7B717AC7"/>
    <w:multiLevelType w:val="hybridMultilevel"/>
    <w:tmpl w:val="93ACA1D8"/>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0" w15:restartNumberingAfterBreak="0">
    <w:nsid w:val="7DFC7C93"/>
    <w:multiLevelType w:val="hybridMultilevel"/>
    <w:tmpl w:val="D982C86C"/>
    <w:lvl w:ilvl="0" w:tplc="240A0001">
      <w:start w:val="1"/>
      <w:numFmt w:val="bullet"/>
      <w:lvlText w:val=""/>
      <w:lvlJc w:val="left"/>
      <w:pPr>
        <w:ind w:left="1500" w:hanging="360"/>
      </w:pPr>
      <w:rPr>
        <w:rFonts w:ascii="Symbol" w:hAnsi="Symbol" w:hint="default"/>
      </w:rPr>
    </w:lvl>
    <w:lvl w:ilvl="1" w:tplc="240A0003" w:tentative="1">
      <w:start w:val="1"/>
      <w:numFmt w:val="bullet"/>
      <w:lvlText w:val="o"/>
      <w:lvlJc w:val="left"/>
      <w:pPr>
        <w:ind w:left="2220" w:hanging="360"/>
      </w:pPr>
      <w:rPr>
        <w:rFonts w:ascii="Courier New" w:hAnsi="Courier New" w:cs="Courier New" w:hint="default"/>
      </w:rPr>
    </w:lvl>
    <w:lvl w:ilvl="2" w:tplc="240A0005" w:tentative="1">
      <w:start w:val="1"/>
      <w:numFmt w:val="bullet"/>
      <w:lvlText w:val=""/>
      <w:lvlJc w:val="left"/>
      <w:pPr>
        <w:ind w:left="2940" w:hanging="360"/>
      </w:pPr>
      <w:rPr>
        <w:rFonts w:ascii="Wingdings" w:hAnsi="Wingdings" w:hint="default"/>
      </w:rPr>
    </w:lvl>
    <w:lvl w:ilvl="3" w:tplc="240A0001" w:tentative="1">
      <w:start w:val="1"/>
      <w:numFmt w:val="bullet"/>
      <w:lvlText w:val=""/>
      <w:lvlJc w:val="left"/>
      <w:pPr>
        <w:ind w:left="3660" w:hanging="360"/>
      </w:pPr>
      <w:rPr>
        <w:rFonts w:ascii="Symbol" w:hAnsi="Symbol" w:hint="default"/>
      </w:rPr>
    </w:lvl>
    <w:lvl w:ilvl="4" w:tplc="240A0003" w:tentative="1">
      <w:start w:val="1"/>
      <w:numFmt w:val="bullet"/>
      <w:lvlText w:val="o"/>
      <w:lvlJc w:val="left"/>
      <w:pPr>
        <w:ind w:left="4380" w:hanging="360"/>
      </w:pPr>
      <w:rPr>
        <w:rFonts w:ascii="Courier New" w:hAnsi="Courier New" w:cs="Courier New" w:hint="default"/>
      </w:rPr>
    </w:lvl>
    <w:lvl w:ilvl="5" w:tplc="240A0005" w:tentative="1">
      <w:start w:val="1"/>
      <w:numFmt w:val="bullet"/>
      <w:lvlText w:val=""/>
      <w:lvlJc w:val="left"/>
      <w:pPr>
        <w:ind w:left="5100" w:hanging="360"/>
      </w:pPr>
      <w:rPr>
        <w:rFonts w:ascii="Wingdings" w:hAnsi="Wingdings" w:hint="default"/>
      </w:rPr>
    </w:lvl>
    <w:lvl w:ilvl="6" w:tplc="240A0001" w:tentative="1">
      <w:start w:val="1"/>
      <w:numFmt w:val="bullet"/>
      <w:lvlText w:val=""/>
      <w:lvlJc w:val="left"/>
      <w:pPr>
        <w:ind w:left="5820" w:hanging="360"/>
      </w:pPr>
      <w:rPr>
        <w:rFonts w:ascii="Symbol" w:hAnsi="Symbol" w:hint="default"/>
      </w:rPr>
    </w:lvl>
    <w:lvl w:ilvl="7" w:tplc="240A0003" w:tentative="1">
      <w:start w:val="1"/>
      <w:numFmt w:val="bullet"/>
      <w:lvlText w:val="o"/>
      <w:lvlJc w:val="left"/>
      <w:pPr>
        <w:ind w:left="6540" w:hanging="360"/>
      </w:pPr>
      <w:rPr>
        <w:rFonts w:ascii="Courier New" w:hAnsi="Courier New" w:cs="Courier New" w:hint="default"/>
      </w:rPr>
    </w:lvl>
    <w:lvl w:ilvl="8" w:tplc="240A0005" w:tentative="1">
      <w:start w:val="1"/>
      <w:numFmt w:val="bullet"/>
      <w:lvlText w:val=""/>
      <w:lvlJc w:val="left"/>
      <w:pPr>
        <w:ind w:left="7260" w:hanging="360"/>
      </w:pPr>
      <w:rPr>
        <w:rFonts w:ascii="Wingdings" w:hAnsi="Wingdings" w:hint="default"/>
      </w:rPr>
    </w:lvl>
  </w:abstractNum>
  <w:num w:numId="1">
    <w:abstractNumId w:val="18"/>
  </w:num>
  <w:num w:numId="2">
    <w:abstractNumId w:val="12"/>
  </w:num>
  <w:num w:numId="3">
    <w:abstractNumId w:val="27"/>
  </w:num>
  <w:num w:numId="4">
    <w:abstractNumId w:val="37"/>
  </w:num>
  <w:num w:numId="5">
    <w:abstractNumId w:val="30"/>
  </w:num>
  <w:num w:numId="6">
    <w:abstractNumId w:val="39"/>
  </w:num>
  <w:num w:numId="7">
    <w:abstractNumId w:val="45"/>
  </w:num>
  <w:num w:numId="8">
    <w:abstractNumId w:val="14"/>
  </w:num>
  <w:num w:numId="9">
    <w:abstractNumId w:val="9"/>
  </w:num>
  <w:num w:numId="10">
    <w:abstractNumId w:val="11"/>
  </w:num>
  <w:num w:numId="11">
    <w:abstractNumId w:val="47"/>
  </w:num>
  <w:num w:numId="12">
    <w:abstractNumId w:val="6"/>
  </w:num>
  <w:num w:numId="13">
    <w:abstractNumId w:val="34"/>
  </w:num>
  <w:num w:numId="14">
    <w:abstractNumId w:val="26"/>
  </w:num>
  <w:num w:numId="15">
    <w:abstractNumId w:val="17"/>
  </w:num>
  <w:num w:numId="16">
    <w:abstractNumId w:val="48"/>
  </w:num>
  <w:num w:numId="17">
    <w:abstractNumId w:val="7"/>
  </w:num>
  <w:num w:numId="18">
    <w:abstractNumId w:val="19"/>
  </w:num>
  <w:num w:numId="19">
    <w:abstractNumId w:val="41"/>
  </w:num>
  <w:num w:numId="20">
    <w:abstractNumId w:val="23"/>
  </w:num>
  <w:num w:numId="21">
    <w:abstractNumId w:val="33"/>
  </w:num>
  <w:num w:numId="22">
    <w:abstractNumId w:val="26"/>
    <w:lvlOverride w:ilvl="0">
      <w:startOverride w:val="1"/>
    </w:lvlOverride>
  </w:num>
  <w:num w:numId="23">
    <w:abstractNumId w:val="3"/>
  </w:num>
  <w:num w:numId="24">
    <w:abstractNumId w:val="34"/>
  </w:num>
  <w:num w:numId="25">
    <w:abstractNumId w:val="3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4"/>
  </w:num>
  <w:num w:numId="27">
    <w:abstractNumId w:val="34"/>
  </w:num>
  <w:num w:numId="28">
    <w:abstractNumId w:val="34"/>
  </w:num>
  <w:num w:numId="29">
    <w:abstractNumId w:val="22"/>
  </w:num>
  <w:num w:numId="30">
    <w:abstractNumId w:val="29"/>
  </w:num>
  <w:num w:numId="31">
    <w:abstractNumId w:val="21"/>
  </w:num>
  <w:num w:numId="32">
    <w:abstractNumId w:val="49"/>
  </w:num>
  <w:num w:numId="33">
    <w:abstractNumId w:val="32"/>
  </w:num>
  <w:num w:numId="34">
    <w:abstractNumId w:val="36"/>
  </w:num>
  <w:num w:numId="35">
    <w:abstractNumId w:val="36"/>
    <w:lvlOverride w:ilvl="0">
      <w:startOverride w:val="1"/>
    </w:lvlOverride>
  </w:num>
  <w:num w:numId="36">
    <w:abstractNumId w:val="40"/>
  </w:num>
  <w:num w:numId="37">
    <w:abstractNumId w:val="25"/>
  </w:num>
  <w:num w:numId="38">
    <w:abstractNumId w:val="46"/>
  </w:num>
  <w:num w:numId="39">
    <w:abstractNumId w:val="1"/>
  </w:num>
  <w:num w:numId="40">
    <w:abstractNumId w:val="38"/>
  </w:num>
  <w:num w:numId="41">
    <w:abstractNumId w:val="8"/>
  </w:num>
  <w:num w:numId="42">
    <w:abstractNumId w:val="44"/>
  </w:num>
  <w:num w:numId="43">
    <w:abstractNumId w:val="2"/>
  </w:num>
  <w:num w:numId="44">
    <w:abstractNumId w:val="15"/>
  </w:num>
  <w:num w:numId="45">
    <w:abstractNumId w:val="35"/>
  </w:num>
  <w:num w:numId="46">
    <w:abstractNumId w:val="43"/>
  </w:num>
  <w:num w:numId="47">
    <w:abstractNumId w:val="3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0"/>
  </w:num>
  <w:num w:numId="49">
    <w:abstractNumId w:val="28"/>
  </w:num>
  <w:num w:numId="50">
    <w:abstractNumId w:val="16"/>
  </w:num>
  <w:num w:numId="51">
    <w:abstractNumId w:val="13"/>
  </w:num>
  <w:num w:numId="52">
    <w:abstractNumId w:val="31"/>
  </w:num>
  <w:num w:numId="53">
    <w:abstractNumId w:val="24"/>
  </w:num>
  <w:num w:numId="54">
    <w:abstractNumId w:val="42"/>
  </w:num>
  <w:num w:numId="55">
    <w:abstractNumId w:val="10"/>
  </w:num>
  <w:num w:numId="56">
    <w:abstractNumId w:val="4"/>
  </w:num>
  <w:num w:numId="57">
    <w:abstractNumId w:val="20"/>
  </w:num>
  <w:num w:numId="58">
    <w:abstractNumId w:val="0"/>
  </w:num>
  <w:num w:numId="59">
    <w:abstractNumId w:val="5"/>
  </w:num>
  <w:num w:numId="60">
    <w:abstractNumId w:val="34"/>
    <w:lvlOverride w:ilvl="0">
      <w:startOverride w:val="4"/>
    </w:lvlOverride>
    <w:lvlOverride w:ilvl="1">
      <w:startOverride w:val="1"/>
    </w:lvlOverride>
  </w:num>
  <w:num w:numId="61">
    <w:abstractNumId w:val="34"/>
  </w:num>
  <w:numIdMacAtCleanup w:val="6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honatan Rico">
    <w15:presenceInfo w15:providerId="Windows Live" w15:userId="40a646c7e0aa69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activeWritingStyle w:appName="MSWord" w:lang="es-CO" w:vendorID="64" w:dllVersion="0" w:nlCheck="1" w:checkStyle="0"/>
  <w:activeWritingStyle w:appName="MSWord" w:lang="es-ES" w:vendorID="64" w:dllVersion="131078" w:nlCheck="1" w:checkStyle="0"/>
  <w:activeWritingStyle w:appName="MSWord" w:lang="es-CO" w:vendorID="64" w:dllVersion="131078" w:nlCheck="1" w:checkStyle="0"/>
  <w:activeWritingStyle w:appName="MSWord" w:lang="en-US" w:vendorID="64" w:dllVersion="131078" w:nlCheck="1" w:checkStyle="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A3F"/>
    <w:rsid w:val="00004FEC"/>
    <w:rsid w:val="00007CFE"/>
    <w:rsid w:val="00014B0B"/>
    <w:rsid w:val="0001658E"/>
    <w:rsid w:val="000218DE"/>
    <w:rsid w:val="00023BEA"/>
    <w:rsid w:val="00027C87"/>
    <w:rsid w:val="00030C04"/>
    <w:rsid w:val="000312AD"/>
    <w:rsid w:val="00032F39"/>
    <w:rsid w:val="00034DF3"/>
    <w:rsid w:val="00036B37"/>
    <w:rsid w:val="00036CB2"/>
    <w:rsid w:val="00040BCB"/>
    <w:rsid w:val="000412B6"/>
    <w:rsid w:val="00041885"/>
    <w:rsid w:val="00041E5C"/>
    <w:rsid w:val="0004385A"/>
    <w:rsid w:val="00046C28"/>
    <w:rsid w:val="00046E45"/>
    <w:rsid w:val="00051348"/>
    <w:rsid w:val="0005159C"/>
    <w:rsid w:val="00053BDE"/>
    <w:rsid w:val="0005546F"/>
    <w:rsid w:val="00055FAB"/>
    <w:rsid w:val="00062413"/>
    <w:rsid w:val="00076FC6"/>
    <w:rsid w:val="000777AD"/>
    <w:rsid w:val="000806B5"/>
    <w:rsid w:val="00081DEA"/>
    <w:rsid w:val="000840FB"/>
    <w:rsid w:val="00090235"/>
    <w:rsid w:val="000918C8"/>
    <w:rsid w:val="0009351C"/>
    <w:rsid w:val="00093F4E"/>
    <w:rsid w:val="000948B8"/>
    <w:rsid w:val="000949F9"/>
    <w:rsid w:val="00094E59"/>
    <w:rsid w:val="0009577E"/>
    <w:rsid w:val="000A3B29"/>
    <w:rsid w:val="000A442E"/>
    <w:rsid w:val="000A6078"/>
    <w:rsid w:val="000A7D27"/>
    <w:rsid w:val="000A7EB7"/>
    <w:rsid w:val="000B000C"/>
    <w:rsid w:val="000B09FE"/>
    <w:rsid w:val="000B1399"/>
    <w:rsid w:val="000B28EE"/>
    <w:rsid w:val="000B5279"/>
    <w:rsid w:val="000C0226"/>
    <w:rsid w:val="000C2379"/>
    <w:rsid w:val="000C49DC"/>
    <w:rsid w:val="000C54BE"/>
    <w:rsid w:val="000D121D"/>
    <w:rsid w:val="000D1E1D"/>
    <w:rsid w:val="000D252E"/>
    <w:rsid w:val="000D2769"/>
    <w:rsid w:val="000D28EF"/>
    <w:rsid w:val="000D2912"/>
    <w:rsid w:val="000D664F"/>
    <w:rsid w:val="000D78D2"/>
    <w:rsid w:val="000E2379"/>
    <w:rsid w:val="000E3148"/>
    <w:rsid w:val="000E5E47"/>
    <w:rsid w:val="001049C9"/>
    <w:rsid w:val="001052A4"/>
    <w:rsid w:val="00110502"/>
    <w:rsid w:val="00110B50"/>
    <w:rsid w:val="0011117B"/>
    <w:rsid w:val="001126C3"/>
    <w:rsid w:val="00113154"/>
    <w:rsid w:val="00113DD7"/>
    <w:rsid w:val="001143FE"/>
    <w:rsid w:val="001145F1"/>
    <w:rsid w:val="00115ED7"/>
    <w:rsid w:val="00120E87"/>
    <w:rsid w:val="00120EC1"/>
    <w:rsid w:val="001222D5"/>
    <w:rsid w:val="00132487"/>
    <w:rsid w:val="00133A1D"/>
    <w:rsid w:val="00140961"/>
    <w:rsid w:val="001413D9"/>
    <w:rsid w:val="0014372C"/>
    <w:rsid w:val="001468EA"/>
    <w:rsid w:val="00150185"/>
    <w:rsid w:val="00153EF8"/>
    <w:rsid w:val="00154F3C"/>
    <w:rsid w:val="00155CEB"/>
    <w:rsid w:val="00157F62"/>
    <w:rsid w:val="00160202"/>
    <w:rsid w:val="00162093"/>
    <w:rsid w:val="00164113"/>
    <w:rsid w:val="00164174"/>
    <w:rsid w:val="00164EC6"/>
    <w:rsid w:val="001668BF"/>
    <w:rsid w:val="00170025"/>
    <w:rsid w:val="00173E37"/>
    <w:rsid w:val="00177870"/>
    <w:rsid w:val="001778B9"/>
    <w:rsid w:val="001803C9"/>
    <w:rsid w:val="001833BF"/>
    <w:rsid w:val="00187CB1"/>
    <w:rsid w:val="00190C97"/>
    <w:rsid w:val="001915D8"/>
    <w:rsid w:val="00192CA4"/>
    <w:rsid w:val="0019342A"/>
    <w:rsid w:val="00193D54"/>
    <w:rsid w:val="00193F65"/>
    <w:rsid w:val="00193FAC"/>
    <w:rsid w:val="0019442D"/>
    <w:rsid w:val="00194847"/>
    <w:rsid w:val="001A0BBE"/>
    <w:rsid w:val="001A1B53"/>
    <w:rsid w:val="001A3466"/>
    <w:rsid w:val="001A54E8"/>
    <w:rsid w:val="001A71CA"/>
    <w:rsid w:val="001B0D8D"/>
    <w:rsid w:val="001B2A56"/>
    <w:rsid w:val="001B2C0C"/>
    <w:rsid w:val="001B30F8"/>
    <w:rsid w:val="001B3CE6"/>
    <w:rsid w:val="001B6277"/>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2534"/>
    <w:rsid w:val="001F4508"/>
    <w:rsid w:val="001F4C4E"/>
    <w:rsid w:val="0020052E"/>
    <w:rsid w:val="00203DCA"/>
    <w:rsid w:val="0020693B"/>
    <w:rsid w:val="00212C43"/>
    <w:rsid w:val="002141E6"/>
    <w:rsid w:val="00217026"/>
    <w:rsid w:val="00222195"/>
    <w:rsid w:val="002332E5"/>
    <w:rsid w:val="00233319"/>
    <w:rsid w:val="00233CE3"/>
    <w:rsid w:val="0023662A"/>
    <w:rsid w:val="00237BC5"/>
    <w:rsid w:val="00241BA2"/>
    <w:rsid w:val="0024577E"/>
    <w:rsid w:val="002507EE"/>
    <w:rsid w:val="00252821"/>
    <w:rsid w:val="00256605"/>
    <w:rsid w:val="00257CB8"/>
    <w:rsid w:val="00257EA5"/>
    <w:rsid w:val="00263571"/>
    <w:rsid w:val="00271583"/>
    <w:rsid w:val="002728E7"/>
    <w:rsid w:val="00282074"/>
    <w:rsid w:val="00282BB9"/>
    <w:rsid w:val="00285BAE"/>
    <w:rsid w:val="002865F1"/>
    <w:rsid w:val="0028786F"/>
    <w:rsid w:val="00294794"/>
    <w:rsid w:val="00294FA7"/>
    <w:rsid w:val="002A2A69"/>
    <w:rsid w:val="002A483C"/>
    <w:rsid w:val="002A6B31"/>
    <w:rsid w:val="002A7AA7"/>
    <w:rsid w:val="002B00EF"/>
    <w:rsid w:val="002B30A9"/>
    <w:rsid w:val="002B4F81"/>
    <w:rsid w:val="002B59BA"/>
    <w:rsid w:val="002B6433"/>
    <w:rsid w:val="002C199C"/>
    <w:rsid w:val="002C3429"/>
    <w:rsid w:val="002C4B15"/>
    <w:rsid w:val="002C5718"/>
    <w:rsid w:val="002C5894"/>
    <w:rsid w:val="002D45A1"/>
    <w:rsid w:val="002E08C6"/>
    <w:rsid w:val="002E46E5"/>
    <w:rsid w:val="002F0241"/>
    <w:rsid w:val="002F0EC5"/>
    <w:rsid w:val="002F19DB"/>
    <w:rsid w:val="002F1A0E"/>
    <w:rsid w:val="002F1E17"/>
    <w:rsid w:val="002F38FD"/>
    <w:rsid w:val="002F4CF0"/>
    <w:rsid w:val="002F6FC5"/>
    <w:rsid w:val="002F7BC4"/>
    <w:rsid w:val="0030276F"/>
    <w:rsid w:val="0030375C"/>
    <w:rsid w:val="003044FB"/>
    <w:rsid w:val="003062D9"/>
    <w:rsid w:val="00311FE1"/>
    <w:rsid w:val="0031633D"/>
    <w:rsid w:val="00316A22"/>
    <w:rsid w:val="0032110A"/>
    <w:rsid w:val="00321322"/>
    <w:rsid w:val="00321A0C"/>
    <w:rsid w:val="00324659"/>
    <w:rsid w:val="00330211"/>
    <w:rsid w:val="00332260"/>
    <w:rsid w:val="003369EE"/>
    <w:rsid w:val="003421CA"/>
    <w:rsid w:val="00342A76"/>
    <w:rsid w:val="0034331F"/>
    <w:rsid w:val="003435E7"/>
    <w:rsid w:val="0035106C"/>
    <w:rsid w:val="0035163F"/>
    <w:rsid w:val="00355EC7"/>
    <w:rsid w:val="003561B5"/>
    <w:rsid w:val="0035748C"/>
    <w:rsid w:val="00361CFD"/>
    <w:rsid w:val="00370460"/>
    <w:rsid w:val="003719A2"/>
    <w:rsid w:val="00373449"/>
    <w:rsid w:val="00373A1C"/>
    <w:rsid w:val="00374B26"/>
    <w:rsid w:val="003773E9"/>
    <w:rsid w:val="00384866"/>
    <w:rsid w:val="00387901"/>
    <w:rsid w:val="00392A15"/>
    <w:rsid w:val="00395220"/>
    <w:rsid w:val="003A0A82"/>
    <w:rsid w:val="003A1EA4"/>
    <w:rsid w:val="003A516A"/>
    <w:rsid w:val="003A52ED"/>
    <w:rsid w:val="003A5CA6"/>
    <w:rsid w:val="003B2643"/>
    <w:rsid w:val="003B3EB1"/>
    <w:rsid w:val="003B75F4"/>
    <w:rsid w:val="003B7DC3"/>
    <w:rsid w:val="003C0D4C"/>
    <w:rsid w:val="003C1077"/>
    <w:rsid w:val="003C3F50"/>
    <w:rsid w:val="003C5595"/>
    <w:rsid w:val="003C55CE"/>
    <w:rsid w:val="003C6747"/>
    <w:rsid w:val="003E0D31"/>
    <w:rsid w:val="003E2354"/>
    <w:rsid w:val="003E5756"/>
    <w:rsid w:val="003E7A3A"/>
    <w:rsid w:val="003F47FF"/>
    <w:rsid w:val="003F70AE"/>
    <w:rsid w:val="003F7B65"/>
    <w:rsid w:val="0040063C"/>
    <w:rsid w:val="0040068B"/>
    <w:rsid w:val="00401E41"/>
    <w:rsid w:val="004043A2"/>
    <w:rsid w:val="004055DE"/>
    <w:rsid w:val="00406274"/>
    <w:rsid w:val="00413090"/>
    <w:rsid w:val="004134FF"/>
    <w:rsid w:val="004135C3"/>
    <w:rsid w:val="00413A77"/>
    <w:rsid w:val="00416158"/>
    <w:rsid w:val="00421007"/>
    <w:rsid w:val="00423A79"/>
    <w:rsid w:val="00425B56"/>
    <w:rsid w:val="00431484"/>
    <w:rsid w:val="0043430E"/>
    <w:rsid w:val="00435DAE"/>
    <w:rsid w:val="00436B08"/>
    <w:rsid w:val="00440A5F"/>
    <w:rsid w:val="00442BF2"/>
    <w:rsid w:val="0044491B"/>
    <w:rsid w:val="004463A5"/>
    <w:rsid w:val="00446921"/>
    <w:rsid w:val="0044727E"/>
    <w:rsid w:val="00450675"/>
    <w:rsid w:val="0045342A"/>
    <w:rsid w:val="00454214"/>
    <w:rsid w:val="00456A95"/>
    <w:rsid w:val="00460055"/>
    <w:rsid w:val="0046134E"/>
    <w:rsid w:val="004702D6"/>
    <w:rsid w:val="00474162"/>
    <w:rsid w:val="00474760"/>
    <w:rsid w:val="00475D19"/>
    <w:rsid w:val="00480D82"/>
    <w:rsid w:val="0048239D"/>
    <w:rsid w:val="00483326"/>
    <w:rsid w:val="00486049"/>
    <w:rsid w:val="00491855"/>
    <w:rsid w:val="00492518"/>
    <w:rsid w:val="00492B81"/>
    <w:rsid w:val="00494A72"/>
    <w:rsid w:val="00495E0B"/>
    <w:rsid w:val="004A08AF"/>
    <w:rsid w:val="004A0F6B"/>
    <w:rsid w:val="004B2D60"/>
    <w:rsid w:val="004B32B8"/>
    <w:rsid w:val="004B49ED"/>
    <w:rsid w:val="004B4E2A"/>
    <w:rsid w:val="004B61F9"/>
    <w:rsid w:val="004C184C"/>
    <w:rsid w:val="004C51D7"/>
    <w:rsid w:val="004D14FD"/>
    <w:rsid w:val="004D3DAB"/>
    <w:rsid w:val="004D4245"/>
    <w:rsid w:val="004E2C18"/>
    <w:rsid w:val="004F20B6"/>
    <w:rsid w:val="004F3340"/>
    <w:rsid w:val="004F4965"/>
    <w:rsid w:val="004F5F6D"/>
    <w:rsid w:val="00513907"/>
    <w:rsid w:val="00515803"/>
    <w:rsid w:val="00521973"/>
    <w:rsid w:val="00523F31"/>
    <w:rsid w:val="00526935"/>
    <w:rsid w:val="00526CD0"/>
    <w:rsid w:val="00527F6A"/>
    <w:rsid w:val="00530F39"/>
    <w:rsid w:val="00531AD2"/>
    <w:rsid w:val="00531B56"/>
    <w:rsid w:val="00533AF9"/>
    <w:rsid w:val="00534511"/>
    <w:rsid w:val="0053506E"/>
    <w:rsid w:val="005352E6"/>
    <w:rsid w:val="00541468"/>
    <w:rsid w:val="00542280"/>
    <w:rsid w:val="00547272"/>
    <w:rsid w:val="005507FD"/>
    <w:rsid w:val="00552AB2"/>
    <w:rsid w:val="005540E5"/>
    <w:rsid w:val="0055470B"/>
    <w:rsid w:val="00560156"/>
    <w:rsid w:val="00570B23"/>
    <w:rsid w:val="00572959"/>
    <w:rsid w:val="005731BE"/>
    <w:rsid w:val="005804FD"/>
    <w:rsid w:val="0058118D"/>
    <w:rsid w:val="005814A5"/>
    <w:rsid w:val="00583105"/>
    <w:rsid w:val="00585706"/>
    <w:rsid w:val="00591756"/>
    <w:rsid w:val="005A5625"/>
    <w:rsid w:val="005A73CD"/>
    <w:rsid w:val="005B36AC"/>
    <w:rsid w:val="005B696D"/>
    <w:rsid w:val="005C1EBF"/>
    <w:rsid w:val="005C2A01"/>
    <w:rsid w:val="005C4B16"/>
    <w:rsid w:val="005C5711"/>
    <w:rsid w:val="005C72AB"/>
    <w:rsid w:val="005D0F75"/>
    <w:rsid w:val="005D1821"/>
    <w:rsid w:val="005D2A99"/>
    <w:rsid w:val="005D317E"/>
    <w:rsid w:val="005D3E91"/>
    <w:rsid w:val="005D5C7B"/>
    <w:rsid w:val="005E037D"/>
    <w:rsid w:val="005E10A1"/>
    <w:rsid w:val="005E1D14"/>
    <w:rsid w:val="005E27C1"/>
    <w:rsid w:val="006016A9"/>
    <w:rsid w:val="0060276F"/>
    <w:rsid w:val="00604127"/>
    <w:rsid w:val="00604C6F"/>
    <w:rsid w:val="00605F80"/>
    <w:rsid w:val="00607EE2"/>
    <w:rsid w:val="006108B7"/>
    <w:rsid w:val="006113A9"/>
    <w:rsid w:val="00611CB2"/>
    <w:rsid w:val="00614EC0"/>
    <w:rsid w:val="00614FA4"/>
    <w:rsid w:val="006171E5"/>
    <w:rsid w:val="0062119D"/>
    <w:rsid w:val="00624DE6"/>
    <w:rsid w:val="00627195"/>
    <w:rsid w:val="00635AA8"/>
    <w:rsid w:val="00636E48"/>
    <w:rsid w:val="00640112"/>
    <w:rsid w:val="00640C5B"/>
    <w:rsid w:val="00642617"/>
    <w:rsid w:val="00643750"/>
    <w:rsid w:val="0064457F"/>
    <w:rsid w:val="00646306"/>
    <w:rsid w:val="006510B8"/>
    <w:rsid w:val="00651275"/>
    <w:rsid w:val="0065219A"/>
    <w:rsid w:val="0065399E"/>
    <w:rsid w:val="006560C2"/>
    <w:rsid w:val="00656470"/>
    <w:rsid w:val="006573E3"/>
    <w:rsid w:val="0066160F"/>
    <w:rsid w:val="00666372"/>
    <w:rsid w:val="006732E1"/>
    <w:rsid w:val="00675E7F"/>
    <w:rsid w:val="00676392"/>
    <w:rsid w:val="006768E1"/>
    <w:rsid w:val="0068171A"/>
    <w:rsid w:val="0068313F"/>
    <w:rsid w:val="00683336"/>
    <w:rsid w:val="00684750"/>
    <w:rsid w:val="0068580F"/>
    <w:rsid w:val="00685AE8"/>
    <w:rsid w:val="00685D64"/>
    <w:rsid w:val="006934DB"/>
    <w:rsid w:val="006A1BB2"/>
    <w:rsid w:val="006A3ABF"/>
    <w:rsid w:val="006B51C9"/>
    <w:rsid w:val="006B557A"/>
    <w:rsid w:val="006B63C7"/>
    <w:rsid w:val="006C17EA"/>
    <w:rsid w:val="006C2600"/>
    <w:rsid w:val="006C3A90"/>
    <w:rsid w:val="006C4571"/>
    <w:rsid w:val="006C7C13"/>
    <w:rsid w:val="006D0476"/>
    <w:rsid w:val="006D0DEC"/>
    <w:rsid w:val="006D3F42"/>
    <w:rsid w:val="006D651A"/>
    <w:rsid w:val="006E0D9E"/>
    <w:rsid w:val="006E3D32"/>
    <w:rsid w:val="006E433D"/>
    <w:rsid w:val="006E6B61"/>
    <w:rsid w:val="006E781D"/>
    <w:rsid w:val="006E7905"/>
    <w:rsid w:val="006F0670"/>
    <w:rsid w:val="006F0DCF"/>
    <w:rsid w:val="006F1C16"/>
    <w:rsid w:val="006F23DB"/>
    <w:rsid w:val="006F2520"/>
    <w:rsid w:val="006F3862"/>
    <w:rsid w:val="006F3F8D"/>
    <w:rsid w:val="006F4A0E"/>
    <w:rsid w:val="006F6D33"/>
    <w:rsid w:val="00701546"/>
    <w:rsid w:val="00704525"/>
    <w:rsid w:val="0070742D"/>
    <w:rsid w:val="00714956"/>
    <w:rsid w:val="00715914"/>
    <w:rsid w:val="00717B80"/>
    <w:rsid w:val="00720353"/>
    <w:rsid w:val="007240D8"/>
    <w:rsid w:val="00724E0E"/>
    <w:rsid w:val="007254C7"/>
    <w:rsid w:val="00726C8F"/>
    <w:rsid w:val="007308EE"/>
    <w:rsid w:val="007411E2"/>
    <w:rsid w:val="00742962"/>
    <w:rsid w:val="00743A6A"/>
    <w:rsid w:val="00743F2F"/>
    <w:rsid w:val="0074599A"/>
    <w:rsid w:val="00752E33"/>
    <w:rsid w:val="00754E9F"/>
    <w:rsid w:val="00755BEE"/>
    <w:rsid w:val="00756EE4"/>
    <w:rsid w:val="007629A1"/>
    <w:rsid w:val="007635DF"/>
    <w:rsid w:val="007654EF"/>
    <w:rsid w:val="00770CD1"/>
    <w:rsid w:val="00772B65"/>
    <w:rsid w:val="0078035D"/>
    <w:rsid w:val="00780CFB"/>
    <w:rsid w:val="00781D8D"/>
    <w:rsid w:val="00783D4B"/>
    <w:rsid w:val="00783E84"/>
    <w:rsid w:val="00786702"/>
    <w:rsid w:val="00790749"/>
    <w:rsid w:val="007925FE"/>
    <w:rsid w:val="00794845"/>
    <w:rsid w:val="007A108E"/>
    <w:rsid w:val="007B13B7"/>
    <w:rsid w:val="007B3BAF"/>
    <w:rsid w:val="007B4EA5"/>
    <w:rsid w:val="007C18D6"/>
    <w:rsid w:val="007C6EC8"/>
    <w:rsid w:val="007D02C4"/>
    <w:rsid w:val="007D240C"/>
    <w:rsid w:val="007D4808"/>
    <w:rsid w:val="007D4AE4"/>
    <w:rsid w:val="007D4BE9"/>
    <w:rsid w:val="007D7C78"/>
    <w:rsid w:val="007E0FEA"/>
    <w:rsid w:val="007E2317"/>
    <w:rsid w:val="007E3455"/>
    <w:rsid w:val="007E349B"/>
    <w:rsid w:val="007E3ABF"/>
    <w:rsid w:val="007E45FD"/>
    <w:rsid w:val="007F1DA5"/>
    <w:rsid w:val="007F35A4"/>
    <w:rsid w:val="008010DB"/>
    <w:rsid w:val="00802049"/>
    <w:rsid w:val="00804ACB"/>
    <w:rsid w:val="008058CA"/>
    <w:rsid w:val="008079C0"/>
    <w:rsid w:val="008106E6"/>
    <w:rsid w:val="00810A42"/>
    <w:rsid w:val="0081579D"/>
    <w:rsid w:val="00815F74"/>
    <w:rsid w:val="00817742"/>
    <w:rsid w:val="00817765"/>
    <w:rsid w:val="008234DE"/>
    <w:rsid w:val="008272B5"/>
    <w:rsid w:val="00830227"/>
    <w:rsid w:val="008338F6"/>
    <w:rsid w:val="00834560"/>
    <w:rsid w:val="00834CFB"/>
    <w:rsid w:val="008369FF"/>
    <w:rsid w:val="00836D81"/>
    <w:rsid w:val="00837525"/>
    <w:rsid w:val="00847718"/>
    <w:rsid w:val="00851F74"/>
    <w:rsid w:val="008522FF"/>
    <w:rsid w:val="008526DA"/>
    <w:rsid w:val="00852BE6"/>
    <w:rsid w:val="0085431D"/>
    <w:rsid w:val="008563BD"/>
    <w:rsid w:val="00857078"/>
    <w:rsid w:val="00857543"/>
    <w:rsid w:val="00857F67"/>
    <w:rsid w:val="008606A3"/>
    <w:rsid w:val="00860794"/>
    <w:rsid w:val="0086289E"/>
    <w:rsid w:val="00863945"/>
    <w:rsid w:val="00865AB9"/>
    <w:rsid w:val="00865AFD"/>
    <w:rsid w:val="00865D6A"/>
    <w:rsid w:val="00866A41"/>
    <w:rsid w:val="00871C44"/>
    <w:rsid w:val="00872DD7"/>
    <w:rsid w:val="008736A3"/>
    <w:rsid w:val="00876F3B"/>
    <w:rsid w:val="00880913"/>
    <w:rsid w:val="00883B47"/>
    <w:rsid w:val="0088404C"/>
    <w:rsid w:val="008846B1"/>
    <w:rsid w:val="008852C0"/>
    <w:rsid w:val="008852E9"/>
    <w:rsid w:val="00886C0C"/>
    <w:rsid w:val="0088710B"/>
    <w:rsid w:val="008907EC"/>
    <w:rsid w:val="00893BD1"/>
    <w:rsid w:val="00895011"/>
    <w:rsid w:val="008979D5"/>
    <w:rsid w:val="008A2B8E"/>
    <w:rsid w:val="008A2EBA"/>
    <w:rsid w:val="008A7A0B"/>
    <w:rsid w:val="008B395F"/>
    <w:rsid w:val="008B3A37"/>
    <w:rsid w:val="008B3E0C"/>
    <w:rsid w:val="008C078A"/>
    <w:rsid w:val="008C0891"/>
    <w:rsid w:val="008C35A5"/>
    <w:rsid w:val="008C3AE0"/>
    <w:rsid w:val="008C6434"/>
    <w:rsid w:val="008D37D9"/>
    <w:rsid w:val="008D4C72"/>
    <w:rsid w:val="008D6FC5"/>
    <w:rsid w:val="008D745C"/>
    <w:rsid w:val="008D7999"/>
    <w:rsid w:val="008E21A3"/>
    <w:rsid w:val="008E3B9A"/>
    <w:rsid w:val="008E434C"/>
    <w:rsid w:val="008E5335"/>
    <w:rsid w:val="008F0148"/>
    <w:rsid w:val="008F01CE"/>
    <w:rsid w:val="008F1A39"/>
    <w:rsid w:val="008F5007"/>
    <w:rsid w:val="008F7AAF"/>
    <w:rsid w:val="00900701"/>
    <w:rsid w:val="00901802"/>
    <w:rsid w:val="0090197F"/>
    <w:rsid w:val="009025DB"/>
    <w:rsid w:val="00910432"/>
    <w:rsid w:val="009126EE"/>
    <w:rsid w:val="00915067"/>
    <w:rsid w:val="00915DCE"/>
    <w:rsid w:val="00920325"/>
    <w:rsid w:val="00923D8D"/>
    <w:rsid w:val="00925C45"/>
    <w:rsid w:val="009269EA"/>
    <w:rsid w:val="00927DEC"/>
    <w:rsid w:val="00931C4C"/>
    <w:rsid w:val="00933A88"/>
    <w:rsid w:val="00936C3A"/>
    <w:rsid w:val="0093746F"/>
    <w:rsid w:val="00937DB0"/>
    <w:rsid w:val="0094004D"/>
    <w:rsid w:val="00943A0E"/>
    <w:rsid w:val="00944459"/>
    <w:rsid w:val="00944828"/>
    <w:rsid w:val="00945D6C"/>
    <w:rsid w:val="0094758E"/>
    <w:rsid w:val="00951643"/>
    <w:rsid w:val="00952DBA"/>
    <w:rsid w:val="00953E52"/>
    <w:rsid w:val="0095549B"/>
    <w:rsid w:val="00964A1D"/>
    <w:rsid w:val="009679AC"/>
    <w:rsid w:val="00973C75"/>
    <w:rsid w:val="00974E85"/>
    <w:rsid w:val="009763EF"/>
    <w:rsid w:val="00976F1B"/>
    <w:rsid w:val="00985F59"/>
    <w:rsid w:val="0098604E"/>
    <w:rsid w:val="00987599"/>
    <w:rsid w:val="0099548B"/>
    <w:rsid w:val="00995A1B"/>
    <w:rsid w:val="00995C8C"/>
    <w:rsid w:val="009960FF"/>
    <w:rsid w:val="00996BDC"/>
    <w:rsid w:val="009A5F02"/>
    <w:rsid w:val="009B4043"/>
    <w:rsid w:val="009B710F"/>
    <w:rsid w:val="009B7862"/>
    <w:rsid w:val="009C66C0"/>
    <w:rsid w:val="009D34A7"/>
    <w:rsid w:val="009D589C"/>
    <w:rsid w:val="009E1826"/>
    <w:rsid w:val="009E24BC"/>
    <w:rsid w:val="009E279C"/>
    <w:rsid w:val="009E3E40"/>
    <w:rsid w:val="009E47A4"/>
    <w:rsid w:val="009E66A7"/>
    <w:rsid w:val="009F3D99"/>
    <w:rsid w:val="009F491D"/>
    <w:rsid w:val="009F4E09"/>
    <w:rsid w:val="00A008C0"/>
    <w:rsid w:val="00A021F2"/>
    <w:rsid w:val="00A0385F"/>
    <w:rsid w:val="00A07923"/>
    <w:rsid w:val="00A11C6E"/>
    <w:rsid w:val="00A12263"/>
    <w:rsid w:val="00A14AE6"/>
    <w:rsid w:val="00A174F1"/>
    <w:rsid w:val="00A21134"/>
    <w:rsid w:val="00A25993"/>
    <w:rsid w:val="00A25BC8"/>
    <w:rsid w:val="00A2617F"/>
    <w:rsid w:val="00A32011"/>
    <w:rsid w:val="00A33BEA"/>
    <w:rsid w:val="00A34382"/>
    <w:rsid w:val="00A36E07"/>
    <w:rsid w:val="00A36E36"/>
    <w:rsid w:val="00A37BDC"/>
    <w:rsid w:val="00A40986"/>
    <w:rsid w:val="00A4437F"/>
    <w:rsid w:val="00A525D1"/>
    <w:rsid w:val="00A611BF"/>
    <w:rsid w:val="00A635E7"/>
    <w:rsid w:val="00A66017"/>
    <w:rsid w:val="00A67F38"/>
    <w:rsid w:val="00A70359"/>
    <w:rsid w:val="00A72087"/>
    <w:rsid w:val="00A7378D"/>
    <w:rsid w:val="00A739BB"/>
    <w:rsid w:val="00A7512D"/>
    <w:rsid w:val="00A76C38"/>
    <w:rsid w:val="00A8021E"/>
    <w:rsid w:val="00A81455"/>
    <w:rsid w:val="00A8203C"/>
    <w:rsid w:val="00A82655"/>
    <w:rsid w:val="00A82813"/>
    <w:rsid w:val="00A8335C"/>
    <w:rsid w:val="00A837B2"/>
    <w:rsid w:val="00A84643"/>
    <w:rsid w:val="00A86AE4"/>
    <w:rsid w:val="00A91DF7"/>
    <w:rsid w:val="00A92E52"/>
    <w:rsid w:val="00A939F8"/>
    <w:rsid w:val="00AA26AD"/>
    <w:rsid w:val="00AA43EF"/>
    <w:rsid w:val="00AB0D5C"/>
    <w:rsid w:val="00AB1012"/>
    <w:rsid w:val="00AB2CD3"/>
    <w:rsid w:val="00AB3304"/>
    <w:rsid w:val="00AB387D"/>
    <w:rsid w:val="00AB4758"/>
    <w:rsid w:val="00AB5DEC"/>
    <w:rsid w:val="00AB7750"/>
    <w:rsid w:val="00AC05B5"/>
    <w:rsid w:val="00AC2102"/>
    <w:rsid w:val="00AC22B1"/>
    <w:rsid w:val="00AC3CE6"/>
    <w:rsid w:val="00AC4FE8"/>
    <w:rsid w:val="00AC5366"/>
    <w:rsid w:val="00AC7C8E"/>
    <w:rsid w:val="00AD0BCF"/>
    <w:rsid w:val="00AD34BA"/>
    <w:rsid w:val="00AE0068"/>
    <w:rsid w:val="00AE35F0"/>
    <w:rsid w:val="00AE3954"/>
    <w:rsid w:val="00AE4379"/>
    <w:rsid w:val="00AE4524"/>
    <w:rsid w:val="00AE4F95"/>
    <w:rsid w:val="00AE572E"/>
    <w:rsid w:val="00AF145C"/>
    <w:rsid w:val="00AF1641"/>
    <w:rsid w:val="00AF21DA"/>
    <w:rsid w:val="00AF47A2"/>
    <w:rsid w:val="00AF49E5"/>
    <w:rsid w:val="00AF612E"/>
    <w:rsid w:val="00AF6206"/>
    <w:rsid w:val="00AF76B2"/>
    <w:rsid w:val="00B032BC"/>
    <w:rsid w:val="00B05BC2"/>
    <w:rsid w:val="00B06D91"/>
    <w:rsid w:val="00B1019D"/>
    <w:rsid w:val="00B12CDA"/>
    <w:rsid w:val="00B13701"/>
    <w:rsid w:val="00B16495"/>
    <w:rsid w:val="00B22B0C"/>
    <w:rsid w:val="00B231D3"/>
    <w:rsid w:val="00B33785"/>
    <w:rsid w:val="00B342B9"/>
    <w:rsid w:val="00B35C71"/>
    <w:rsid w:val="00B36722"/>
    <w:rsid w:val="00B3694D"/>
    <w:rsid w:val="00B400A5"/>
    <w:rsid w:val="00B40739"/>
    <w:rsid w:val="00B448B8"/>
    <w:rsid w:val="00B52430"/>
    <w:rsid w:val="00B53F3A"/>
    <w:rsid w:val="00B559F7"/>
    <w:rsid w:val="00B5718E"/>
    <w:rsid w:val="00B61AFC"/>
    <w:rsid w:val="00B62BE7"/>
    <w:rsid w:val="00B63152"/>
    <w:rsid w:val="00B642B0"/>
    <w:rsid w:val="00B64AC5"/>
    <w:rsid w:val="00B65C6F"/>
    <w:rsid w:val="00B662DF"/>
    <w:rsid w:val="00B67643"/>
    <w:rsid w:val="00B7079E"/>
    <w:rsid w:val="00B72960"/>
    <w:rsid w:val="00B72F5F"/>
    <w:rsid w:val="00B739F4"/>
    <w:rsid w:val="00B73A4A"/>
    <w:rsid w:val="00B802D5"/>
    <w:rsid w:val="00B80BF1"/>
    <w:rsid w:val="00B81DA6"/>
    <w:rsid w:val="00B820B8"/>
    <w:rsid w:val="00B865A6"/>
    <w:rsid w:val="00B924B1"/>
    <w:rsid w:val="00B92FCC"/>
    <w:rsid w:val="00B935C9"/>
    <w:rsid w:val="00B94DD9"/>
    <w:rsid w:val="00B979B6"/>
    <w:rsid w:val="00BA4F6A"/>
    <w:rsid w:val="00BA517E"/>
    <w:rsid w:val="00BB112A"/>
    <w:rsid w:val="00BB1A5F"/>
    <w:rsid w:val="00BB3C1A"/>
    <w:rsid w:val="00BB4289"/>
    <w:rsid w:val="00BB49B4"/>
    <w:rsid w:val="00BB6AAE"/>
    <w:rsid w:val="00BC1751"/>
    <w:rsid w:val="00BC2C6D"/>
    <w:rsid w:val="00BC4B34"/>
    <w:rsid w:val="00BC702D"/>
    <w:rsid w:val="00BD046B"/>
    <w:rsid w:val="00BD1093"/>
    <w:rsid w:val="00BD1460"/>
    <w:rsid w:val="00BD6D4C"/>
    <w:rsid w:val="00BF2779"/>
    <w:rsid w:val="00BF4441"/>
    <w:rsid w:val="00BF5A2D"/>
    <w:rsid w:val="00BF612F"/>
    <w:rsid w:val="00C01364"/>
    <w:rsid w:val="00C02CB8"/>
    <w:rsid w:val="00C040B0"/>
    <w:rsid w:val="00C04FAD"/>
    <w:rsid w:val="00C1232B"/>
    <w:rsid w:val="00C12DBC"/>
    <w:rsid w:val="00C13669"/>
    <w:rsid w:val="00C139F2"/>
    <w:rsid w:val="00C20111"/>
    <w:rsid w:val="00C20AA8"/>
    <w:rsid w:val="00C224AE"/>
    <w:rsid w:val="00C22AC3"/>
    <w:rsid w:val="00C23D3F"/>
    <w:rsid w:val="00C2707E"/>
    <w:rsid w:val="00C27639"/>
    <w:rsid w:val="00C33D10"/>
    <w:rsid w:val="00C33E82"/>
    <w:rsid w:val="00C37BC0"/>
    <w:rsid w:val="00C4101B"/>
    <w:rsid w:val="00C43853"/>
    <w:rsid w:val="00C44285"/>
    <w:rsid w:val="00C45E1F"/>
    <w:rsid w:val="00C50B29"/>
    <w:rsid w:val="00C5204C"/>
    <w:rsid w:val="00C532F4"/>
    <w:rsid w:val="00C554A4"/>
    <w:rsid w:val="00C55FD9"/>
    <w:rsid w:val="00C568A9"/>
    <w:rsid w:val="00C604C3"/>
    <w:rsid w:val="00C650CD"/>
    <w:rsid w:val="00C7115D"/>
    <w:rsid w:val="00C7321A"/>
    <w:rsid w:val="00C74684"/>
    <w:rsid w:val="00C7468C"/>
    <w:rsid w:val="00C74BEE"/>
    <w:rsid w:val="00C75019"/>
    <w:rsid w:val="00C75255"/>
    <w:rsid w:val="00C76B3D"/>
    <w:rsid w:val="00C7716E"/>
    <w:rsid w:val="00C8001A"/>
    <w:rsid w:val="00C80386"/>
    <w:rsid w:val="00C862F1"/>
    <w:rsid w:val="00C875C4"/>
    <w:rsid w:val="00C90D7A"/>
    <w:rsid w:val="00C921CA"/>
    <w:rsid w:val="00CA4494"/>
    <w:rsid w:val="00CA61D3"/>
    <w:rsid w:val="00CA6A2A"/>
    <w:rsid w:val="00CB0699"/>
    <w:rsid w:val="00CB117F"/>
    <w:rsid w:val="00CB2609"/>
    <w:rsid w:val="00CB3785"/>
    <w:rsid w:val="00CB580D"/>
    <w:rsid w:val="00CB5D25"/>
    <w:rsid w:val="00CB661A"/>
    <w:rsid w:val="00CC0096"/>
    <w:rsid w:val="00CC287E"/>
    <w:rsid w:val="00CC3D34"/>
    <w:rsid w:val="00CC403D"/>
    <w:rsid w:val="00CC47D6"/>
    <w:rsid w:val="00CD4E80"/>
    <w:rsid w:val="00CD5EFD"/>
    <w:rsid w:val="00CD7F10"/>
    <w:rsid w:val="00CE3850"/>
    <w:rsid w:val="00CE4923"/>
    <w:rsid w:val="00CE7F7A"/>
    <w:rsid w:val="00CF4662"/>
    <w:rsid w:val="00CF4781"/>
    <w:rsid w:val="00D033F3"/>
    <w:rsid w:val="00D0732E"/>
    <w:rsid w:val="00D10281"/>
    <w:rsid w:val="00D11308"/>
    <w:rsid w:val="00D17BE2"/>
    <w:rsid w:val="00D17D36"/>
    <w:rsid w:val="00D20687"/>
    <w:rsid w:val="00D208FE"/>
    <w:rsid w:val="00D30CCF"/>
    <w:rsid w:val="00D34B0E"/>
    <w:rsid w:val="00D3540C"/>
    <w:rsid w:val="00D427E4"/>
    <w:rsid w:val="00D43329"/>
    <w:rsid w:val="00D45838"/>
    <w:rsid w:val="00D54123"/>
    <w:rsid w:val="00D54966"/>
    <w:rsid w:val="00D56814"/>
    <w:rsid w:val="00D57CC6"/>
    <w:rsid w:val="00D62095"/>
    <w:rsid w:val="00D64707"/>
    <w:rsid w:val="00D66581"/>
    <w:rsid w:val="00D6661B"/>
    <w:rsid w:val="00D7094A"/>
    <w:rsid w:val="00D722D0"/>
    <w:rsid w:val="00D72DAA"/>
    <w:rsid w:val="00D74AD5"/>
    <w:rsid w:val="00D761C5"/>
    <w:rsid w:val="00D80908"/>
    <w:rsid w:val="00D80F83"/>
    <w:rsid w:val="00D84B3A"/>
    <w:rsid w:val="00D86B2C"/>
    <w:rsid w:val="00D875B4"/>
    <w:rsid w:val="00D915F1"/>
    <w:rsid w:val="00D92E77"/>
    <w:rsid w:val="00D936D7"/>
    <w:rsid w:val="00D94838"/>
    <w:rsid w:val="00D97EC1"/>
    <w:rsid w:val="00DA21D1"/>
    <w:rsid w:val="00DA4390"/>
    <w:rsid w:val="00DA6E89"/>
    <w:rsid w:val="00DB4763"/>
    <w:rsid w:val="00DB5317"/>
    <w:rsid w:val="00DC0AD5"/>
    <w:rsid w:val="00DC0C89"/>
    <w:rsid w:val="00DC373D"/>
    <w:rsid w:val="00DC4D3E"/>
    <w:rsid w:val="00DC635A"/>
    <w:rsid w:val="00DC6BC9"/>
    <w:rsid w:val="00DC71A1"/>
    <w:rsid w:val="00DC79BC"/>
    <w:rsid w:val="00DD11FD"/>
    <w:rsid w:val="00DD2D77"/>
    <w:rsid w:val="00DD4F4A"/>
    <w:rsid w:val="00DE31EB"/>
    <w:rsid w:val="00DE3A87"/>
    <w:rsid w:val="00DE435C"/>
    <w:rsid w:val="00DE58BF"/>
    <w:rsid w:val="00DF011F"/>
    <w:rsid w:val="00DF0515"/>
    <w:rsid w:val="00DF0D44"/>
    <w:rsid w:val="00DF4C8B"/>
    <w:rsid w:val="00DF60DD"/>
    <w:rsid w:val="00E011D6"/>
    <w:rsid w:val="00E03D77"/>
    <w:rsid w:val="00E06E60"/>
    <w:rsid w:val="00E10DCA"/>
    <w:rsid w:val="00E11ABB"/>
    <w:rsid w:val="00E11D68"/>
    <w:rsid w:val="00E12ACE"/>
    <w:rsid w:val="00E13EF7"/>
    <w:rsid w:val="00E14B1E"/>
    <w:rsid w:val="00E15D41"/>
    <w:rsid w:val="00E20783"/>
    <w:rsid w:val="00E20CC2"/>
    <w:rsid w:val="00E20FF4"/>
    <w:rsid w:val="00E237F1"/>
    <w:rsid w:val="00E30291"/>
    <w:rsid w:val="00E33E0A"/>
    <w:rsid w:val="00E34CE8"/>
    <w:rsid w:val="00E35308"/>
    <w:rsid w:val="00E35622"/>
    <w:rsid w:val="00E35E6C"/>
    <w:rsid w:val="00E4082F"/>
    <w:rsid w:val="00E5020D"/>
    <w:rsid w:val="00E51829"/>
    <w:rsid w:val="00E5365C"/>
    <w:rsid w:val="00E537BE"/>
    <w:rsid w:val="00E54704"/>
    <w:rsid w:val="00E5508B"/>
    <w:rsid w:val="00E65FCE"/>
    <w:rsid w:val="00E67B0E"/>
    <w:rsid w:val="00E7220C"/>
    <w:rsid w:val="00E77115"/>
    <w:rsid w:val="00E81EC8"/>
    <w:rsid w:val="00E83A0D"/>
    <w:rsid w:val="00E909B2"/>
    <w:rsid w:val="00E90C2A"/>
    <w:rsid w:val="00E91A85"/>
    <w:rsid w:val="00E921E1"/>
    <w:rsid w:val="00E9485A"/>
    <w:rsid w:val="00E9541E"/>
    <w:rsid w:val="00EA15E6"/>
    <w:rsid w:val="00EA1FCF"/>
    <w:rsid w:val="00EA2FAD"/>
    <w:rsid w:val="00EA3D8C"/>
    <w:rsid w:val="00EA449A"/>
    <w:rsid w:val="00EA6225"/>
    <w:rsid w:val="00EB14AE"/>
    <w:rsid w:val="00EB16BF"/>
    <w:rsid w:val="00EB4E3C"/>
    <w:rsid w:val="00EB5A5A"/>
    <w:rsid w:val="00EB5D6F"/>
    <w:rsid w:val="00EC0A22"/>
    <w:rsid w:val="00EC4A3F"/>
    <w:rsid w:val="00EC4A41"/>
    <w:rsid w:val="00EC6991"/>
    <w:rsid w:val="00EC703B"/>
    <w:rsid w:val="00EE1BEE"/>
    <w:rsid w:val="00EE2519"/>
    <w:rsid w:val="00EE32DD"/>
    <w:rsid w:val="00EE6185"/>
    <w:rsid w:val="00EF49A8"/>
    <w:rsid w:val="00EF519A"/>
    <w:rsid w:val="00EF5954"/>
    <w:rsid w:val="00EF69EA"/>
    <w:rsid w:val="00F00F8A"/>
    <w:rsid w:val="00F06A53"/>
    <w:rsid w:val="00F07A4B"/>
    <w:rsid w:val="00F11C00"/>
    <w:rsid w:val="00F1684A"/>
    <w:rsid w:val="00F17967"/>
    <w:rsid w:val="00F2239E"/>
    <w:rsid w:val="00F231DC"/>
    <w:rsid w:val="00F26174"/>
    <w:rsid w:val="00F263BA"/>
    <w:rsid w:val="00F26C64"/>
    <w:rsid w:val="00F26DA0"/>
    <w:rsid w:val="00F27613"/>
    <w:rsid w:val="00F4059B"/>
    <w:rsid w:val="00F42576"/>
    <w:rsid w:val="00F44913"/>
    <w:rsid w:val="00F44A11"/>
    <w:rsid w:val="00F45795"/>
    <w:rsid w:val="00F508C2"/>
    <w:rsid w:val="00F50FA5"/>
    <w:rsid w:val="00F53A86"/>
    <w:rsid w:val="00F54D93"/>
    <w:rsid w:val="00F56937"/>
    <w:rsid w:val="00F574B9"/>
    <w:rsid w:val="00F6003A"/>
    <w:rsid w:val="00F619C8"/>
    <w:rsid w:val="00F66D64"/>
    <w:rsid w:val="00F81496"/>
    <w:rsid w:val="00F8364F"/>
    <w:rsid w:val="00F83A76"/>
    <w:rsid w:val="00F83D4E"/>
    <w:rsid w:val="00F85BDC"/>
    <w:rsid w:val="00F86617"/>
    <w:rsid w:val="00F871A2"/>
    <w:rsid w:val="00F90145"/>
    <w:rsid w:val="00F94C7F"/>
    <w:rsid w:val="00F94E44"/>
    <w:rsid w:val="00F97E7A"/>
    <w:rsid w:val="00FA644D"/>
    <w:rsid w:val="00FA6E18"/>
    <w:rsid w:val="00FB1F24"/>
    <w:rsid w:val="00FB5261"/>
    <w:rsid w:val="00FB6664"/>
    <w:rsid w:val="00FB6A25"/>
    <w:rsid w:val="00FC0614"/>
    <w:rsid w:val="00FC0B05"/>
    <w:rsid w:val="00FC0EBE"/>
    <w:rsid w:val="00FC21D6"/>
    <w:rsid w:val="00FC36A9"/>
    <w:rsid w:val="00FC5DC7"/>
    <w:rsid w:val="00FC7114"/>
    <w:rsid w:val="00FC7FE2"/>
    <w:rsid w:val="00FD421D"/>
    <w:rsid w:val="00FD5A12"/>
    <w:rsid w:val="00FD7091"/>
    <w:rsid w:val="00FD7D0B"/>
    <w:rsid w:val="00FE1677"/>
    <w:rsid w:val="00FE3E30"/>
    <w:rsid w:val="00FE7532"/>
    <w:rsid w:val="19B18000"/>
    <w:rsid w:val="387CA3B7"/>
    <w:rsid w:val="3CF82E5E"/>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63A13"/>
  <w15:docId w15:val="{23C89232-E919-4F73-AA4F-0B24DFD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6A9"/>
    <w:rPr>
      <w:rFonts w:ascii="Times New Roman" w:hAnsi="Times New Roman"/>
      <w:sz w:val="24"/>
    </w:rPr>
  </w:style>
  <w:style w:type="paragraph" w:styleId="Ttulo1">
    <w:name w:val="heading 1"/>
    <w:aliases w:val="Título Primer Nivel"/>
    <w:basedOn w:val="Normal"/>
    <w:next w:val="Normal"/>
    <w:link w:val="Ttulo1Car"/>
    <w:autoRedefine/>
    <w:uiPriority w:val="9"/>
    <w:qFormat/>
    <w:rsid w:val="003435E7"/>
    <w:pPr>
      <w:keepNext/>
      <w:spacing w:before="79" w:after="480" w:line="240" w:lineRule="auto"/>
      <w:ind w:left="720" w:right="117"/>
      <w:jc w:val="center"/>
      <w:outlineLvl w:val="0"/>
    </w:pPr>
    <w:rPr>
      <w:rFonts w:asciiTheme="majorBidi" w:eastAsia="Times New Roman" w:hAnsiTheme="majorBidi" w:cstheme="majorBidi"/>
      <w:b/>
      <w:bCs/>
      <w:noProof/>
      <w:kern w:val="32"/>
      <w:szCs w:val="32"/>
      <w:lang w:val="es-ES" w:eastAsia="es-ES"/>
    </w:rPr>
  </w:style>
  <w:style w:type="paragraph" w:styleId="Ttulo2">
    <w:name w:val="heading 2"/>
    <w:aliases w:val="Título Segundo nivel"/>
    <w:basedOn w:val="Normal"/>
    <w:next w:val="Normal"/>
    <w:link w:val="Ttulo2Car"/>
    <w:uiPriority w:val="9"/>
    <w:unhideWhenUsed/>
    <w:qFormat/>
    <w:rsid w:val="00B22B0C"/>
    <w:pPr>
      <w:keepNext/>
      <w:keepLines/>
      <w:numPr>
        <w:ilvl w:val="1"/>
        <w:numId w:val="13"/>
      </w:numPr>
      <w:spacing w:before="400" w:line="240" w:lineRule="auto"/>
      <w:ind w:left="576"/>
      <w:outlineLvl w:val="1"/>
    </w:pPr>
    <w:rPr>
      <w:rFonts w:eastAsiaTheme="majorEastAsia" w:cstheme="majorBidi"/>
      <w:bCs/>
      <w:szCs w:val="26"/>
    </w:rPr>
  </w:style>
  <w:style w:type="paragraph" w:styleId="Ttulo3">
    <w:name w:val="heading 3"/>
    <w:aliases w:val="Título Tercer nivel"/>
    <w:basedOn w:val="Normal"/>
    <w:next w:val="Normal"/>
    <w:link w:val="Ttulo3Car"/>
    <w:uiPriority w:val="9"/>
    <w:unhideWhenUsed/>
    <w:qFormat/>
    <w:rsid w:val="00B22B0C"/>
    <w:pPr>
      <w:keepNext/>
      <w:keepLines/>
      <w:numPr>
        <w:ilvl w:val="2"/>
        <w:numId w:val="13"/>
      </w:numPr>
      <w:spacing w:before="400" w:line="240" w:lineRule="auto"/>
      <w:outlineLvl w:val="2"/>
    </w:pPr>
    <w:rPr>
      <w:rFonts w:eastAsiaTheme="majorEastAsia" w:cstheme="majorBidi"/>
      <w:bCs/>
    </w:rPr>
  </w:style>
  <w:style w:type="paragraph" w:styleId="Ttulo4">
    <w:name w:val="heading 4"/>
    <w:aliases w:val="Título Cuarto nivel"/>
    <w:basedOn w:val="Normal"/>
    <w:next w:val="Normal"/>
    <w:link w:val="Ttulo4Car"/>
    <w:uiPriority w:val="9"/>
    <w:unhideWhenUsed/>
    <w:rsid w:val="006573E3"/>
    <w:pPr>
      <w:keepNext/>
      <w:keepLines/>
      <w:numPr>
        <w:numId w:val="21"/>
      </w:numPr>
      <w:spacing w:before="400" w:line="240" w:lineRule="auto"/>
      <w:ind w:left="360"/>
      <w:outlineLvl w:val="3"/>
    </w:pPr>
    <w:rPr>
      <w:rFonts w:eastAsiaTheme="majorEastAsia" w:cstheme="majorBidi"/>
      <w:bCs/>
      <w:iCs/>
    </w:rPr>
  </w:style>
  <w:style w:type="paragraph" w:styleId="Ttulo5">
    <w:name w:val="heading 5"/>
    <w:basedOn w:val="Normal"/>
    <w:next w:val="Normal"/>
    <w:link w:val="Ttulo5Car"/>
    <w:uiPriority w:val="9"/>
    <w:semiHidden/>
    <w:unhideWhenUsed/>
    <w:rsid w:val="006573E3"/>
    <w:pPr>
      <w:keepNext/>
      <w:keepLines/>
      <w:numPr>
        <w:ilvl w:val="4"/>
        <w:numId w:val="13"/>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3"/>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2170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7026"/>
  </w:style>
  <w:style w:type="character" w:customStyle="1" w:styleId="Ttulo1Car">
    <w:name w:val="Título 1 Car"/>
    <w:aliases w:val="Título Primer Nivel Car"/>
    <w:basedOn w:val="Fuentedeprrafopredeter"/>
    <w:link w:val="Ttulo1"/>
    <w:uiPriority w:val="9"/>
    <w:rsid w:val="003435E7"/>
    <w:rPr>
      <w:rFonts w:asciiTheme="majorBidi" w:eastAsia="Times New Roman" w:hAnsiTheme="majorBidi" w:cstheme="majorBidi"/>
      <w:b/>
      <w:bCs/>
      <w:noProof/>
      <w:kern w:val="32"/>
      <w:sz w:val="24"/>
      <w:szCs w:val="32"/>
      <w:lang w:val="es-ES" w:eastAsia="es-ES"/>
    </w:rPr>
  </w:style>
  <w:style w:type="paragraph" w:customStyle="1" w:styleId="Estilo1">
    <w:name w:val="Estilo1"/>
    <w:basedOn w:val="Normal"/>
    <w:rsid w:val="008338F6"/>
    <w:pPr>
      <w:spacing w:after="0" w:line="240" w:lineRule="auto"/>
      <w:jc w:val="center"/>
    </w:pPr>
    <w:rPr>
      <w:rFonts w:eastAsia="Times New Roman" w:cs="Times New Roman"/>
      <w:szCs w:val="24"/>
      <w:lang w:val="es-ES" w:eastAsia="es-ES"/>
    </w:rPr>
  </w:style>
  <w:style w:type="character" w:styleId="Hipervnculo">
    <w:name w:val="Hyperlink"/>
    <w:basedOn w:val="Fuentedeprrafopredeter"/>
    <w:uiPriority w:val="99"/>
    <w:rsid w:val="008338F6"/>
    <w:rPr>
      <w:color w:val="0000FF"/>
      <w:u w:val="single"/>
    </w:rPr>
  </w:style>
  <w:style w:type="paragraph" w:styleId="Prrafodelista">
    <w:name w:val="List Paragraph"/>
    <w:basedOn w:val="Normal"/>
    <w:uiPriority w:val="34"/>
    <w:qFormat/>
    <w:rsid w:val="00A8021E"/>
    <w:pPr>
      <w:spacing w:after="0" w:line="360" w:lineRule="auto"/>
      <w:jc w:val="both"/>
    </w:pPr>
    <w:rPr>
      <w:rFonts w:eastAsia="Times New Roman" w:cs="Times New Roman"/>
      <w:szCs w:val="24"/>
      <w:lang w:val="es-ES" w:eastAsia="es-ES"/>
    </w:rPr>
  </w:style>
  <w:style w:type="paragraph" w:styleId="Textodeglobo">
    <w:name w:val="Balloon Text"/>
    <w:basedOn w:val="Normal"/>
    <w:link w:val="TextodegloboCar"/>
    <w:uiPriority w:val="99"/>
    <w:semiHidden/>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6573E3"/>
    <w:pPr>
      <w:spacing w:after="0" w:line="240" w:lineRule="auto"/>
      <w:ind w:left="221"/>
    </w:pPr>
    <w:rPr>
      <w:rFonts w:eastAsiaTheme="minorEastAsia"/>
      <w:lang w:val="es-ES"/>
    </w:rPr>
  </w:style>
  <w:style w:type="paragraph" w:styleId="TDC1">
    <w:name w:val="toc 1"/>
    <w:basedOn w:val="Normal"/>
    <w:next w:val="Normal"/>
    <w:autoRedefine/>
    <w:uiPriority w:val="39"/>
    <w:unhideWhenUsed/>
    <w:qFormat/>
    <w:rsid w:val="00D033F3"/>
    <w:pPr>
      <w:tabs>
        <w:tab w:val="left" w:pos="440"/>
        <w:tab w:val="right" w:leader="dot" w:pos="8789"/>
      </w:tabs>
      <w:spacing w:before="200" w:after="0" w:line="480" w:lineRule="auto"/>
      <w:jc w:val="right"/>
    </w:pPr>
    <w:rPr>
      <w:rFonts w:eastAsiaTheme="minorEastAsia" w:cs="Arial"/>
      <w:b/>
      <w:noProof/>
      <w:szCs w:val="24"/>
      <w:lang w:val="es-ES"/>
    </w:rPr>
  </w:style>
  <w:style w:type="paragraph" w:styleId="TDC3">
    <w:name w:val="toc 3"/>
    <w:basedOn w:val="Normal"/>
    <w:next w:val="Normal"/>
    <w:autoRedefine/>
    <w:uiPriority w:val="39"/>
    <w:unhideWhenUsed/>
    <w:qFormat/>
    <w:rsid w:val="006573E3"/>
    <w:pPr>
      <w:tabs>
        <w:tab w:val="left" w:pos="1100"/>
        <w:tab w:val="right" w:leader="dot" w:pos="8789"/>
      </w:tabs>
      <w:spacing w:after="0" w:line="240" w:lineRule="auto"/>
      <w:ind w:left="442"/>
    </w:pPr>
    <w:rPr>
      <w:rFonts w:eastAsiaTheme="minorEastAsia"/>
      <w:noProof/>
      <w:lang w:val="es-ES"/>
    </w:rPr>
  </w:style>
  <w:style w:type="paragraph" w:styleId="Descripcin">
    <w:name w:val="caption"/>
    <w:basedOn w:val="Normal"/>
    <w:next w:val="Normal"/>
    <w:uiPriority w:val="35"/>
    <w:unhideWhenUsed/>
    <w:qFormat/>
    <w:rsid w:val="00B81DA6"/>
    <w:pPr>
      <w:spacing w:line="240" w:lineRule="auto"/>
    </w:pPr>
    <w:rPr>
      <w:bCs/>
      <w:szCs w:val="18"/>
    </w:rPr>
  </w:style>
  <w:style w:type="table" w:styleId="Tablaconcuadrcula">
    <w:name w:val="Table Grid"/>
    <w:basedOn w:val="Tablanormal"/>
    <w:uiPriority w:val="59"/>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aliases w:val="Texto de la tesis"/>
    <w:basedOn w:val="Fuentedeprrafopredeter"/>
    <w:uiPriority w:val="22"/>
    <w:qFormat/>
    <w:rsid w:val="006573E3"/>
    <w:rPr>
      <w:rFonts w:ascii="Arial" w:hAnsi="Arial"/>
      <w:bCs/>
      <w:sz w:val="24"/>
    </w:rPr>
  </w:style>
  <w:style w:type="paragraph" w:styleId="Subttulo">
    <w:name w:val="Subtitle"/>
    <w:aliases w:val="Título Anexos"/>
    <w:basedOn w:val="Normal"/>
    <w:next w:val="Normal"/>
    <w:link w:val="SubttuloCar"/>
    <w:uiPriority w:val="11"/>
    <w:qFormat/>
    <w:rsid w:val="006573E3"/>
    <w:pPr>
      <w:numPr>
        <w:numId w:val="14"/>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6573E3"/>
    <w:rPr>
      <w:rFonts w:ascii="Arial" w:eastAsiaTheme="majorEastAsia" w:hAnsi="Arial" w:cstheme="majorBidi"/>
      <w:b/>
      <w:iCs/>
      <w:spacing w:val="15"/>
      <w:sz w:val="42"/>
      <w:szCs w:val="24"/>
    </w:rPr>
  </w:style>
  <w:style w:type="character" w:customStyle="1" w:styleId="Ttulo2Car">
    <w:name w:val="Título 2 Car"/>
    <w:aliases w:val="Título Segundo nivel Car"/>
    <w:basedOn w:val="Fuentedeprrafopredeter"/>
    <w:link w:val="Ttulo2"/>
    <w:uiPriority w:val="9"/>
    <w:rsid w:val="00B22B0C"/>
    <w:rPr>
      <w:rFonts w:ascii="Times New Roman" w:eastAsiaTheme="majorEastAsia" w:hAnsi="Times New Roman" w:cstheme="majorBidi"/>
      <w:bCs/>
      <w:sz w:val="24"/>
      <w:szCs w:val="26"/>
    </w:rPr>
  </w:style>
  <w:style w:type="character" w:customStyle="1" w:styleId="Ttulo3Car">
    <w:name w:val="Título 3 Car"/>
    <w:aliases w:val="Título Tercer nivel Car"/>
    <w:basedOn w:val="Fuentedeprrafopredeter"/>
    <w:link w:val="Ttulo3"/>
    <w:uiPriority w:val="9"/>
    <w:rsid w:val="00B22B0C"/>
    <w:rPr>
      <w:rFonts w:ascii="Times New Roman" w:eastAsiaTheme="majorEastAsia" w:hAnsi="Times New Roman" w:cstheme="majorBidi"/>
      <w:bCs/>
      <w:sz w:val="24"/>
    </w:rPr>
  </w:style>
  <w:style w:type="character" w:styleId="Ttulodellibro">
    <w:name w:val="Book Title"/>
    <w:basedOn w:val="Fuentedeprrafopredeter"/>
    <w:uiPriority w:val="33"/>
    <w:qFormat/>
    <w:rsid w:val="006573E3"/>
    <w:rPr>
      <w:rFonts w:ascii="Arial" w:hAnsi="Arial"/>
      <w:b/>
      <w:bCs/>
      <w:smallCaps/>
      <w:spacing w:val="5"/>
    </w:rPr>
  </w:style>
  <w:style w:type="character" w:customStyle="1" w:styleId="Ttulo4Car">
    <w:name w:val="Título 4 Car"/>
    <w:aliases w:val="Título Cuarto nivel Car"/>
    <w:basedOn w:val="Fuentedeprrafopredeter"/>
    <w:link w:val="Ttulo4"/>
    <w:uiPriority w:val="9"/>
    <w:rsid w:val="006573E3"/>
    <w:rPr>
      <w:rFonts w:ascii="Arial" w:eastAsiaTheme="majorEastAsia" w:hAnsi="Arial" w:cstheme="majorBidi"/>
      <w:bCs/>
      <w:iCs/>
    </w:rPr>
  </w:style>
  <w:style w:type="paragraph" w:styleId="TDC5">
    <w:name w:val="toc 5"/>
    <w:basedOn w:val="Normal"/>
    <w:next w:val="Normal"/>
    <w:autoRedefine/>
    <w:uiPriority w:val="39"/>
    <w:unhideWhenUsed/>
    <w:rsid w:val="006573E3"/>
    <w:pPr>
      <w:tabs>
        <w:tab w:val="left" w:pos="1760"/>
        <w:tab w:val="right" w:leader="dot" w:pos="8789"/>
      </w:tabs>
      <w:spacing w:after="0" w:line="240" w:lineRule="auto"/>
      <w:ind w:left="879"/>
    </w:pPr>
    <w:rPr>
      <w:noProof/>
    </w:rPr>
  </w:style>
  <w:style w:type="paragraph" w:styleId="TDC6">
    <w:name w:val="toc 6"/>
    <w:basedOn w:val="Normal"/>
    <w:next w:val="Normal"/>
    <w:autoRedefine/>
    <w:uiPriority w:val="39"/>
    <w:unhideWhenUsed/>
    <w:rsid w:val="00BF5A2D"/>
    <w:pPr>
      <w:spacing w:after="100"/>
      <w:ind w:left="1100"/>
    </w:pPr>
  </w:style>
  <w:style w:type="paragraph" w:styleId="TDC4">
    <w:name w:val="toc 4"/>
    <w:basedOn w:val="Normal"/>
    <w:next w:val="Normal"/>
    <w:autoRedefine/>
    <w:uiPriority w:val="39"/>
    <w:unhideWhenUsed/>
    <w:rsid w:val="006573E3"/>
    <w:pPr>
      <w:spacing w:after="0" w:line="240" w:lineRule="auto"/>
      <w:ind w:left="658"/>
    </w:pPr>
  </w:style>
  <w:style w:type="paragraph" w:styleId="TDC7">
    <w:name w:val="toc 7"/>
    <w:basedOn w:val="Normal"/>
    <w:next w:val="Normal"/>
    <w:autoRedefine/>
    <w:uiPriority w:val="39"/>
    <w:unhideWhenUsed/>
    <w:rsid w:val="00BF5A2D"/>
    <w:pPr>
      <w:spacing w:after="100"/>
      <w:ind w:left="1320"/>
    </w:pPr>
  </w:style>
  <w:style w:type="paragraph" w:styleId="NormalWeb">
    <w:name w:val="Normal (Web)"/>
    <w:basedOn w:val="Normal"/>
    <w:uiPriority w:val="99"/>
    <w:semiHidden/>
    <w:unhideWhenUsed/>
    <w:rsid w:val="00233319"/>
    <w:pPr>
      <w:spacing w:before="100" w:beforeAutospacing="1" w:after="100" w:afterAutospacing="1" w:line="240" w:lineRule="auto"/>
    </w:pPr>
    <w:rPr>
      <w:rFonts w:eastAsia="Times New Roman" w:cs="Times New Roman"/>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semiHidden/>
    <w:rsid w:val="006573E3"/>
    <w:rPr>
      <w:rFonts w:ascii="Arial" w:eastAsiaTheme="majorEastAsia" w:hAnsi="Arial"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6573E3"/>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10"/>
    <w:rsid w:val="006573E3"/>
    <w:rPr>
      <w:rFonts w:ascii="Arial" w:eastAsiaTheme="majorEastAsia" w:hAnsi="Arial" w:cstheme="majorBidi"/>
      <w:b/>
      <w:spacing w:val="5"/>
      <w:kern w:val="28"/>
      <w:sz w:val="48"/>
      <w:szCs w:val="52"/>
    </w:rPr>
  </w:style>
  <w:style w:type="paragraph" w:customStyle="1" w:styleId="Ttulospreliminares">
    <w:name w:val="Títulos preliminares"/>
    <w:basedOn w:val="TtuloTDC"/>
    <w:link w:val="TtulospreliminaresCar"/>
    <w:qFormat/>
    <w:rsid w:val="006573E3"/>
    <w:pPr>
      <w:spacing w:before="2000" w:after="200"/>
    </w:pPr>
    <w:rPr>
      <w:b/>
      <w:sz w:val="36"/>
    </w:rPr>
  </w:style>
  <w:style w:type="paragraph" w:customStyle="1" w:styleId="Ttulospreliminares2">
    <w:name w:val="Títulos preliminares 2"/>
    <w:basedOn w:val="Normal"/>
    <w:link w:val="Ttulospreliminares2Car"/>
    <w:qFormat/>
    <w:rsid w:val="006573E3"/>
    <w:pPr>
      <w:spacing w:before="2000" w:line="240" w:lineRule="auto"/>
    </w:pPr>
    <w:rPr>
      <w:b/>
      <w:sz w:val="40"/>
    </w:rPr>
  </w:style>
  <w:style w:type="character" w:customStyle="1" w:styleId="TtuloTDCCar">
    <w:name w:val="Título TDC Car"/>
    <w:basedOn w:val="Fuentedeprrafopredeter"/>
    <w:link w:val="TtuloTDC"/>
    <w:uiPriority w:val="39"/>
    <w:rsid w:val="006573E3"/>
    <w:rPr>
      <w:rFonts w:ascii="Arial" w:eastAsiaTheme="majorEastAsia" w:hAnsi="Arial" w:cstheme="majorBidi"/>
      <w:szCs w:val="28"/>
    </w:rPr>
  </w:style>
  <w:style w:type="character" w:customStyle="1" w:styleId="TtulospreliminaresCar">
    <w:name w:val="Títulos preliminares Car"/>
    <w:basedOn w:val="TtuloTDCCar"/>
    <w:link w:val="Ttulospreliminares"/>
    <w:rsid w:val="006573E3"/>
    <w:rPr>
      <w:rFonts w:ascii="Arial" w:eastAsiaTheme="majorEastAsia" w:hAnsi="Arial" w:cstheme="majorBidi"/>
      <w:b/>
      <w:sz w:val="36"/>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6573E3"/>
    <w:rPr>
      <w:rFonts w:ascii="Arial" w:hAnsi="Arial"/>
      <w:b/>
      <w:sz w:val="40"/>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customStyle="1" w:styleId="CitaCar">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spacing w:after="100"/>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paragraph" w:customStyle="1" w:styleId="PrrafoAPA">
    <w:name w:val="Párrafo APA"/>
    <w:basedOn w:val="Normal"/>
    <w:link w:val="PrrafoAPACar"/>
    <w:qFormat/>
    <w:rsid w:val="00395220"/>
    <w:pPr>
      <w:spacing w:after="0" w:line="480" w:lineRule="auto"/>
      <w:ind w:firstLine="720"/>
    </w:pPr>
    <w:rPr>
      <w:rFonts w:cs="Times New Roman"/>
      <w:color w:val="000000" w:themeColor="text1"/>
      <w:szCs w:val="24"/>
    </w:rPr>
  </w:style>
  <w:style w:type="character" w:customStyle="1" w:styleId="PrrafoAPACar">
    <w:name w:val="Párrafo APA Car"/>
    <w:basedOn w:val="Fuentedeprrafopredeter"/>
    <w:link w:val="PrrafoAPA"/>
    <w:rsid w:val="00395220"/>
    <w:rPr>
      <w:rFonts w:ascii="Times New Roman" w:hAnsi="Times New Roman" w:cs="Times New Roman"/>
      <w:color w:val="000000" w:themeColor="text1"/>
      <w:sz w:val="24"/>
      <w:szCs w:val="24"/>
    </w:rPr>
  </w:style>
  <w:style w:type="paragraph" w:customStyle="1" w:styleId="ReferenciasAPA">
    <w:name w:val="Referencias APA"/>
    <w:basedOn w:val="Normal"/>
    <w:link w:val="ReferenciasAPACar"/>
    <w:qFormat/>
    <w:rsid w:val="00395220"/>
    <w:pPr>
      <w:spacing w:after="0" w:line="480" w:lineRule="auto"/>
      <w:ind w:left="720" w:hanging="720"/>
    </w:pPr>
    <w:rPr>
      <w:rFonts w:cs="Times New Roman"/>
      <w:szCs w:val="24"/>
      <w:shd w:val="clear" w:color="auto" w:fill="FFFFFF"/>
    </w:rPr>
  </w:style>
  <w:style w:type="character" w:customStyle="1" w:styleId="ReferenciasAPACar">
    <w:name w:val="Referencias APA Car"/>
    <w:basedOn w:val="Fuentedeprrafopredeter"/>
    <w:link w:val="ReferenciasAPA"/>
    <w:rsid w:val="00395220"/>
    <w:rPr>
      <w:rFonts w:ascii="Times New Roman" w:hAnsi="Times New Roman" w:cs="Times New Roman"/>
      <w:sz w:val="24"/>
      <w:szCs w:val="24"/>
    </w:rPr>
  </w:style>
  <w:style w:type="paragraph" w:customStyle="1" w:styleId="PrimernivelAPA">
    <w:name w:val="Primer nivel APA"/>
    <w:basedOn w:val="Ttulo1"/>
    <w:link w:val="PrimernivelAPACar"/>
    <w:qFormat/>
    <w:rsid w:val="003B2643"/>
    <w:pPr>
      <w:keepLines/>
      <w:spacing w:before="240" w:after="0" w:line="480" w:lineRule="auto"/>
    </w:pPr>
    <w:rPr>
      <w:rFonts w:eastAsiaTheme="majorEastAsia"/>
      <w:bCs w:val="0"/>
      <w:color w:val="000000" w:themeColor="text1"/>
    </w:rPr>
  </w:style>
  <w:style w:type="character" w:customStyle="1" w:styleId="PrimernivelAPACar">
    <w:name w:val="Primer nivel APA Car"/>
    <w:basedOn w:val="Ttulo1Car"/>
    <w:link w:val="PrimernivelAPA"/>
    <w:rsid w:val="003B2643"/>
    <w:rPr>
      <w:rFonts w:ascii="Times New Roman" w:eastAsiaTheme="majorEastAsia" w:hAnsi="Times New Roman" w:cstheme="majorBidi"/>
      <w:b/>
      <w:bCs w:val="0"/>
      <w:noProof/>
      <w:color w:val="000000" w:themeColor="text1"/>
      <w:kern w:val="32"/>
      <w:sz w:val="24"/>
      <w:szCs w:val="32"/>
      <w:lang w:val="es-ES" w:eastAsia="es-ES"/>
    </w:rPr>
  </w:style>
  <w:style w:type="paragraph" w:customStyle="1" w:styleId="TercernivelAPA">
    <w:name w:val="Tercer nivel APA"/>
    <w:basedOn w:val="Ttulo3"/>
    <w:link w:val="TercernivelAPACar"/>
    <w:qFormat/>
    <w:rsid w:val="004A08AF"/>
    <w:pPr>
      <w:numPr>
        <w:ilvl w:val="0"/>
        <w:numId w:val="0"/>
      </w:numPr>
      <w:spacing w:before="0" w:after="0" w:line="480" w:lineRule="auto"/>
    </w:pPr>
    <w:rPr>
      <w:bCs w:val="0"/>
      <w:i/>
      <w:color w:val="000000" w:themeColor="text1"/>
      <w:szCs w:val="24"/>
    </w:rPr>
  </w:style>
  <w:style w:type="character" w:customStyle="1" w:styleId="TercernivelAPACar">
    <w:name w:val="Tercer nivel APA Car"/>
    <w:basedOn w:val="Ttulo3Car"/>
    <w:link w:val="TercernivelAPA"/>
    <w:rsid w:val="004A08AF"/>
    <w:rPr>
      <w:rFonts w:ascii="Times New Roman" w:eastAsiaTheme="majorEastAsia" w:hAnsi="Times New Roman" w:cstheme="majorBidi"/>
      <w:b w:val="0"/>
      <w:bCs w:val="0"/>
      <w:i/>
      <w:color w:val="000000" w:themeColor="text1"/>
      <w:sz w:val="24"/>
      <w:szCs w:val="24"/>
    </w:rPr>
  </w:style>
  <w:style w:type="table" w:styleId="Tablanormal2">
    <w:name w:val="Plain Table 2"/>
    <w:basedOn w:val="Tablanormal"/>
    <w:uiPriority w:val="42"/>
    <w:rsid w:val="004A08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merodepgina">
    <w:name w:val="page number"/>
    <w:basedOn w:val="Fuentedeprrafopredeter"/>
    <w:uiPriority w:val="99"/>
    <w:semiHidden/>
    <w:unhideWhenUsed/>
    <w:rsid w:val="00EC6991"/>
  </w:style>
  <w:style w:type="paragraph" w:styleId="Textoindependiente">
    <w:name w:val="Body Text"/>
    <w:basedOn w:val="Normal"/>
    <w:link w:val="TextoindependienteCar"/>
    <w:uiPriority w:val="1"/>
    <w:qFormat/>
    <w:rsid w:val="00B06D91"/>
    <w:pPr>
      <w:widowControl w:val="0"/>
      <w:autoSpaceDE w:val="0"/>
      <w:autoSpaceDN w:val="0"/>
      <w:spacing w:after="0" w:line="240" w:lineRule="auto"/>
    </w:pPr>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B06D91"/>
    <w:rPr>
      <w:rFonts w:ascii="Arial MT" w:eastAsia="Arial MT" w:hAnsi="Arial MT" w:cs="Arial MT"/>
      <w:lang w:val="es-ES"/>
    </w:rPr>
  </w:style>
  <w:style w:type="paragraph" w:customStyle="1" w:styleId="Normal1">
    <w:name w:val="Normal1"/>
    <w:rsid w:val="00F97E7A"/>
    <w:pPr>
      <w:spacing w:after="0"/>
    </w:pPr>
    <w:rPr>
      <w:rFonts w:ascii="Arial" w:eastAsia="Arial" w:hAnsi="Arial" w:cs="Arial"/>
      <w:color w:val="000000"/>
      <w:szCs w:val="20"/>
      <w:lang w:eastAsia="es-CO"/>
    </w:rPr>
  </w:style>
  <w:style w:type="paragraph" w:customStyle="1" w:styleId="Default">
    <w:name w:val="Default"/>
    <w:rsid w:val="00901802"/>
    <w:pPr>
      <w:autoSpaceDE w:val="0"/>
      <w:autoSpaceDN w:val="0"/>
      <w:adjustRightInd w:val="0"/>
      <w:spacing w:after="0" w:line="240" w:lineRule="auto"/>
    </w:pPr>
    <w:rPr>
      <w:rFonts w:ascii="Times New Roman" w:hAnsi="Times New Roman" w:cs="Times New Roman"/>
      <w:color w:val="000000"/>
      <w:sz w:val="24"/>
      <w:szCs w:val="24"/>
    </w:rPr>
  </w:style>
  <w:style w:type="table" w:styleId="Tablanormal5">
    <w:name w:val="Plain Table 5"/>
    <w:basedOn w:val="Tablanormal"/>
    <w:uiPriority w:val="99"/>
    <w:rsid w:val="008B395F"/>
    <w:pPr>
      <w:spacing w:after="0" w:line="240" w:lineRule="auto"/>
    </w:pPr>
    <w:rPr>
      <w:lang w:val="en-US"/>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character" w:customStyle="1" w:styleId="UnresolvedMention">
    <w:name w:val="Unresolved Mention"/>
    <w:basedOn w:val="Fuentedeprrafopredeter"/>
    <w:uiPriority w:val="99"/>
    <w:semiHidden/>
    <w:unhideWhenUsed/>
    <w:rsid w:val="00872DD7"/>
    <w:rPr>
      <w:color w:val="605E5C"/>
      <w:shd w:val="clear" w:color="auto" w:fill="E1DFDD"/>
    </w:rPr>
  </w:style>
  <w:style w:type="table" w:styleId="Cuadrculadetablaclara">
    <w:name w:val="Grid Table Light"/>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techlandia.com/aumentar-velocidad-teclado-numerico-como_243946/" TargetMode="External"/><Relationship Id="rId2" Type="http://schemas.openxmlformats.org/officeDocument/2006/relationships/hyperlink" Target="https://uao.libguides.com/c.php?g=529792&amp;p=3623077" TargetMode="External"/><Relationship Id="rId1" Type="http://schemas.openxmlformats.org/officeDocument/2006/relationships/hyperlink" Target="https://techlandia.com/crear-tabla-figuras-microsoft-word-como_99285/"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yperlink" Target="https://content.apa.org/doi/10.1037/0000165-000" TargetMode="External"/><Relationship Id="rId3" Type="http://schemas.openxmlformats.org/officeDocument/2006/relationships/styles" Target="styles.xml"/><Relationship Id="rId21" Type="http://schemas.openxmlformats.org/officeDocument/2006/relationships/image" Target="media/image5.jp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8.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jpeg"/><Relationship Id="rId29" Type="http://schemas.openxmlformats.org/officeDocument/2006/relationships/hyperlink" Target="https://doi.org/10.1177/00049441177295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ntTable" Target="fontTable.xml"/><Relationship Id="rId37"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yperlink" Target="https://doi.org/10.1007/978-3-030-19685-1_3" TargetMode="External"/><Relationship Id="rId36" Type="http://schemas.microsoft.com/office/2018/08/relationships/commentsExtensible" Target="commentsExtensible.xml"/><Relationship Id="rId10" Type="http://schemas.microsoft.com/office/2011/relationships/commentsExtended" Target="commentsExtended.xml"/><Relationship Id="rId19" Type="http://schemas.openxmlformats.org/officeDocument/2006/relationships/image" Target="media/image3.png"/><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image" Target="media/image6.jpg"/><Relationship Id="rId27" Type="http://schemas.openxmlformats.org/officeDocument/2006/relationships/hyperlink" Target="https://doi.org/10.14507/epaa.28.4722" TargetMode="External"/><Relationship Id="rId30" Type="http://schemas.openxmlformats.org/officeDocument/2006/relationships/header" Target="header9.xml"/><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MRomanM">
    <w:altName w:val="Courier New"/>
    <w:charset w:val="00"/>
    <w:family w:val="auto"/>
    <w:pitch w:val="variable"/>
    <w:sig w:usb0="00000001" w:usb1="500061EA" w:usb2="00000000" w:usb3="00000000" w:csb0="000001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6B4B96"/>
    <w:rsid w:val="006B4B96"/>
    <w:rsid w:val="00F76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15A2E-B11A-4456-8C65-B3E04470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62</Pages>
  <Words>8721</Words>
  <Characters>49715</Characters>
  <Application>Microsoft Office Word</Application>
  <DocSecurity>0</DocSecurity>
  <Lines>414</Lines>
  <Paragraphs>116</Paragraphs>
  <ScaleCrop>false</ScaleCrop>
  <Company/>
  <LinksUpToDate>false</LinksUpToDate>
  <CharactersWithSpaces>58320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 10</dc:creator>
  <cp:lastModifiedBy>Win10-PC</cp:lastModifiedBy>
  <cp:revision>14</cp:revision>
  <cp:lastPrinted>2010-08-05T22:59:00Z</cp:lastPrinted>
  <dcterms:created xsi:type="dcterms:W3CDTF">2021-10-25T19:47:00Z</dcterms:created>
  <dcterms:modified xsi:type="dcterms:W3CDTF">2021-10-29T21:11:00Z</dcterms:modified>
</cp:coreProperties>
</file>