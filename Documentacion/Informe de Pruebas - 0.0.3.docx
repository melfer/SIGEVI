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A6F" w:rsidRPr="003E5A6F" w:rsidRDefault="003E5A6F" w:rsidP="003E5A6F">
      <w:pPr>
        <w:pStyle w:val="Prrafodelista"/>
        <w:numPr>
          <w:ilvl w:val="0"/>
          <w:numId w:val="6"/>
        </w:numPr>
        <w:jc w:val="both"/>
        <w:rPr>
          <w:b/>
          <w:lang w:val="es-MX"/>
        </w:rPr>
      </w:pPr>
      <w:r w:rsidRPr="003E5A6F">
        <w:rPr>
          <w:b/>
          <w:lang w:val="es-MX"/>
        </w:rPr>
        <w:t>Detalles del Producto:</w:t>
      </w:r>
    </w:p>
    <w:p w:rsidR="003E5A6F" w:rsidRDefault="003E5A6F" w:rsidP="003E5A6F">
      <w:pPr>
        <w:pStyle w:val="Prrafodelista"/>
        <w:numPr>
          <w:ilvl w:val="0"/>
          <w:numId w:val="7"/>
        </w:numPr>
        <w:jc w:val="both"/>
        <w:rPr>
          <w:lang w:val="es-MX"/>
        </w:rPr>
      </w:pPr>
      <w:r>
        <w:rPr>
          <w:lang w:val="es-MX"/>
        </w:rPr>
        <w:t>Nombre: SISTEMA DE GESTION DE VENTAS E INVENTARIO – SIGEVI</w:t>
      </w:r>
    </w:p>
    <w:p w:rsidR="003E5A6F" w:rsidRPr="003E5A6F" w:rsidRDefault="003E5A6F" w:rsidP="003E5A6F">
      <w:pPr>
        <w:pStyle w:val="Prrafodelista"/>
        <w:numPr>
          <w:ilvl w:val="0"/>
          <w:numId w:val="7"/>
        </w:numPr>
        <w:jc w:val="both"/>
        <w:rPr>
          <w:lang w:val="es-MX"/>
        </w:rPr>
      </w:pPr>
      <w:r>
        <w:rPr>
          <w:lang w:val="es-MX"/>
        </w:rPr>
        <w:t xml:space="preserve">Cliente: Papeleria y variedades </w:t>
      </w:r>
      <w:r w:rsidRPr="003E5A6F">
        <w:rPr>
          <w:noProof/>
          <w:color w:val="000000" w:themeColor="text1"/>
          <w:lang w:val="es-MX"/>
        </w:rPr>
        <w:t>DANGEDAV</w:t>
      </w:r>
    </w:p>
    <w:p w:rsidR="003E5A6F" w:rsidRPr="003E5A6F" w:rsidRDefault="003E5A6F" w:rsidP="003E5A6F">
      <w:pPr>
        <w:pStyle w:val="Prrafodelista"/>
        <w:numPr>
          <w:ilvl w:val="0"/>
          <w:numId w:val="7"/>
        </w:numPr>
        <w:jc w:val="both"/>
        <w:rPr>
          <w:lang w:val="es-MX"/>
        </w:rPr>
      </w:pPr>
      <w:r>
        <w:rPr>
          <w:noProof/>
          <w:color w:val="000000" w:themeColor="text1"/>
          <w:lang w:val="es-MX"/>
        </w:rPr>
        <w:t>Versión del producto: Alpha – 0.0.3</w:t>
      </w:r>
    </w:p>
    <w:p w:rsidR="003E5A6F" w:rsidRPr="003E5A6F" w:rsidRDefault="003E5A6F" w:rsidP="003E5A6F">
      <w:pPr>
        <w:pStyle w:val="Prrafodelista"/>
        <w:numPr>
          <w:ilvl w:val="0"/>
          <w:numId w:val="6"/>
        </w:numPr>
        <w:jc w:val="both"/>
        <w:rPr>
          <w:b/>
          <w:lang w:val="es-MX"/>
        </w:rPr>
      </w:pPr>
      <w:r w:rsidRPr="003E5A6F">
        <w:rPr>
          <w:b/>
          <w:lang w:val="es-MX"/>
        </w:rPr>
        <w:t>Necesidades del cliente:</w:t>
      </w:r>
    </w:p>
    <w:p w:rsidR="003E5A6F" w:rsidRDefault="003E5A6F" w:rsidP="003E5A6F">
      <w:pPr>
        <w:pStyle w:val="Prrafodelista"/>
        <w:ind w:left="1080"/>
        <w:jc w:val="both"/>
        <w:rPr>
          <w:lang w:val="es-CO"/>
        </w:rPr>
      </w:pPr>
      <w:r w:rsidRPr="003E5A6F">
        <w:rPr>
          <w:lang w:val="es-CO"/>
        </w:rPr>
        <w:t>DANGEDAV, es una empresa de Papelería y Variedades que tuvo sus inicios en el año 2011, brinda sus servicios a la comunidad del barrio el Carmen del municipio de Pijiño, Magdalena. El problema principal radica en que ha venido presentado bajas en sus ventas, ya que no cuenta con un sistema de inventario y de registro de los productos disponibles en el momento de las ventas. Otro gran inconveniente está en que muchas veces los productos solicitados no se encuentran disponible en el momento, porque se pueden encontrar otro estante y no pudo ser visto por el asesor o porque no se tenía un inventario preciso del producto al momento de hacer el pedido de los productos faltantes, esto genera que la papelería perdida credibilidad causando un efecto negativo a la hora de brindar el servicio a los clientes.</w:t>
      </w:r>
    </w:p>
    <w:p w:rsidR="003E5A6F" w:rsidRPr="003E5A6F" w:rsidRDefault="003E5A6F" w:rsidP="003E5A6F">
      <w:pPr>
        <w:pStyle w:val="Prrafodelista"/>
        <w:ind w:left="1080"/>
        <w:jc w:val="both"/>
        <w:rPr>
          <w:lang w:val="es-CO"/>
        </w:rPr>
      </w:pPr>
    </w:p>
    <w:p w:rsidR="009D2BF3" w:rsidRPr="003E5A6F" w:rsidRDefault="009D2BF3" w:rsidP="003E5A6F">
      <w:pPr>
        <w:pStyle w:val="Prrafodelista"/>
        <w:numPr>
          <w:ilvl w:val="0"/>
          <w:numId w:val="6"/>
        </w:numPr>
        <w:jc w:val="both"/>
        <w:rPr>
          <w:b/>
          <w:lang w:val="es-MX"/>
        </w:rPr>
      </w:pPr>
      <w:r w:rsidRPr="003E5A6F">
        <w:rPr>
          <w:b/>
          <w:lang w:val="es-MX"/>
        </w:rPr>
        <w:t>Informe de Pruebas:</w:t>
      </w:r>
    </w:p>
    <w:p w:rsidR="009D2BF3" w:rsidRDefault="009D2BF3" w:rsidP="003E5A6F">
      <w:pPr>
        <w:jc w:val="both"/>
        <w:rPr>
          <w:lang w:val="es-MX"/>
        </w:rPr>
      </w:pPr>
      <w:r>
        <w:rPr>
          <w:lang w:val="es-MX"/>
        </w:rPr>
        <w:t>El siguiente reporte mostrará el resultado de las pruebas unitarias del sistema de gestión de ventas e inventario – SIGEVI, realizada en la librería de Python pytest.</w:t>
      </w:r>
    </w:p>
    <w:p w:rsidR="009D2BF3" w:rsidRDefault="00E3538C" w:rsidP="003E5A6F">
      <w:pPr>
        <w:pStyle w:val="Prrafodelista"/>
        <w:numPr>
          <w:ilvl w:val="0"/>
          <w:numId w:val="3"/>
        </w:numPr>
        <w:jc w:val="both"/>
        <w:rPr>
          <w:lang w:val="es-MX"/>
        </w:rPr>
      </w:pPr>
      <w:r>
        <w:rPr>
          <w:lang w:val="es-MX"/>
        </w:rPr>
        <w:t xml:space="preserve">Paquete de prueba: </w:t>
      </w:r>
    </w:p>
    <w:p w:rsidR="00E3538C" w:rsidRDefault="00E3538C" w:rsidP="003E5A6F">
      <w:pPr>
        <w:pStyle w:val="Prrafodelista"/>
        <w:jc w:val="both"/>
        <w:rPr>
          <w:lang w:val="es-MX"/>
        </w:rPr>
      </w:pPr>
      <w:r>
        <w:rPr>
          <w:lang w:val="es-MX"/>
        </w:rPr>
        <w:t>Pytest es un paquete de Python, diseñado para realizar pruebas a los fragmentos de código para verificar si el comportamiento del sistema es el esperado, dando como valores PASSED si la prueba arroja una operación satisfactoria o FAILED si la prueba presentó errores. Este paquete está disponible para django como pytest-django.</w:t>
      </w:r>
    </w:p>
    <w:p w:rsidR="00E3538C" w:rsidRDefault="00E3538C" w:rsidP="003E5A6F">
      <w:pPr>
        <w:pStyle w:val="Prrafodelista"/>
        <w:jc w:val="both"/>
        <w:rPr>
          <w:lang w:val="es-MX"/>
        </w:rPr>
      </w:pPr>
      <w:r>
        <w:rPr>
          <w:lang w:val="es-MX"/>
        </w:rPr>
        <w:t>Dado a que el framework realiza validaciones a nivel backend y, que el mismo realiza las validaciones desde el frontend, las pruebas en django solo se realizan con el objetivo de observar si los datos presentados, solicitados y demás, s</w:t>
      </w:r>
      <w:r w:rsidR="007C3CFD">
        <w:rPr>
          <w:lang w:val="es-MX"/>
        </w:rPr>
        <w:t>on procesados de manera correcta dentro de la lógica de negocio y de desarrollo establecidas dentro de la pila de requerimientos.</w:t>
      </w:r>
    </w:p>
    <w:p w:rsidR="00E3538C" w:rsidRDefault="00E3538C" w:rsidP="003E5A6F">
      <w:pPr>
        <w:pStyle w:val="Prrafodelista"/>
        <w:numPr>
          <w:ilvl w:val="0"/>
          <w:numId w:val="3"/>
        </w:numPr>
        <w:jc w:val="both"/>
        <w:rPr>
          <w:lang w:val="es-MX"/>
        </w:rPr>
      </w:pPr>
      <w:r>
        <w:rPr>
          <w:lang w:val="es-MX"/>
        </w:rPr>
        <w:t>Paquetes Python necesarios para la ejecución: v</w:t>
      </w:r>
      <w:r w:rsidR="002B0E79">
        <w:rPr>
          <w:lang w:val="es-MX"/>
        </w:rPr>
        <w:t xml:space="preserve">er requirements.txt dentro del repositorio </w:t>
      </w:r>
      <w:r>
        <w:rPr>
          <w:lang w:val="es-MX"/>
        </w:rPr>
        <w:t>para mayor información.</w:t>
      </w:r>
    </w:p>
    <w:p w:rsidR="008630E7" w:rsidRDefault="00C22035" w:rsidP="003E5A6F">
      <w:pPr>
        <w:pStyle w:val="Prrafodelista"/>
        <w:numPr>
          <w:ilvl w:val="0"/>
          <w:numId w:val="3"/>
        </w:numPr>
        <w:jc w:val="both"/>
        <w:rPr>
          <w:lang w:val="es-MX"/>
        </w:rPr>
      </w:pPr>
      <w:r>
        <w:rPr>
          <w:lang w:val="es-MX"/>
        </w:rPr>
        <w:t>Historias de Usuario</w:t>
      </w:r>
      <w:r w:rsidR="008630E7">
        <w:rPr>
          <w:lang w:val="es-MX"/>
        </w:rPr>
        <w:t>:</w:t>
      </w:r>
    </w:p>
    <w:p w:rsidR="00C22035" w:rsidRDefault="00C22035" w:rsidP="003E5A6F">
      <w:pPr>
        <w:pStyle w:val="Prrafodelista"/>
        <w:jc w:val="both"/>
        <w:rPr>
          <w:lang w:val="es-MX"/>
        </w:rPr>
      </w:pPr>
    </w:p>
    <w:p w:rsidR="00C22035" w:rsidRDefault="00C22035" w:rsidP="00C22035"/>
    <w:p w:rsidR="00C22035" w:rsidRPr="008E5335" w:rsidRDefault="00C22035" w:rsidP="00C22035">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8E5335">
        <w:rPr>
          <w:rFonts w:ascii="Times New Roman" w:eastAsiaTheme="minorHAnsi" w:hAnsi="Times New Roman" w:cs="Times New Roman"/>
          <w:b/>
          <w:bCs/>
          <w:noProof/>
          <w:color w:val="000000" w:themeColor="text1"/>
          <w:sz w:val="24"/>
          <w:szCs w:val="24"/>
          <w:lang w:eastAsia="en-US"/>
        </w:rPr>
        <w:t xml:space="preserve">estion de productos. </w:t>
      </w:r>
    </w:p>
    <w:tbl>
      <w:tblPr>
        <w:tblStyle w:val="Tablaconcuadrcula"/>
        <w:tblW w:w="0" w:type="auto"/>
        <w:tblLook w:val="04A0" w:firstRow="1" w:lastRow="0" w:firstColumn="1" w:lastColumn="0" w:noHBand="0" w:noVBand="1"/>
      </w:tblPr>
      <w:tblGrid>
        <w:gridCol w:w="2187"/>
        <w:gridCol w:w="2187"/>
        <w:gridCol w:w="2187"/>
        <w:gridCol w:w="2188"/>
      </w:tblGrid>
      <w:tr w:rsidR="00C22035" w:rsidTr="003E5A6F">
        <w:tc>
          <w:tcPr>
            <w:tcW w:w="8749" w:type="dxa"/>
            <w:gridSpan w:val="4"/>
          </w:tcPr>
          <w:p w:rsidR="00C22035" w:rsidRDefault="00C22035" w:rsidP="003E5A6F">
            <w:r>
              <w:t xml:space="preserve">                                                 </w:t>
            </w:r>
            <w:r w:rsidRPr="00780CFB">
              <w:rPr>
                <w:rFonts w:cs="Times New Roman"/>
                <w:b/>
                <w:bCs/>
                <w:noProof/>
                <w:color w:val="000000" w:themeColor="text1"/>
                <w:szCs w:val="24"/>
              </w:rPr>
              <w:t>Características de aceptación</w:t>
            </w:r>
          </w:p>
        </w:tc>
      </w:tr>
      <w:tr w:rsidR="00C22035" w:rsidTr="003E5A6F">
        <w:tc>
          <w:tcPr>
            <w:tcW w:w="2187" w:type="dxa"/>
          </w:tcPr>
          <w:p w:rsidR="00C22035" w:rsidRDefault="00C22035" w:rsidP="003E5A6F">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87" w:type="dxa"/>
          </w:tcPr>
          <w:p w:rsidR="00C22035" w:rsidRPr="00780CFB" w:rsidRDefault="00C22035" w:rsidP="003E5A6F">
            <w:pPr>
              <w:rPr>
                <w:rFonts w:cs="Times New Roman"/>
                <w:b/>
                <w:bCs/>
                <w:noProof/>
                <w:color w:val="000000" w:themeColor="text1"/>
                <w:szCs w:val="24"/>
              </w:rPr>
            </w:pPr>
            <w:r w:rsidRPr="00780CFB">
              <w:rPr>
                <w:rFonts w:cs="Times New Roman"/>
                <w:b/>
                <w:bCs/>
                <w:noProof/>
                <w:color w:val="000000" w:themeColor="text1"/>
                <w:szCs w:val="24"/>
              </w:rPr>
              <w:t xml:space="preserve">Administrador </w:t>
            </w:r>
          </w:p>
        </w:tc>
        <w:tc>
          <w:tcPr>
            <w:tcW w:w="2187" w:type="dxa"/>
          </w:tcPr>
          <w:p w:rsidR="00C22035" w:rsidRPr="00780CFB" w:rsidRDefault="00C22035" w:rsidP="003E5A6F">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188" w:type="dxa"/>
          </w:tcPr>
          <w:p w:rsidR="00C22035" w:rsidRPr="00780CFB" w:rsidRDefault="00C22035" w:rsidP="003E5A6F">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RPr="0007720E" w:rsidTr="003E5A6F">
        <w:tc>
          <w:tcPr>
            <w:tcW w:w="2187" w:type="dxa"/>
          </w:tcPr>
          <w:p w:rsidR="00C22035" w:rsidRDefault="00C22035" w:rsidP="003E5A6F">
            <w:r>
              <w:t xml:space="preserve">       1</w:t>
            </w:r>
          </w:p>
        </w:tc>
        <w:tc>
          <w:tcPr>
            <w:tcW w:w="2187" w:type="dxa"/>
          </w:tcPr>
          <w:p w:rsidR="00C22035" w:rsidRPr="00C22035" w:rsidRDefault="00C22035" w:rsidP="003E5A6F">
            <w:pPr>
              <w:rPr>
                <w:lang w:val="es-MX"/>
              </w:rPr>
            </w:pPr>
            <w:r w:rsidRPr="00C22035">
              <w:rPr>
                <w:lang w:val="es-MX"/>
              </w:rPr>
              <w:t xml:space="preserve">Ingresar el usuario del administrador y la contraseña del administrador </w:t>
            </w:r>
          </w:p>
        </w:tc>
        <w:tc>
          <w:tcPr>
            <w:tcW w:w="2187" w:type="dxa"/>
          </w:tcPr>
          <w:p w:rsidR="00C22035" w:rsidRPr="00C22035" w:rsidRDefault="00C22035" w:rsidP="003E5A6F">
            <w:pPr>
              <w:rPr>
                <w:lang w:val="es-MX"/>
              </w:rPr>
            </w:pPr>
            <w:r w:rsidRPr="00C22035">
              <w:rPr>
                <w:lang w:val="es-MX"/>
              </w:rPr>
              <w:t xml:space="preserve">Ingrese a la página del Loguin </w:t>
            </w:r>
          </w:p>
        </w:tc>
        <w:tc>
          <w:tcPr>
            <w:tcW w:w="2188" w:type="dxa"/>
          </w:tcPr>
          <w:p w:rsidR="00C22035" w:rsidRPr="00C22035" w:rsidRDefault="00C22035" w:rsidP="003E5A6F">
            <w:pPr>
              <w:rPr>
                <w:lang w:val="es-MX"/>
              </w:rPr>
            </w:pPr>
            <w:r w:rsidRPr="00C22035">
              <w:rPr>
                <w:lang w:val="es-MX"/>
              </w:rPr>
              <w:t>Ingresar contraseña correcta ingresa al sistema.</w:t>
            </w:r>
          </w:p>
          <w:p w:rsidR="00C22035" w:rsidRPr="00C22035" w:rsidRDefault="00C22035" w:rsidP="003E5A6F">
            <w:pPr>
              <w:rPr>
                <w:lang w:val="es-MX"/>
              </w:rPr>
            </w:pPr>
            <w:r w:rsidRPr="00C22035">
              <w:rPr>
                <w:lang w:val="es-MX"/>
              </w:rPr>
              <w:t xml:space="preserve">En caso de ingresar la contraseña incorrecta </w:t>
            </w:r>
            <w:r w:rsidRPr="00C22035">
              <w:rPr>
                <w:lang w:val="es-MX"/>
              </w:rPr>
              <w:lastRenderedPageBreak/>
              <w:t xml:space="preserve">el sistema muestra un mensaje de error. </w:t>
            </w:r>
          </w:p>
        </w:tc>
      </w:tr>
    </w:tbl>
    <w:p w:rsidR="00C22035" w:rsidRPr="00C22035" w:rsidRDefault="00C22035" w:rsidP="00C22035">
      <w:pPr>
        <w:rPr>
          <w:lang w:val="es-MX"/>
        </w:rPr>
      </w:pPr>
    </w:p>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067"/>
        <w:gridCol w:w="729"/>
        <w:gridCol w:w="1443"/>
        <w:gridCol w:w="1707"/>
        <w:gridCol w:w="528"/>
        <w:gridCol w:w="2275"/>
      </w:tblGrid>
      <w:tr w:rsidR="00C22035" w:rsidRPr="0007720E" w:rsidTr="003E5A6F">
        <w:trPr>
          <w:trHeight w:val="552"/>
        </w:trPr>
        <w:tc>
          <w:tcPr>
            <w:tcW w:w="8749" w:type="dxa"/>
            <w:gridSpan w:val="6"/>
          </w:tcPr>
          <w:p w:rsidR="00C22035" w:rsidRPr="00C22035" w:rsidRDefault="00C22035" w:rsidP="003E5A6F">
            <w:pPr>
              <w:rPr>
                <w:lang w:val="es-MX"/>
              </w:rPr>
            </w:pPr>
            <w:r w:rsidRPr="00C22035">
              <w:rPr>
                <w:rFonts w:cs="Times New Roman"/>
                <w:b/>
                <w:bCs/>
                <w:noProof/>
                <w:color w:val="000000" w:themeColor="text1"/>
                <w:szCs w:val="24"/>
                <w:lang w:val="es-MX"/>
              </w:rPr>
              <w:t>Historia de usuario: Registrar producto                                  HU-PDD-2</w:t>
            </w:r>
          </w:p>
        </w:tc>
      </w:tr>
      <w:tr w:rsidR="00C22035" w:rsidTr="003E5A6F">
        <w:trPr>
          <w:trHeight w:val="698"/>
        </w:trPr>
        <w:tc>
          <w:tcPr>
            <w:tcW w:w="2796" w:type="dxa"/>
            <w:gridSpan w:val="2"/>
          </w:tcPr>
          <w:p w:rsidR="00C22035" w:rsidRDefault="00C22035" w:rsidP="003E5A6F">
            <w:r>
              <w:rPr>
                <w:rFonts w:cs="Times New Roman"/>
                <w:b/>
                <w:bCs/>
                <w:noProof/>
                <w:color w:val="000000" w:themeColor="text1"/>
                <w:szCs w:val="24"/>
              </w:rPr>
              <w:t>R</w:t>
            </w:r>
            <w:r w:rsidRPr="00212C43">
              <w:rPr>
                <w:rFonts w:cs="Times New Roman"/>
                <w:b/>
                <w:bCs/>
                <w:noProof/>
                <w:color w:val="000000" w:themeColor="text1"/>
                <w:szCs w:val="24"/>
              </w:rPr>
              <w:t>ol</w:t>
            </w:r>
          </w:p>
        </w:tc>
        <w:tc>
          <w:tcPr>
            <w:tcW w:w="3150" w:type="dxa"/>
            <w:gridSpan w:val="2"/>
          </w:tcPr>
          <w:p w:rsidR="00C22035" w:rsidRDefault="00C22035" w:rsidP="003E5A6F">
            <w:r>
              <w:rPr>
                <w:rFonts w:cs="Times New Roman"/>
                <w:b/>
                <w:bCs/>
                <w:noProof/>
                <w:color w:val="000000" w:themeColor="text1"/>
                <w:szCs w:val="24"/>
              </w:rPr>
              <w:t>C</w:t>
            </w:r>
            <w:r w:rsidRPr="00212C43">
              <w:rPr>
                <w:rFonts w:cs="Times New Roman"/>
                <w:b/>
                <w:bCs/>
                <w:noProof/>
                <w:color w:val="000000" w:themeColor="text1"/>
                <w:szCs w:val="24"/>
              </w:rPr>
              <w:t>aracteristica/funcionalidad</w:t>
            </w:r>
          </w:p>
        </w:tc>
        <w:tc>
          <w:tcPr>
            <w:tcW w:w="2803" w:type="dxa"/>
            <w:gridSpan w:val="2"/>
          </w:tcPr>
          <w:p w:rsidR="00C22035" w:rsidRDefault="00C22035" w:rsidP="003E5A6F">
            <w:r>
              <w:rPr>
                <w:rFonts w:cs="Times New Roman"/>
                <w:b/>
                <w:bCs/>
                <w:noProof/>
                <w:color w:val="000000" w:themeColor="text1"/>
                <w:szCs w:val="24"/>
              </w:rPr>
              <w:t>R</w:t>
            </w:r>
            <w:r w:rsidRPr="00212C43">
              <w:rPr>
                <w:rFonts w:cs="Times New Roman"/>
                <w:b/>
                <w:bCs/>
                <w:noProof/>
                <w:color w:val="000000" w:themeColor="text1"/>
                <w:szCs w:val="24"/>
              </w:rPr>
              <w:t>azon/</w:t>
            </w:r>
            <w:r>
              <w:rPr>
                <w:rFonts w:cs="Times New Roman"/>
                <w:b/>
                <w:bCs/>
                <w:noProof/>
                <w:color w:val="000000" w:themeColor="text1"/>
                <w:szCs w:val="24"/>
              </w:rPr>
              <w:t>R</w:t>
            </w:r>
            <w:r w:rsidRPr="00212C43">
              <w:rPr>
                <w:rFonts w:cs="Times New Roman"/>
                <w:b/>
                <w:bCs/>
                <w:noProof/>
                <w:color w:val="000000" w:themeColor="text1"/>
                <w:szCs w:val="24"/>
              </w:rPr>
              <w:t>esultado</w:t>
            </w:r>
          </w:p>
        </w:tc>
      </w:tr>
      <w:tr w:rsidR="00C22035" w:rsidRPr="0007720E" w:rsidTr="003E5A6F">
        <w:trPr>
          <w:trHeight w:val="1142"/>
        </w:trPr>
        <w:tc>
          <w:tcPr>
            <w:tcW w:w="2796" w:type="dxa"/>
            <w:gridSpan w:val="2"/>
          </w:tcPr>
          <w:p w:rsidR="00C22035" w:rsidRPr="00C22035" w:rsidRDefault="00C22035" w:rsidP="003E5A6F">
            <w:pPr>
              <w:rPr>
                <w:lang w:val="es-MX"/>
              </w:rPr>
            </w:pPr>
            <w:r w:rsidRPr="00C22035">
              <w:rPr>
                <w:rFonts w:cs="Times New Roman"/>
                <w:b/>
                <w:bCs/>
                <w:noProof/>
                <w:color w:val="000000" w:themeColor="text1"/>
                <w:szCs w:val="24"/>
                <w:lang w:val="es-MX"/>
              </w:rPr>
              <w:t>Yo: como administrador o propiedtario</w:t>
            </w:r>
          </w:p>
        </w:tc>
        <w:tc>
          <w:tcPr>
            <w:tcW w:w="3150" w:type="dxa"/>
            <w:gridSpan w:val="2"/>
          </w:tcPr>
          <w:p w:rsidR="00C22035" w:rsidRPr="00212C43" w:rsidRDefault="00C22035" w:rsidP="003E5A6F">
            <w:pPr>
              <w:rPr>
                <w:rFonts w:cs="Times New Roman"/>
                <w:b/>
                <w:bCs/>
                <w:noProof/>
                <w:color w:val="000000" w:themeColor="text1"/>
                <w:szCs w:val="24"/>
              </w:rPr>
            </w:pPr>
            <w:r>
              <w:rPr>
                <w:rFonts w:cs="Times New Roman"/>
                <w:b/>
                <w:bCs/>
                <w:noProof/>
                <w:color w:val="000000" w:themeColor="text1"/>
                <w:szCs w:val="24"/>
              </w:rPr>
              <w:t>N</w:t>
            </w:r>
            <w:r w:rsidRPr="00212C43">
              <w:rPr>
                <w:rFonts w:cs="Times New Roman"/>
                <w:b/>
                <w:bCs/>
                <w:noProof/>
                <w:color w:val="000000" w:themeColor="text1"/>
                <w:szCs w:val="24"/>
              </w:rPr>
              <w:t>ecesito registrar producto</w:t>
            </w:r>
          </w:p>
        </w:tc>
        <w:tc>
          <w:tcPr>
            <w:tcW w:w="2803" w:type="dxa"/>
            <w:gridSpan w:val="2"/>
          </w:tcPr>
          <w:p w:rsidR="00C22035" w:rsidRPr="00C22035" w:rsidRDefault="00C22035" w:rsidP="003E5A6F">
            <w:pPr>
              <w:rPr>
                <w:lang w:val="es-MX"/>
              </w:rPr>
            </w:pPr>
            <w:r w:rsidRPr="00C22035">
              <w:rPr>
                <w:rFonts w:cs="Times New Roman"/>
                <w:b/>
                <w:bCs/>
                <w:noProof/>
                <w:color w:val="000000" w:themeColor="text1"/>
                <w:szCs w:val="24"/>
                <w:lang w:val="es-MX"/>
              </w:rPr>
              <w:t>Para buscar producto en la papeleria.</w:t>
            </w:r>
          </w:p>
        </w:tc>
      </w:tr>
      <w:tr w:rsidR="00C22035" w:rsidTr="003E5A6F">
        <w:tc>
          <w:tcPr>
            <w:tcW w:w="8749" w:type="dxa"/>
            <w:gridSpan w:val="6"/>
          </w:tcPr>
          <w:p w:rsidR="00C22035" w:rsidRDefault="00C22035" w:rsidP="003E5A6F">
            <w:r w:rsidRPr="00C22035">
              <w:rPr>
                <w:lang w:val="es-MX"/>
              </w:rPr>
              <w:t xml:space="preserve">                                                 </w:t>
            </w:r>
            <w:r w:rsidRPr="00780CFB">
              <w:rPr>
                <w:rFonts w:cs="Times New Roman"/>
                <w:b/>
                <w:bCs/>
                <w:noProof/>
                <w:color w:val="000000" w:themeColor="text1"/>
                <w:szCs w:val="24"/>
              </w:rPr>
              <w:t>Características de aceptación</w:t>
            </w:r>
          </w:p>
        </w:tc>
      </w:tr>
      <w:tr w:rsidR="00C22035" w:rsidTr="003E5A6F">
        <w:tc>
          <w:tcPr>
            <w:tcW w:w="2067" w:type="dxa"/>
          </w:tcPr>
          <w:p w:rsidR="00C22035" w:rsidRDefault="00C22035" w:rsidP="003E5A6F">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72" w:type="dxa"/>
            <w:gridSpan w:val="2"/>
          </w:tcPr>
          <w:p w:rsidR="00C22035" w:rsidRDefault="00C22035" w:rsidP="003E5A6F">
            <w:r w:rsidRPr="00780CFB">
              <w:rPr>
                <w:rFonts w:cs="Times New Roman"/>
                <w:b/>
                <w:bCs/>
                <w:noProof/>
                <w:color w:val="000000" w:themeColor="text1"/>
                <w:szCs w:val="24"/>
              </w:rPr>
              <w:t xml:space="preserve">Administrador </w:t>
            </w:r>
          </w:p>
        </w:tc>
        <w:tc>
          <w:tcPr>
            <w:tcW w:w="2235" w:type="dxa"/>
            <w:gridSpan w:val="2"/>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275" w:type="dxa"/>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RPr="0007720E" w:rsidTr="003E5A6F">
        <w:tc>
          <w:tcPr>
            <w:tcW w:w="2067" w:type="dxa"/>
          </w:tcPr>
          <w:p w:rsidR="00C22035" w:rsidRDefault="00C22035" w:rsidP="003E5A6F">
            <w:r>
              <w:t xml:space="preserve">       2</w:t>
            </w:r>
          </w:p>
        </w:tc>
        <w:tc>
          <w:tcPr>
            <w:tcW w:w="2172" w:type="dxa"/>
            <w:gridSpan w:val="2"/>
          </w:tcPr>
          <w:p w:rsidR="00C22035" w:rsidRPr="00C22035" w:rsidRDefault="00C22035" w:rsidP="003E5A6F">
            <w:pPr>
              <w:rPr>
                <w:lang w:val="es-MX"/>
              </w:rPr>
            </w:pPr>
            <w:r w:rsidRPr="00C22035">
              <w:rPr>
                <w:lang w:val="es-MX"/>
              </w:rPr>
              <w:t xml:space="preserve">El administrador solicite registrar un producto </w:t>
            </w:r>
          </w:p>
        </w:tc>
        <w:tc>
          <w:tcPr>
            <w:tcW w:w="2235" w:type="dxa"/>
            <w:gridSpan w:val="2"/>
          </w:tcPr>
          <w:p w:rsidR="00C22035" w:rsidRPr="00C22035" w:rsidRDefault="00C22035" w:rsidP="003E5A6F">
            <w:pPr>
              <w:rPr>
                <w:lang w:val="es-MX"/>
              </w:rPr>
            </w:pPr>
            <w:r w:rsidRPr="00C22035">
              <w:rPr>
                <w:lang w:val="es-MX"/>
              </w:rPr>
              <w:t>El administrador debe de estar registrado en el sistema.</w:t>
            </w:r>
          </w:p>
          <w:p w:rsidR="00C22035" w:rsidRPr="00C22035" w:rsidRDefault="00C22035" w:rsidP="003E5A6F">
            <w:pPr>
              <w:rPr>
                <w:lang w:val="es-MX"/>
              </w:rPr>
            </w:pPr>
          </w:p>
        </w:tc>
        <w:tc>
          <w:tcPr>
            <w:tcW w:w="2275" w:type="dxa"/>
          </w:tcPr>
          <w:p w:rsidR="00C22035" w:rsidRPr="00C22035" w:rsidRDefault="00C22035" w:rsidP="003E5A6F">
            <w:pPr>
              <w:rPr>
                <w:lang w:val="es-MX"/>
              </w:rPr>
            </w:pPr>
            <w:r w:rsidRPr="00C22035">
              <w:rPr>
                <w:lang w:val="es-MX"/>
              </w:rPr>
              <w:t>1.El administrador selecciona la acción de registrar producto.</w:t>
            </w:r>
          </w:p>
          <w:p w:rsidR="00C22035" w:rsidRPr="00C22035" w:rsidRDefault="00C22035" w:rsidP="003E5A6F">
            <w:pPr>
              <w:rPr>
                <w:lang w:val="es-MX"/>
              </w:rPr>
            </w:pPr>
          </w:p>
          <w:p w:rsidR="00C22035" w:rsidRPr="00C22035" w:rsidRDefault="00C22035" w:rsidP="003E5A6F">
            <w:pPr>
              <w:rPr>
                <w:lang w:val="es-MX"/>
              </w:rPr>
            </w:pPr>
            <w:r w:rsidRPr="00C22035">
              <w:rPr>
                <w:lang w:val="es-MX"/>
              </w:rPr>
              <w:t>2.el sistema muestra un formulario.</w:t>
            </w:r>
          </w:p>
          <w:p w:rsidR="00C22035" w:rsidRPr="00C22035" w:rsidRDefault="00C22035" w:rsidP="003E5A6F">
            <w:pPr>
              <w:rPr>
                <w:lang w:val="es-MX"/>
              </w:rPr>
            </w:pPr>
          </w:p>
          <w:p w:rsidR="00C22035" w:rsidRPr="00C22035" w:rsidRDefault="00C22035" w:rsidP="003E5A6F">
            <w:pPr>
              <w:rPr>
                <w:lang w:val="es-MX"/>
              </w:rPr>
            </w:pPr>
            <w:r w:rsidRPr="00C22035">
              <w:rPr>
                <w:lang w:val="es-MX"/>
              </w:rPr>
              <w:t>3. el administrador diligencia el formulario con los datos solicitado.</w:t>
            </w:r>
          </w:p>
          <w:p w:rsidR="00C22035" w:rsidRPr="00C22035" w:rsidRDefault="00C22035" w:rsidP="003E5A6F">
            <w:pPr>
              <w:rPr>
                <w:lang w:val="es-MX"/>
              </w:rPr>
            </w:pPr>
          </w:p>
          <w:p w:rsidR="00C22035" w:rsidRPr="00C22035" w:rsidRDefault="00C22035" w:rsidP="003E5A6F">
            <w:pPr>
              <w:rPr>
                <w:lang w:val="es-MX"/>
              </w:rPr>
            </w:pPr>
            <w:r w:rsidRPr="00C22035">
              <w:rPr>
                <w:lang w:val="es-MX"/>
              </w:rPr>
              <w:t>4.el administrador envía el formulario.</w:t>
            </w:r>
          </w:p>
          <w:p w:rsidR="00C22035" w:rsidRPr="00C22035" w:rsidRDefault="00C22035" w:rsidP="003E5A6F">
            <w:pPr>
              <w:rPr>
                <w:lang w:val="es-MX"/>
              </w:rPr>
            </w:pPr>
          </w:p>
          <w:p w:rsidR="00C22035" w:rsidRPr="00C22035" w:rsidRDefault="00C22035" w:rsidP="003E5A6F">
            <w:pPr>
              <w:rPr>
                <w:lang w:val="es-MX"/>
              </w:rPr>
            </w:pPr>
            <w:r w:rsidRPr="00C22035">
              <w:rPr>
                <w:lang w:val="es-MX"/>
              </w:rPr>
              <w:t>5.el sistema valida los datos recibidos.</w:t>
            </w:r>
          </w:p>
          <w:p w:rsidR="00C22035" w:rsidRPr="00C22035" w:rsidRDefault="00C22035" w:rsidP="003E5A6F">
            <w:pPr>
              <w:rPr>
                <w:lang w:val="es-MX"/>
              </w:rPr>
            </w:pPr>
          </w:p>
          <w:p w:rsidR="00C22035" w:rsidRPr="00C22035" w:rsidRDefault="00C22035" w:rsidP="003E5A6F">
            <w:pPr>
              <w:rPr>
                <w:lang w:val="es-MX"/>
              </w:rPr>
            </w:pPr>
            <w:r w:rsidRPr="00C22035">
              <w:rPr>
                <w:lang w:val="es-MX"/>
              </w:rPr>
              <w:t>6.el sistema registra un nuevo producto.</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067"/>
        <w:gridCol w:w="729"/>
        <w:gridCol w:w="1442"/>
        <w:gridCol w:w="1708"/>
        <w:gridCol w:w="528"/>
        <w:gridCol w:w="2275"/>
      </w:tblGrid>
      <w:tr w:rsidR="00C22035" w:rsidRPr="0007720E" w:rsidTr="003E5A6F">
        <w:trPr>
          <w:trHeight w:val="552"/>
        </w:trPr>
        <w:tc>
          <w:tcPr>
            <w:tcW w:w="8749" w:type="dxa"/>
            <w:gridSpan w:val="6"/>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Historia de usuario: Buscar producto                                      HU-PDD-3</w:t>
            </w:r>
          </w:p>
        </w:tc>
      </w:tr>
      <w:tr w:rsidR="00C22035" w:rsidTr="003E5A6F">
        <w:trPr>
          <w:trHeight w:val="698"/>
        </w:trPr>
        <w:tc>
          <w:tcPr>
            <w:tcW w:w="2796" w:type="dxa"/>
            <w:gridSpan w:val="2"/>
          </w:tcPr>
          <w:p w:rsidR="00C22035" w:rsidRDefault="00C22035" w:rsidP="003E5A6F">
            <w:r>
              <w:rPr>
                <w:rFonts w:cs="Times New Roman"/>
                <w:b/>
                <w:bCs/>
                <w:noProof/>
                <w:color w:val="000000" w:themeColor="text1"/>
                <w:szCs w:val="24"/>
              </w:rPr>
              <w:t>R</w:t>
            </w:r>
            <w:r w:rsidRPr="00212C43">
              <w:rPr>
                <w:rFonts w:cs="Times New Roman"/>
                <w:b/>
                <w:bCs/>
                <w:noProof/>
                <w:color w:val="000000" w:themeColor="text1"/>
                <w:szCs w:val="24"/>
              </w:rPr>
              <w:t>ol</w:t>
            </w:r>
          </w:p>
        </w:tc>
        <w:tc>
          <w:tcPr>
            <w:tcW w:w="3150" w:type="dxa"/>
            <w:gridSpan w:val="2"/>
          </w:tcPr>
          <w:p w:rsidR="00C22035" w:rsidRDefault="00C22035" w:rsidP="003E5A6F">
            <w:r>
              <w:rPr>
                <w:rFonts w:cs="Times New Roman"/>
                <w:b/>
                <w:bCs/>
                <w:noProof/>
                <w:color w:val="000000" w:themeColor="text1"/>
                <w:szCs w:val="24"/>
              </w:rPr>
              <w:t>C</w:t>
            </w:r>
            <w:r w:rsidRPr="00212C43">
              <w:rPr>
                <w:rFonts w:cs="Times New Roman"/>
                <w:b/>
                <w:bCs/>
                <w:noProof/>
                <w:color w:val="000000" w:themeColor="text1"/>
                <w:szCs w:val="24"/>
              </w:rPr>
              <w:t>aracteristica/funcionalidad</w:t>
            </w:r>
          </w:p>
        </w:tc>
        <w:tc>
          <w:tcPr>
            <w:tcW w:w="2803" w:type="dxa"/>
            <w:gridSpan w:val="2"/>
          </w:tcPr>
          <w:p w:rsidR="00C22035" w:rsidRDefault="00C22035" w:rsidP="003E5A6F">
            <w:r>
              <w:rPr>
                <w:rFonts w:cs="Times New Roman"/>
                <w:b/>
                <w:bCs/>
                <w:noProof/>
                <w:color w:val="000000" w:themeColor="text1"/>
                <w:szCs w:val="24"/>
              </w:rPr>
              <w:t>R</w:t>
            </w:r>
            <w:r w:rsidRPr="00212C43">
              <w:rPr>
                <w:rFonts w:cs="Times New Roman"/>
                <w:b/>
                <w:bCs/>
                <w:noProof/>
                <w:color w:val="000000" w:themeColor="text1"/>
                <w:szCs w:val="24"/>
              </w:rPr>
              <w:t>azon/</w:t>
            </w:r>
            <w:r>
              <w:rPr>
                <w:rFonts w:cs="Times New Roman"/>
                <w:b/>
                <w:bCs/>
                <w:noProof/>
                <w:color w:val="000000" w:themeColor="text1"/>
                <w:szCs w:val="24"/>
              </w:rPr>
              <w:t>R</w:t>
            </w:r>
            <w:r w:rsidRPr="00212C43">
              <w:rPr>
                <w:rFonts w:cs="Times New Roman"/>
                <w:b/>
                <w:bCs/>
                <w:noProof/>
                <w:color w:val="000000" w:themeColor="text1"/>
                <w:szCs w:val="24"/>
              </w:rPr>
              <w:t>esultado</w:t>
            </w:r>
          </w:p>
        </w:tc>
      </w:tr>
      <w:tr w:rsidR="00C22035" w:rsidRPr="0007720E" w:rsidTr="003E5A6F">
        <w:trPr>
          <w:trHeight w:val="1142"/>
        </w:trPr>
        <w:tc>
          <w:tcPr>
            <w:tcW w:w="2796" w:type="dxa"/>
            <w:gridSpan w:val="2"/>
          </w:tcPr>
          <w:p w:rsidR="00C22035" w:rsidRPr="00C22035" w:rsidRDefault="00C22035" w:rsidP="003E5A6F">
            <w:pPr>
              <w:rPr>
                <w:lang w:val="es-MX"/>
              </w:rPr>
            </w:pPr>
            <w:r w:rsidRPr="00C22035">
              <w:rPr>
                <w:rFonts w:cs="Times New Roman"/>
                <w:b/>
                <w:bCs/>
                <w:noProof/>
                <w:color w:val="000000" w:themeColor="text1"/>
                <w:szCs w:val="24"/>
                <w:lang w:val="es-MX"/>
              </w:rPr>
              <w:t>Yo: como administrador o propietario</w:t>
            </w:r>
          </w:p>
        </w:tc>
        <w:tc>
          <w:tcPr>
            <w:tcW w:w="3150" w:type="dxa"/>
            <w:gridSpan w:val="2"/>
          </w:tcPr>
          <w:p w:rsidR="00C22035" w:rsidRDefault="00C22035" w:rsidP="003E5A6F">
            <w:r>
              <w:rPr>
                <w:rFonts w:cs="Times New Roman"/>
                <w:b/>
                <w:bCs/>
                <w:noProof/>
                <w:color w:val="000000" w:themeColor="text1"/>
                <w:szCs w:val="24"/>
              </w:rPr>
              <w:t>N</w:t>
            </w:r>
            <w:r w:rsidRPr="00212C43">
              <w:rPr>
                <w:rFonts w:cs="Times New Roman"/>
                <w:b/>
                <w:bCs/>
                <w:noProof/>
                <w:color w:val="000000" w:themeColor="text1"/>
                <w:szCs w:val="24"/>
              </w:rPr>
              <w:t>ecesito buscar producto.</w:t>
            </w:r>
          </w:p>
        </w:tc>
        <w:tc>
          <w:tcPr>
            <w:tcW w:w="2803" w:type="dxa"/>
            <w:gridSpan w:val="2"/>
          </w:tcPr>
          <w:p w:rsidR="00C22035" w:rsidRPr="00C22035" w:rsidRDefault="00C22035" w:rsidP="003E5A6F">
            <w:pPr>
              <w:rPr>
                <w:lang w:val="es-MX"/>
              </w:rPr>
            </w:pPr>
            <w:r w:rsidRPr="00C22035">
              <w:rPr>
                <w:rFonts w:cs="Times New Roman"/>
                <w:b/>
                <w:bCs/>
                <w:noProof/>
                <w:color w:val="000000" w:themeColor="text1"/>
                <w:szCs w:val="24"/>
                <w:lang w:val="es-MX"/>
              </w:rPr>
              <w:t>Para ver si el producto se encuentra registrado en el sistema.</w:t>
            </w:r>
          </w:p>
        </w:tc>
      </w:tr>
      <w:tr w:rsidR="00C22035" w:rsidTr="003E5A6F">
        <w:tc>
          <w:tcPr>
            <w:tcW w:w="8749" w:type="dxa"/>
            <w:gridSpan w:val="6"/>
          </w:tcPr>
          <w:p w:rsidR="00C22035" w:rsidRDefault="00C22035" w:rsidP="003E5A6F">
            <w:r w:rsidRPr="00C22035">
              <w:rPr>
                <w:lang w:val="es-MX"/>
              </w:rPr>
              <w:t xml:space="preserve">                                                 </w:t>
            </w:r>
            <w:r w:rsidRPr="00780CFB">
              <w:rPr>
                <w:rFonts w:cs="Times New Roman"/>
                <w:b/>
                <w:bCs/>
                <w:noProof/>
                <w:color w:val="000000" w:themeColor="text1"/>
                <w:szCs w:val="24"/>
              </w:rPr>
              <w:t>Características de aceptación</w:t>
            </w:r>
          </w:p>
        </w:tc>
      </w:tr>
      <w:tr w:rsidR="00C22035" w:rsidTr="003E5A6F">
        <w:tc>
          <w:tcPr>
            <w:tcW w:w="2067" w:type="dxa"/>
          </w:tcPr>
          <w:p w:rsidR="00C22035" w:rsidRDefault="00C22035" w:rsidP="003E5A6F">
            <w:r w:rsidRPr="00780CFB">
              <w:rPr>
                <w:rFonts w:cs="Times New Roman"/>
                <w:b/>
                <w:bCs/>
                <w:noProof/>
                <w:color w:val="000000" w:themeColor="text1"/>
                <w:szCs w:val="24"/>
              </w:rPr>
              <w:lastRenderedPageBreak/>
              <w:t>No</w:t>
            </w:r>
            <w:r>
              <w:rPr>
                <w:rFonts w:cs="Times New Roman"/>
                <w:b/>
                <w:bCs/>
                <w:noProof/>
                <w:color w:val="000000" w:themeColor="text1"/>
                <w:szCs w:val="24"/>
              </w:rPr>
              <w:t xml:space="preserve"> </w:t>
            </w:r>
          </w:p>
        </w:tc>
        <w:tc>
          <w:tcPr>
            <w:tcW w:w="2171" w:type="dxa"/>
            <w:gridSpan w:val="2"/>
          </w:tcPr>
          <w:p w:rsidR="00C22035" w:rsidRDefault="00C22035" w:rsidP="003E5A6F">
            <w:r w:rsidRPr="00780CFB">
              <w:rPr>
                <w:rFonts w:cs="Times New Roman"/>
                <w:b/>
                <w:bCs/>
                <w:noProof/>
                <w:color w:val="000000" w:themeColor="text1"/>
                <w:szCs w:val="24"/>
              </w:rPr>
              <w:t xml:space="preserve">Administrador </w:t>
            </w:r>
          </w:p>
        </w:tc>
        <w:tc>
          <w:tcPr>
            <w:tcW w:w="2236" w:type="dxa"/>
            <w:gridSpan w:val="2"/>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275" w:type="dxa"/>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RPr="0007720E" w:rsidTr="003E5A6F">
        <w:tc>
          <w:tcPr>
            <w:tcW w:w="2067" w:type="dxa"/>
          </w:tcPr>
          <w:p w:rsidR="00C22035" w:rsidRDefault="00C22035" w:rsidP="003E5A6F">
            <w:r>
              <w:t xml:space="preserve">       3</w:t>
            </w:r>
          </w:p>
        </w:tc>
        <w:tc>
          <w:tcPr>
            <w:tcW w:w="2171" w:type="dxa"/>
            <w:gridSpan w:val="2"/>
          </w:tcPr>
          <w:p w:rsidR="00C22035" w:rsidRPr="00C22035" w:rsidRDefault="00C22035" w:rsidP="003E5A6F">
            <w:pPr>
              <w:rPr>
                <w:lang w:val="es-MX"/>
              </w:rPr>
            </w:pPr>
            <w:r w:rsidRPr="00C22035">
              <w:rPr>
                <w:lang w:val="es-MX"/>
              </w:rPr>
              <w:t>El administrador solicita buscar un producto.</w:t>
            </w:r>
          </w:p>
        </w:tc>
        <w:tc>
          <w:tcPr>
            <w:tcW w:w="2236" w:type="dxa"/>
            <w:gridSpan w:val="2"/>
          </w:tcPr>
          <w:p w:rsidR="00C22035" w:rsidRPr="00C22035" w:rsidRDefault="00C22035" w:rsidP="003E5A6F">
            <w:pPr>
              <w:rPr>
                <w:lang w:val="es-MX"/>
              </w:rPr>
            </w:pPr>
            <w:r w:rsidRPr="00C22035">
              <w:rPr>
                <w:lang w:val="es-MX"/>
              </w:rPr>
              <w:t>1.El administrador debe de estar autenticado en el sistema</w:t>
            </w:r>
          </w:p>
          <w:p w:rsidR="00C22035" w:rsidRPr="00C22035" w:rsidRDefault="00C22035" w:rsidP="003E5A6F">
            <w:pPr>
              <w:rPr>
                <w:lang w:val="es-MX"/>
              </w:rPr>
            </w:pPr>
            <w:r w:rsidRPr="00C22035">
              <w:rPr>
                <w:lang w:val="es-MX"/>
              </w:rPr>
              <w:t xml:space="preserve">2.el administrador selecciona la acción de buscar producto  </w:t>
            </w:r>
          </w:p>
        </w:tc>
        <w:tc>
          <w:tcPr>
            <w:tcW w:w="2275" w:type="dxa"/>
          </w:tcPr>
          <w:p w:rsidR="00C22035" w:rsidRPr="00C22035" w:rsidRDefault="00C22035" w:rsidP="003E5A6F">
            <w:pPr>
              <w:rPr>
                <w:lang w:val="es-MX"/>
              </w:rPr>
            </w:pPr>
            <w:r w:rsidRPr="00C22035">
              <w:rPr>
                <w:lang w:val="es-MX"/>
              </w:rPr>
              <w:t xml:space="preserve">El sistema muestra el listado de productos que coinciden con el criterio de búsqueda. </w:t>
            </w:r>
          </w:p>
          <w:p w:rsidR="00C22035" w:rsidRPr="00C22035" w:rsidRDefault="00C22035" w:rsidP="003E5A6F">
            <w:pPr>
              <w:rPr>
                <w:lang w:val="es-MX"/>
              </w:rPr>
            </w:pPr>
          </w:p>
        </w:tc>
      </w:tr>
      <w:tr w:rsidR="00C22035" w:rsidRPr="0007720E" w:rsidTr="003E5A6F">
        <w:trPr>
          <w:trHeight w:val="70"/>
        </w:trPr>
        <w:tc>
          <w:tcPr>
            <w:tcW w:w="2067" w:type="dxa"/>
          </w:tcPr>
          <w:p w:rsidR="00C22035" w:rsidRPr="00C22035" w:rsidRDefault="00C22035" w:rsidP="003E5A6F">
            <w:pPr>
              <w:rPr>
                <w:lang w:val="es-MX"/>
              </w:rPr>
            </w:pPr>
          </w:p>
        </w:tc>
        <w:tc>
          <w:tcPr>
            <w:tcW w:w="2171" w:type="dxa"/>
            <w:gridSpan w:val="2"/>
          </w:tcPr>
          <w:p w:rsidR="00C22035" w:rsidRPr="00C22035" w:rsidRDefault="00C22035" w:rsidP="003E5A6F">
            <w:pPr>
              <w:rPr>
                <w:lang w:val="es-MX"/>
              </w:rPr>
            </w:pPr>
          </w:p>
        </w:tc>
        <w:tc>
          <w:tcPr>
            <w:tcW w:w="2236" w:type="dxa"/>
            <w:gridSpan w:val="2"/>
          </w:tcPr>
          <w:p w:rsidR="00C22035" w:rsidRPr="00C22035" w:rsidRDefault="00C22035" w:rsidP="003E5A6F">
            <w:pPr>
              <w:rPr>
                <w:lang w:val="es-MX"/>
              </w:rPr>
            </w:pPr>
          </w:p>
        </w:tc>
        <w:tc>
          <w:tcPr>
            <w:tcW w:w="2275" w:type="dxa"/>
          </w:tcPr>
          <w:p w:rsidR="00C22035" w:rsidRPr="00C22035" w:rsidRDefault="00C22035" w:rsidP="003E5A6F">
            <w:pPr>
              <w:rPr>
                <w:lang w:val="es-MX"/>
              </w:rPr>
            </w:pP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1980"/>
        <w:gridCol w:w="667"/>
        <w:gridCol w:w="1442"/>
        <w:gridCol w:w="1708"/>
        <w:gridCol w:w="541"/>
        <w:gridCol w:w="2411"/>
      </w:tblGrid>
      <w:tr w:rsidR="00C22035" w:rsidRPr="0007720E" w:rsidTr="003E5A6F">
        <w:trPr>
          <w:trHeight w:val="552"/>
        </w:trPr>
        <w:tc>
          <w:tcPr>
            <w:tcW w:w="8749" w:type="dxa"/>
            <w:gridSpan w:val="6"/>
          </w:tcPr>
          <w:p w:rsidR="00C22035" w:rsidRPr="00C22035" w:rsidRDefault="00C22035" w:rsidP="003E5A6F">
            <w:pPr>
              <w:rPr>
                <w:lang w:val="es-MX"/>
              </w:rPr>
            </w:pPr>
            <w:r w:rsidRPr="00C22035">
              <w:rPr>
                <w:rFonts w:cs="Times New Roman"/>
                <w:b/>
                <w:bCs/>
                <w:noProof/>
                <w:color w:val="000000" w:themeColor="text1"/>
                <w:szCs w:val="24"/>
                <w:lang w:val="es-MX"/>
              </w:rPr>
              <w:t>Historia de usuario: Ver producto</w:t>
            </w:r>
            <w:r w:rsidRPr="00C22035">
              <w:rPr>
                <w:b/>
                <w:lang w:val="es-MX"/>
              </w:rPr>
              <w:t xml:space="preserve">                                             HU-PDD-4</w:t>
            </w:r>
          </w:p>
        </w:tc>
      </w:tr>
      <w:tr w:rsidR="00C22035" w:rsidTr="003E5A6F">
        <w:trPr>
          <w:trHeight w:val="698"/>
        </w:trPr>
        <w:tc>
          <w:tcPr>
            <w:tcW w:w="2647" w:type="dxa"/>
            <w:gridSpan w:val="2"/>
          </w:tcPr>
          <w:p w:rsidR="00C22035" w:rsidRDefault="00C22035" w:rsidP="003E5A6F">
            <w:r>
              <w:rPr>
                <w:rFonts w:cs="Times New Roman"/>
                <w:b/>
                <w:bCs/>
                <w:noProof/>
                <w:color w:val="000000" w:themeColor="text1"/>
                <w:szCs w:val="24"/>
              </w:rPr>
              <w:t>R</w:t>
            </w:r>
            <w:r w:rsidRPr="00212C43">
              <w:rPr>
                <w:rFonts w:cs="Times New Roman"/>
                <w:b/>
                <w:bCs/>
                <w:noProof/>
                <w:color w:val="000000" w:themeColor="text1"/>
                <w:szCs w:val="24"/>
              </w:rPr>
              <w:t>ol</w:t>
            </w:r>
          </w:p>
        </w:tc>
        <w:tc>
          <w:tcPr>
            <w:tcW w:w="3150" w:type="dxa"/>
            <w:gridSpan w:val="2"/>
          </w:tcPr>
          <w:p w:rsidR="00C22035" w:rsidRDefault="00C22035" w:rsidP="003E5A6F">
            <w:r>
              <w:rPr>
                <w:rFonts w:cs="Times New Roman"/>
                <w:b/>
                <w:bCs/>
                <w:noProof/>
                <w:color w:val="000000" w:themeColor="text1"/>
                <w:szCs w:val="24"/>
              </w:rPr>
              <w:t>C</w:t>
            </w:r>
            <w:r w:rsidRPr="00EF5954">
              <w:rPr>
                <w:rFonts w:cs="Times New Roman"/>
                <w:b/>
                <w:bCs/>
                <w:noProof/>
                <w:color w:val="000000" w:themeColor="text1"/>
                <w:szCs w:val="24"/>
              </w:rPr>
              <w:t>aracteristica/funcionalidad</w:t>
            </w:r>
          </w:p>
        </w:tc>
        <w:tc>
          <w:tcPr>
            <w:tcW w:w="2952" w:type="dxa"/>
            <w:gridSpan w:val="2"/>
          </w:tcPr>
          <w:p w:rsidR="00C22035" w:rsidRDefault="00C22035" w:rsidP="003E5A6F">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C22035" w:rsidRPr="0007720E" w:rsidTr="003E5A6F">
        <w:trPr>
          <w:trHeight w:val="1142"/>
        </w:trPr>
        <w:tc>
          <w:tcPr>
            <w:tcW w:w="2647" w:type="dxa"/>
            <w:gridSpan w:val="2"/>
          </w:tcPr>
          <w:p w:rsidR="00C22035" w:rsidRPr="00C22035" w:rsidRDefault="00C22035" w:rsidP="003E5A6F">
            <w:pPr>
              <w:rPr>
                <w:lang w:val="es-MX"/>
              </w:rPr>
            </w:pPr>
            <w:r w:rsidRPr="00C22035">
              <w:rPr>
                <w:rFonts w:cs="Times New Roman"/>
                <w:b/>
                <w:bCs/>
                <w:noProof/>
                <w:color w:val="000000" w:themeColor="text1"/>
                <w:szCs w:val="24"/>
                <w:lang w:val="es-MX"/>
              </w:rPr>
              <w:t>Yo: como administrador o propietario</w:t>
            </w:r>
          </w:p>
        </w:tc>
        <w:tc>
          <w:tcPr>
            <w:tcW w:w="3150" w:type="dxa"/>
            <w:gridSpan w:val="2"/>
          </w:tcPr>
          <w:p w:rsidR="00C22035" w:rsidRDefault="00C22035" w:rsidP="003E5A6F">
            <w:r>
              <w:rPr>
                <w:rFonts w:cs="Times New Roman"/>
                <w:b/>
                <w:bCs/>
                <w:noProof/>
                <w:color w:val="000000" w:themeColor="text1"/>
                <w:szCs w:val="24"/>
              </w:rPr>
              <w:t>N</w:t>
            </w:r>
            <w:r w:rsidRPr="00EF5954">
              <w:rPr>
                <w:rFonts w:cs="Times New Roman"/>
                <w:b/>
                <w:bCs/>
                <w:noProof/>
                <w:color w:val="000000" w:themeColor="text1"/>
                <w:szCs w:val="24"/>
              </w:rPr>
              <w:t>ecesito ver un producto.</w:t>
            </w:r>
          </w:p>
        </w:tc>
        <w:tc>
          <w:tcPr>
            <w:tcW w:w="2952" w:type="dxa"/>
            <w:gridSpan w:val="2"/>
          </w:tcPr>
          <w:p w:rsidR="00C22035" w:rsidRPr="00C22035" w:rsidRDefault="00C22035" w:rsidP="003E5A6F">
            <w:pPr>
              <w:rPr>
                <w:lang w:val="es-MX"/>
              </w:rPr>
            </w:pPr>
            <w:r w:rsidRPr="00C22035">
              <w:rPr>
                <w:rFonts w:cs="Times New Roman"/>
                <w:b/>
                <w:bCs/>
                <w:noProof/>
                <w:color w:val="000000" w:themeColor="text1"/>
                <w:szCs w:val="24"/>
                <w:lang w:val="es-MX"/>
              </w:rPr>
              <w:t>Para conocer la informacion detallada, existencia y otras caracteristicasparticulares del producto.</w:t>
            </w:r>
          </w:p>
        </w:tc>
      </w:tr>
      <w:tr w:rsidR="00C22035" w:rsidTr="003E5A6F">
        <w:tc>
          <w:tcPr>
            <w:tcW w:w="8749" w:type="dxa"/>
            <w:gridSpan w:val="6"/>
          </w:tcPr>
          <w:p w:rsidR="00C22035" w:rsidRDefault="00C22035" w:rsidP="003E5A6F">
            <w:r w:rsidRPr="00C22035">
              <w:rPr>
                <w:lang w:val="es-MX"/>
              </w:rPr>
              <w:t xml:space="preserve">                                                 </w:t>
            </w:r>
            <w:r w:rsidRPr="00780CFB">
              <w:rPr>
                <w:rFonts w:cs="Times New Roman"/>
                <w:b/>
                <w:bCs/>
                <w:noProof/>
                <w:color w:val="000000" w:themeColor="text1"/>
                <w:szCs w:val="24"/>
              </w:rPr>
              <w:t>Características de aceptación</w:t>
            </w:r>
          </w:p>
        </w:tc>
      </w:tr>
      <w:tr w:rsidR="00C22035" w:rsidTr="003E5A6F">
        <w:tc>
          <w:tcPr>
            <w:tcW w:w="1980" w:type="dxa"/>
          </w:tcPr>
          <w:p w:rsidR="00C22035" w:rsidRDefault="00C22035" w:rsidP="003E5A6F">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09" w:type="dxa"/>
            <w:gridSpan w:val="2"/>
          </w:tcPr>
          <w:p w:rsidR="00C22035" w:rsidRDefault="00C22035" w:rsidP="003E5A6F">
            <w:r w:rsidRPr="00780CFB">
              <w:rPr>
                <w:rFonts w:cs="Times New Roman"/>
                <w:b/>
                <w:bCs/>
                <w:noProof/>
                <w:color w:val="000000" w:themeColor="text1"/>
                <w:szCs w:val="24"/>
              </w:rPr>
              <w:t xml:space="preserve">Administrador </w:t>
            </w:r>
          </w:p>
        </w:tc>
        <w:tc>
          <w:tcPr>
            <w:tcW w:w="2249" w:type="dxa"/>
            <w:gridSpan w:val="2"/>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411" w:type="dxa"/>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RPr="0007720E" w:rsidTr="003E5A6F">
        <w:tc>
          <w:tcPr>
            <w:tcW w:w="1980" w:type="dxa"/>
          </w:tcPr>
          <w:p w:rsidR="00C22035" w:rsidRDefault="00C22035" w:rsidP="003E5A6F">
            <w:r>
              <w:t xml:space="preserve">      4</w:t>
            </w:r>
          </w:p>
        </w:tc>
        <w:tc>
          <w:tcPr>
            <w:tcW w:w="2109" w:type="dxa"/>
            <w:gridSpan w:val="2"/>
          </w:tcPr>
          <w:p w:rsidR="00C22035" w:rsidRPr="00C22035" w:rsidRDefault="00C22035" w:rsidP="003E5A6F">
            <w:pPr>
              <w:rPr>
                <w:lang w:val="es-MX"/>
              </w:rPr>
            </w:pPr>
            <w:r w:rsidRPr="00C22035">
              <w:rPr>
                <w:lang w:val="es-MX"/>
              </w:rPr>
              <w:t>El administrador solicita ver producto.</w:t>
            </w:r>
          </w:p>
        </w:tc>
        <w:tc>
          <w:tcPr>
            <w:tcW w:w="2249" w:type="dxa"/>
            <w:gridSpan w:val="2"/>
          </w:tcPr>
          <w:p w:rsidR="00C22035" w:rsidRPr="00C22035" w:rsidRDefault="00C22035" w:rsidP="003E5A6F">
            <w:pPr>
              <w:rPr>
                <w:lang w:val="es-MX"/>
              </w:rPr>
            </w:pPr>
            <w:r w:rsidRPr="00C22035">
              <w:rPr>
                <w:lang w:val="es-MX"/>
              </w:rPr>
              <w:t>1.El usuario debe estar autenticado en el sistema.</w:t>
            </w:r>
          </w:p>
          <w:p w:rsidR="00C22035" w:rsidRPr="00C22035" w:rsidRDefault="00C22035" w:rsidP="003E5A6F">
            <w:pPr>
              <w:rPr>
                <w:lang w:val="es-MX"/>
              </w:rPr>
            </w:pPr>
            <w:r w:rsidRPr="00C22035">
              <w:rPr>
                <w:lang w:val="es-MX"/>
              </w:rPr>
              <w:t xml:space="preserve"> </w:t>
            </w:r>
          </w:p>
          <w:p w:rsidR="00C22035" w:rsidRPr="00C22035" w:rsidRDefault="00C22035" w:rsidP="003E5A6F">
            <w:pPr>
              <w:rPr>
                <w:lang w:val="es-MX"/>
              </w:rPr>
            </w:pPr>
            <w:r w:rsidRPr="00C22035">
              <w:rPr>
                <w:lang w:val="es-MX"/>
              </w:rPr>
              <w:t xml:space="preserve"> 2.El producto debe estar registrada en el sistema. </w:t>
            </w:r>
          </w:p>
          <w:p w:rsidR="00C22035" w:rsidRPr="00C22035" w:rsidRDefault="00C22035" w:rsidP="003E5A6F">
            <w:pPr>
              <w:rPr>
                <w:lang w:val="es-MX"/>
              </w:rPr>
            </w:pPr>
          </w:p>
        </w:tc>
        <w:tc>
          <w:tcPr>
            <w:tcW w:w="2411" w:type="dxa"/>
          </w:tcPr>
          <w:tbl>
            <w:tblPr>
              <w:tblW w:w="0" w:type="auto"/>
              <w:tblBorders>
                <w:top w:val="nil"/>
                <w:left w:val="nil"/>
                <w:bottom w:val="nil"/>
                <w:right w:val="nil"/>
              </w:tblBorders>
              <w:tblLook w:val="0000" w:firstRow="0" w:lastRow="0" w:firstColumn="0" w:lastColumn="0" w:noHBand="0" w:noVBand="0"/>
            </w:tblPr>
            <w:tblGrid>
              <w:gridCol w:w="1098"/>
              <w:gridCol w:w="1097"/>
            </w:tblGrid>
            <w:tr w:rsidR="00C22035" w:rsidRPr="0007720E" w:rsidTr="003E5A6F">
              <w:trPr>
                <w:trHeight w:val="90"/>
              </w:trPr>
              <w:tc>
                <w:tcPr>
                  <w:tcW w:w="0" w:type="auto"/>
                  <w:gridSpan w:val="2"/>
                </w:tcPr>
                <w:p w:rsidR="00C22035" w:rsidRPr="00C22035" w:rsidRDefault="00C22035" w:rsidP="003E5A6F">
                  <w:pPr>
                    <w:spacing w:after="0" w:line="240" w:lineRule="auto"/>
                    <w:rPr>
                      <w:lang w:val="es-MX"/>
                    </w:rPr>
                  </w:pPr>
                  <w:r w:rsidRPr="00C22035">
                    <w:rPr>
                      <w:lang w:val="es-MX"/>
                    </w:rPr>
                    <w:t>1.El usuario selecciona la acción de ver un producto.</w:t>
                  </w:r>
                </w:p>
                <w:p w:rsidR="00C22035" w:rsidRPr="00C22035" w:rsidRDefault="00C22035" w:rsidP="003E5A6F">
                  <w:pPr>
                    <w:spacing w:after="0" w:line="240" w:lineRule="auto"/>
                    <w:rPr>
                      <w:lang w:val="es-MX"/>
                    </w:rPr>
                  </w:pPr>
                </w:p>
                <w:p w:rsidR="00C22035" w:rsidRPr="00C22035" w:rsidRDefault="00C22035" w:rsidP="003E5A6F">
                  <w:pPr>
                    <w:spacing w:after="0" w:line="240" w:lineRule="auto"/>
                    <w:rPr>
                      <w:lang w:val="es-MX"/>
                    </w:rPr>
                  </w:pPr>
                  <w:r w:rsidRPr="00C22035">
                    <w:rPr>
                      <w:lang w:val="es-MX"/>
                    </w:rPr>
                    <w:t>2. el sistema muestra el producto</w:t>
                  </w:r>
                </w:p>
                <w:p w:rsidR="00C22035" w:rsidRPr="00C22035" w:rsidRDefault="00C22035" w:rsidP="003E5A6F">
                  <w:pPr>
                    <w:spacing w:after="0" w:line="240" w:lineRule="auto"/>
                    <w:rPr>
                      <w:lang w:val="es-MX"/>
                    </w:rPr>
                  </w:pPr>
                </w:p>
                <w:p w:rsidR="00C22035" w:rsidRPr="00C22035" w:rsidRDefault="00C22035" w:rsidP="003E5A6F">
                  <w:pPr>
                    <w:spacing w:after="0" w:line="240" w:lineRule="auto"/>
                    <w:rPr>
                      <w:lang w:val="es-MX"/>
                    </w:rPr>
                  </w:pPr>
                  <w:r w:rsidRPr="00C22035">
                    <w:rPr>
                      <w:lang w:val="es-MX"/>
                    </w:rPr>
                    <w:t xml:space="preserve">3.el sistema muestra el listado de productos que coinciden con el criterio de búsquedas </w:t>
                  </w:r>
                </w:p>
                <w:p w:rsidR="00C22035" w:rsidRPr="00C22035" w:rsidRDefault="00C22035" w:rsidP="003E5A6F">
                  <w:pPr>
                    <w:spacing w:after="0" w:line="240" w:lineRule="auto"/>
                    <w:rPr>
                      <w:lang w:val="es-MX"/>
                    </w:rPr>
                  </w:pPr>
                  <w:r w:rsidRPr="00C22035">
                    <w:rPr>
                      <w:lang w:val="es-MX"/>
                    </w:rPr>
                    <w:t xml:space="preserve"> </w:t>
                  </w:r>
                </w:p>
              </w:tc>
            </w:tr>
            <w:tr w:rsidR="00C22035" w:rsidRPr="0007720E" w:rsidTr="003E5A6F">
              <w:trPr>
                <w:trHeight w:val="90"/>
              </w:trPr>
              <w:tc>
                <w:tcPr>
                  <w:tcW w:w="0" w:type="auto"/>
                </w:tcPr>
                <w:p w:rsidR="00C22035" w:rsidRPr="00C22035" w:rsidRDefault="00C22035" w:rsidP="003E5A6F">
                  <w:pPr>
                    <w:spacing w:after="0" w:line="240" w:lineRule="auto"/>
                    <w:rPr>
                      <w:lang w:val="es-MX"/>
                    </w:rPr>
                  </w:pPr>
                </w:p>
              </w:tc>
              <w:tc>
                <w:tcPr>
                  <w:tcW w:w="0" w:type="auto"/>
                </w:tcPr>
                <w:p w:rsidR="00C22035" w:rsidRPr="00C22035" w:rsidRDefault="00C22035" w:rsidP="003E5A6F">
                  <w:pPr>
                    <w:spacing w:after="0" w:line="240" w:lineRule="auto"/>
                    <w:rPr>
                      <w:lang w:val="es-MX"/>
                    </w:rPr>
                  </w:pPr>
                </w:p>
              </w:tc>
            </w:tr>
          </w:tbl>
          <w:p w:rsidR="00C22035" w:rsidRPr="00C22035" w:rsidRDefault="00C22035" w:rsidP="003E5A6F">
            <w:pPr>
              <w:rPr>
                <w:lang w:val="es-MX"/>
              </w:rPr>
            </w:pPr>
          </w:p>
        </w:tc>
      </w:tr>
    </w:tbl>
    <w:p w:rsidR="00C22035" w:rsidRPr="00C22035" w:rsidRDefault="00C22035" w:rsidP="00C22035">
      <w:pPr>
        <w:rPr>
          <w:lang w:val="es-MX"/>
        </w:rPr>
      </w:pPr>
    </w:p>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089"/>
        <w:gridCol w:w="745"/>
        <w:gridCol w:w="1412"/>
        <w:gridCol w:w="1671"/>
        <w:gridCol w:w="530"/>
        <w:gridCol w:w="2302"/>
      </w:tblGrid>
      <w:tr w:rsidR="00C22035" w:rsidRPr="0007720E" w:rsidTr="003E5A6F">
        <w:trPr>
          <w:trHeight w:val="552"/>
        </w:trPr>
        <w:tc>
          <w:tcPr>
            <w:tcW w:w="8749" w:type="dxa"/>
            <w:gridSpan w:val="6"/>
          </w:tcPr>
          <w:p w:rsidR="00C22035" w:rsidRPr="00C22035" w:rsidRDefault="00C22035" w:rsidP="003E5A6F">
            <w:pPr>
              <w:rPr>
                <w:lang w:val="es-MX"/>
              </w:rPr>
            </w:pPr>
            <w:r w:rsidRPr="00C22035">
              <w:rPr>
                <w:rFonts w:cs="Times New Roman"/>
                <w:b/>
                <w:bCs/>
                <w:noProof/>
                <w:color w:val="000000" w:themeColor="text1"/>
                <w:szCs w:val="24"/>
                <w:lang w:val="es-MX"/>
              </w:rPr>
              <w:t>Historia de usuario: Editar producto</w:t>
            </w:r>
            <w:r w:rsidRPr="00C22035">
              <w:rPr>
                <w:b/>
                <w:lang w:val="es-MX"/>
              </w:rPr>
              <w:t xml:space="preserve">                                       HU-PDD-5</w:t>
            </w:r>
          </w:p>
        </w:tc>
      </w:tr>
      <w:tr w:rsidR="00C22035" w:rsidTr="003E5A6F">
        <w:trPr>
          <w:trHeight w:val="698"/>
        </w:trPr>
        <w:tc>
          <w:tcPr>
            <w:tcW w:w="2834" w:type="dxa"/>
            <w:gridSpan w:val="2"/>
          </w:tcPr>
          <w:p w:rsidR="00C22035" w:rsidRDefault="00C22035" w:rsidP="003E5A6F">
            <w:r>
              <w:rPr>
                <w:rFonts w:cs="Times New Roman"/>
                <w:b/>
                <w:bCs/>
                <w:noProof/>
                <w:color w:val="000000" w:themeColor="text1"/>
                <w:szCs w:val="24"/>
              </w:rPr>
              <w:t>R</w:t>
            </w:r>
            <w:r w:rsidRPr="00EF5954">
              <w:rPr>
                <w:rFonts w:cs="Times New Roman"/>
                <w:b/>
                <w:bCs/>
                <w:noProof/>
                <w:color w:val="000000" w:themeColor="text1"/>
                <w:szCs w:val="24"/>
              </w:rPr>
              <w:t>ol</w:t>
            </w:r>
          </w:p>
        </w:tc>
        <w:tc>
          <w:tcPr>
            <w:tcW w:w="3083" w:type="dxa"/>
            <w:gridSpan w:val="2"/>
          </w:tcPr>
          <w:p w:rsidR="00C22035" w:rsidRPr="00EF5954" w:rsidRDefault="00C22035" w:rsidP="003E5A6F">
            <w:pPr>
              <w:rPr>
                <w:rFonts w:cs="Times New Roman"/>
                <w:b/>
                <w:bCs/>
                <w:noProof/>
                <w:color w:val="000000" w:themeColor="text1"/>
                <w:szCs w:val="24"/>
              </w:rPr>
            </w:pPr>
            <w:r w:rsidRPr="00EF5954">
              <w:rPr>
                <w:rFonts w:cs="Times New Roman"/>
                <w:b/>
                <w:bCs/>
                <w:noProof/>
                <w:color w:val="000000" w:themeColor="text1"/>
                <w:szCs w:val="24"/>
              </w:rPr>
              <w:t>caracteristica/funcionalidad</w:t>
            </w:r>
          </w:p>
        </w:tc>
        <w:tc>
          <w:tcPr>
            <w:tcW w:w="2832" w:type="dxa"/>
            <w:gridSpan w:val="2"/>
          </w:tcPr>
          <w:p w:rsidR="00C22035" w:rsidRDefault="00C22035" w:rsidP="003E5A6F">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C22035" w:rsidRPr="0007720E" w:rsidTr="003E5A6F">
        <w:trPr>
          <w:trHeight w:val="1142"/>
        </w:trPr>
        <w:tc>
          <w:tcPr>
            <w:tcW w:w="2834" w:type="dxa"/>
            <w:gridSpan w:val="2"/>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83" w:type="dxa"/>
            <w:gridSpan w:val="2"/>
          </w:tcPr>
          <w:p w:rsidR="00C22035" w:rsidRPr="00EF5954" w:rsidRDefault="00C22035" w:rsidP="003E5A6F">
            <w:pPr>
              <w:rPr>
                <w:rFonts w:cs="Times New Roman"/>
                <w:b/>
                <w:bCs/>
                <w:noProof/>
                <w:color w:val="000000" w:themeColor="text1"/>
                <w:szCs w:val="24"/>
              </w:rPr>
            </w:pPr>
            <w:r>
              <w:rPr>
                <w:rFonts w:cs="Times New Roman"/>
                <w:b/>
                <w:bCs/>
                <w:noProof/>
                <w:color w:val="000000" w:themeColor="text1"/>
                <w:szCs w:val="24"/>
              </w:rPr>
              <w:t>N</w:t>
            </w:r>
            <w:r w:rsidRPr="00EF5954">
              <w:rPr>
                <w:rFonts w:cs="Times New Roman"/>
                <w:b/>
                <w:bCs/>
                <w:noProof/>
                <w:color w:val="000000" w:themeColor="text1"/>
                <w:szCs w:val="24"/>
              </w:rPr>
              <w:t>ecesito editar los producto.</w:t>
            </w:r>
          </w:p>
        </w:tc>
        <w:tc>
          <w:tcPr>
            <w:tcW w:w="2832" w:type="dxa"/>
            <w:gridSpan w:val="2"/>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hacer mantenimiento en la informacion registrada en el sistema.</w:t>
            </w:r>
          </w:p>
        </w:tc>
      </w:tr>
      <w:tr w:rsidR="00C22035" w:rsidTr="003E5A6F">
        <w:tc>
          <w:tcPr>
            <w:tcW w:w="8749" w:type="dxa"/>
            <w:gridSpan w:val="6"/>
          </w:tcPr>
          <w:p w:rsidR="00C22035" w:rsidRDefault="00C22035" w:rsidP="003E5A6F">
            <w:r w:rsidRPr="00C22035">
              <w:rPr>
                <w:lang w:val="es-MX"/>
              </w:rPr>
              <w:lastRenderedPageBreak/>
              <w:t xml:space="preserve">                                                 </w:t>
            </w:r>
            <w:r w:rsidRPr="00780CFB">
              <w:rPr>
                <w:rFonts w:cs="Times New Roman"/>
                <w:b/>
                <w:bCs/>
                <w:noProof/>
                <w:color w:val="000000" w:themeColor="text1"/>
                <w:szCs w:val="24"/>
              </w:rPr>
              <w:t>Características de aceptación</w:t>
            </w:r>
          </w:p>
        </w:tc>
      </w:tr>
      <w:tr w:rsidR="00C22035" w:rsidTr="003E5A6F">
        <w:tc>
          <w:tcPr>
            <w:tcW w:w="2089" w:type="dxa"/>
          </w:tcPr>
          <w:p w:rsidR="00C22035" w:rsidRDefault="00C22035" w:rsidP="003E5A6F">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57" w:type="dxa"/>
            <w:gridSpan w:val="2"/>
          </w:tcPr>
          <w:p w:rsidR="00C22035" w:rsidRDefault="00C22035" w:rsidP="003E5A6F">
            <w:r w:rsidRPr="00780CFB">
              <w:rPr>
                <w:rFonts w:cs="Times New Roman"/>
                <w:b/>
                <w:bCs/>
                <w:noProof/>
                <w:color w:val="000000" w:themeColor="text1"/>
                <w:szCs w:val="24"/>
              </w:rPr>
              <w:t xml:space="preserve">Administrador </w:t>
            </w:r>
          </w:p>
        </w:tc>
        <w:tc>
          <w:tcPr>
            <w:tcW w:w="2201" w:type="dxa"/>
            <w:gridSpan w:val="2"/>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302" w:type="dxa"/>
          </w:tcPr>
          <w:p w:rsidR="00C22035" w:rsidRDefault="00C22035" w:rsidP="003E5A6F">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Tr="003E5A6F">
        <w:tc>
          <w:tcPr>
            <w:tcW w:w="2089" w:type="dxa"/>
          </w:tcPr>
          <w:p w:rsidR="00C22035" w:rsidRDefault="00C22035" w:rsidP="003E5A6F"/>
        </w:tc>
        <w:tc>
          <w:tcPr>
            <w:tcW w:w="2157" w:type="dxa"/>
            <w:gridSpan w:val="2"/>
          </w:tcPr>
          <w:p w:rsidR="00C22035" w:rsidRDefault="00C22035" w:rsidP="003E5A6F"/>
        </w:tc>
        <w:tc>
          <w:tcPr>
            <w:tcW w:w="2201" w:type="dxa"/>
            <w:gridSpan w:val="2"/>
          </w:tcPr>
          <w:p w:rsidR="00C22035" w:rsidRDefault="00C22035" w:rsidP="003E5A6F"/>
        </w:tc>
        <w:tc>
          <w:tcPr>
            <w:tcW w:w="2302" w:type="dxa"/>
          </w:tcPr>
          <w:p w:rsidR="00C22035" w:rsidRDefault="00C22035" w:rsidP="003E5A6F"/>
        </w:tc>
      </w:tr>
    </w:tbl>
    <w:p w:rsidR="00C22035" w:rsidRDefault="00C22035" w:rsidP="00C22035"/>
    <w:p w:rsidR="00C22035" w:rsidRDefault="00C22035" w:rsidP="00C22035"/>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 xml:space="preserve">Historia de usuario: Eliminar producto </w:t>
            </w:r>
            <w:r w:rsidRPr="00C22035">
              <w:rPr>
                <w:b/>
                <w:lang w:val="es-MX"/>
              </w:rPr>
              <w:t xml:space="preserve">                                  HU-PDD-6</w:t>
            </w:r>
          </w:p>
        </w:tc>
      </w:tr>
      <w:tr w:rsidR="00C22035" w:rsidTr="003E5A6F">
        <w:trPr>
          <w:trHeight w:val="698"/>
        </w:trPr>
        <w:tc>
          <w:tcPr>
            <w:tcW w:w="3000" w:type="dxa"/>
          </w:tcPr>
          <w:p w:rsidR="00C22035" w:rsidRPr="00EF5954" w:rsidRDefault="00C22035" w:rsidP="003E5A6F">
            <w:pPr>
              <w:rPr>
                <w:rFonts w:cs="Times New Roman"/>
                <w:b/>
                <w:bCs/>
                <w:noProof/>
                <w:color w:val="000000" w:themeColor="text1"/>
                <w:szCs w:val="24"/>
              </w:rPr>
            </w:pPr>
            <w:r>
              <w:rPr>
                <w:rFonts w:cs="Times New Roman"/>
                <w:b/>
                <w:bCs/>
                <w:noProof/>
                <w:color w:val="000000" w:themeColor="text1"/>
                <w:szCs w:val="24"/>
              </w:rPr>
              <w:t>R</w:t>
            </w:r>
            <w:r w:rsidRPr="00EF5954">
              <w:rPr>
                <w:rFonts w:cs="Times New Roman"/>
                <w:b/>
                <w:bCs/>
                <w:noProof/>
                <w:color w:val="000000" w:themeColor="text1"/>
                <w:szCs w:val="24"/>
              </w:rPr>
              <w:t>ol</w:t>
            </w:r>
          </w:p>
        </w:tc>
        <w:tc>
          <w:tcPr>
            <w:tcW w:w="3020" w:type="dxa"/>
          </w:tcPr>
          <w:p w:rsidR="00C22035" w:rsidRPr="00EF5954" w:rsidRDefault="00C22035" w:rsidP="003E5A6F">
            <w:pPr>
              <w:rPr>
                <w:rFonts w:cs="Times New Roman"/>
                <w:b/>
                <w:bCs/>
                <w:noProof/>
                <w:color w:val="000000" w:themeColor="text1"/>
                <w:szCs w:val="24"/>
              </w:rPr>
            </w:pPr>
            <w:r>
              <w:rPr>
                <w:rFonts w:cs="Times New Roman"/>
                <w:b/>
                <w:bCs/>
                <w:noProof/>
                <w:color w:val="000000" w:themeColor="text1"/>
                <w:szCs w:val="24"/>
              </w:rPr>
              <w:t>C</w:t>
            </w:r>
            <w:r w:rsidRPr="00EF5954">
              <w:rPr>
                <w:rFonts w:cs="Times New Roman"/>
                <w:b/>
                <w:bCs/>
                <w:noProof/>
                <w:color w:val="000000" w:themeColor="text1"/>
                <w:szCs w:val="24"/>
              </w:rPr>
              <w:t>aracteristica/funcionalidad</w:t>
            </w:r>
          </w:p>
        </w:tc>
        <w:tc>
          <w:tcPr>
            <w:tcW w:w="2958" w:type="dxa"/>
          </w:tcPr>
          <w:p w:rsidR="00C22035" w:rsidRPr="00EF5954" w:rsidRDefault="00C22035" w:rsidP="003E5A6F">
            <w:pPr>
              <w:rPr>
                <w:rFonts w:cs="Times New Roman"/>
                <w:b/>
                <w:bCs/>
                <w:noProof/>
                <w:color w:val="000000" w:themeColor="text1"/>
                <w:szCs w:val="24"/>
              </w:rPr>
            </w:pPr>
            <w:r>
              <w:rPr>
                <w:rFonts w:cs="Times New Roman"/>
                <w:b/>
                <w:bCs/>
                <w:noProof/>
                <w:color w:val="000000" w:themeColor="text1"/>
                <w:szCs w:val="24"/>
              </w:rPr>
              <w:t>R</w:t>
            </w:r>
            <w:r w:rsidRPr="00EF5954">
              <w:rPr>
                <w:rFonts w:cs="Times New Roman"/>
                <w:b/>
                <w:bCs/>
                <w:noProof/>
                <w:color w:val="000000" w:themeColor="text1"/>
                <w:szCs w:val="24"/>
              </w:rPr>
              <w:t>azon/</w:t>
            </w:r>
            <w:r>
              <w:rPr>
                <w:rFonts w:cs="Times New Roman"/>
                <w:b/>
                <w:bCs/>
                <w:noProof/>
                <w:color w:val="000000" w:themeColor="text1"/>
                <w:szCs w:val="24"/>
              </w:rPr>
              <w:t>R</w:t>
            </w:r>
            <w:r w:rsidRPr="00EF5954">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EF5954" w:rsidRDefault="00C22035" w:rsidP="003E5A6F">
            <w:pPr>
              <w:rPr>
                <w:rFonts w:cs="Times New Roman"/>
                <w:b/>
                <w:bCs/>
                <w:noProof/>
                <w:color w:val="000000" w:themeColor="text1"/>
                <w:szCs w:val="24"/>
              </w:rPr>
            </w:pPr>
            <w:r>
              <w:rPr>
                <w:rFonts w:cs="Times New Roman"/>
                <w:b/>
                <w:bCs/>
                <w:noProof/>
                <w:color w:val="000000" w:themeColor="text1"/>
                <w:szCs w:val="24"/>
              </w:rPr>
              <w:t>N</w:t>
            </w:r>
            <w:r w:rsidRPr="00EF5954">
              <w:rPr>
                <w:rFonts w:cs="Times New Roman"/>
                <w:b/>
                <w:bCs/>
                <w:noProof/>
                <w:color w:val="000000" w:themeColor="text1"/>
                <w:szCs w:val="24"/>
              </w:rPr>
              <w:t>ecesito eliminar producto.</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para mantener actualizada el catalogo de productos que se muestra en el sistema</w:t>
            </w:r>
          </w:p>
        </w:tc>
      </w:tr>
    </w:tbl>
    <w:p w:rsidR="00C22035" w:rsidRPr="00C22035" w:rsidRDefault="00C22035" w:rsidP="00C22035">
      <w:pPr>
        <w:rPr>
          <w:lang w:val="es-MX"/>
        </w:rPr>
      </w:pPr>
    </w:p>
    <w:p w:rsidR="00C22035" w:rsidRPr="00C22035" w:rsidRDefault="00C22035" w:rsidP="00C22035">
      <w:pPr>
        <w:rPr>
          <w:lang w:val="es-MX"/>
        </w:rPr>
      </w:pPr>
    </w:p>
    <w:p w:rsidR="00C22035" w:rsidRPr="00EF5954" w:rsidRDefault="00C22035" w:rsidP="00C22035">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EF5954">
        <w:rPr>
          <w:rFonts w:ascii="Times New Roman" w:eastAsiaTheme="minorHAnsi" w:hAnsi="Times New Roman" w:cs="Times New Roman"/>
          <w:b/>
          <w:bCs/>
          <w:noProof/>
          <w:color w:val="000000" w:themeColor="text1"/>
          <w:sz w:val="24"/>
          <w:szCs w:val="24"/>
          <w:lang w:eastAsia="en-US"/>
        </w:rPr>
        <w:t>estion de categoria.</w:t>
      </w: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Registrar categoria</w:t>
            </w:r>
            <w:r w:rsidRPr="00C22035">
              <w:rPr>
                <w:b/>
                <w:lang w:val="es-MX"/>
              </w:rPr>
              <w:t xml:space="preserve">                                        HU-PDD-7</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poder crear categorias.</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clasificar los productos registrados en el sistema.</w:t>
            </w:r>
          </w:p>
        </w:tc>
      </w:tr>
    </w:tbl>
    <w:p w:rsidR="00C22035" w:rsidRPr="00C22035" w:rsidRDefault="00C22035" w:rsidP="00C22035">
      <w:pPr>
        <w:rPr>
          <w:lang w:val="es-MX"/>
        </w:rPr>
      </w:pPr>
    </w:p>
    <w:p w:rsidR="00C22035" w:rsidRPr="00C22035" w:rsidRDefault="00C22035" w:rsidP="00C22035">
      <w:pPr>
        <w:rPr>
          <w:lang w:val="es-MX"/>
        </w:rPr>
      </w:pPr>
    </w:p>
    <w:p w:rsidR="00C22035" w:rsidRPr="00C22035" w:rsidRDefault="00C22035" w:rsidP="00C22035">
      <w:pPr>
        <w:rPr>
          <w:lang w:val="es-MX"/>
        </w:rPr>
      </w:pPr>
    </w:p>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Listar categoria</w:t>
            </w:r>
            <w:r w:rsidRPr="00C22035">
              <w:rPr>
                <w:b/>
                <w:lang w:val="es-MX"/>
              </w:rPr>
              <w:t xml:space="preserve">                                         HU-PDD-8</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N</w:t>
            </w:r>
            <w:r w:rsidRPr="00527F6A">
              <w:rPr>
                <w:rFonts w:cs="Times New Roman"/>
                <w:b/>
                <w:bCs/>
                <w:noProof/>
                <w:color w:val="000000" w:themeColor="text1"/>
                <w:szCs w:val="24"/>
              </w:rPr>
              <w:t>ecesito ver un producto.</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conocer la informacion detallada, existencia y otras caracteristicas particulares del producto.</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lang w:val="es-MX"/>
              </w:rPr>
              <w:lastRenderedPageBreak/>
              <w:t>Historia de usuario: Listar categorías</w:t>
            </w:r>
            <w:r w:rsidRPr="00C22035">
              <w:rPr>
                <w:b/>
                <w:bCs/>
                <w:lang w:val="es-MX"/>
              </w:rPr>
              <w:t xml:space="preserve">                                            HU-PDD-9</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listar las categorias.</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saber cuantas categorias hay registradas en el sistema.</w:t>
            </w:r>
          </w:p>
        </w:tc>
      </w:tr>
    </w:tbl>
    <w:p w:rsidR="00C22035" w:rsidRPr="00C22035" w:rsidRDefault="00C22035" w:rsidP="00C22035">
      <w:pPr>
        <w:rPr>
          <w:lang w:val="es-MX"/>
        </w:rPr>
      </w:pPr>
    </w:p>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Buscar categoría</w:t>
            </w:r>
            <w:r w:rsidRPr="00C22035">
              <w:rPr>
                <w:b/>
                <w:lang w:val="es-MX"/>
              </w:rPr>
              <w:t xml:space="preserve">                                       HU-PDD-10</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buscar</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una categoría.</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saber si existe la categoría y</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acceder a la información de</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forma más rápida.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lang w:val="es-MX"/>
              </w:rPr>
              <w:t>Historia de usuario: Ver detalles de  categoría</w:t>
            </w:r>
            <w:r w:rsidRPr="00C22035">
              <w:rPr>
                <w:b/>
                <w:bCs/>
                <w:lang w:val="es-MX"/>
              </w:rPr>
              <w:t xml:space="preserve">                                      HU-PDD-11</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ver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detallada de</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una categoría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registrada en el sistema.</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verificar los datos</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registrados y si debe</w:t>
            </w:r>
          </w:p>
          <w:p w:rsidR="00C22035" w:rsidRPr="00527F6A" w:rsidRDefault="00C22035" w:rsidP="003E5A6F">
            <w:pPr>
              <w:rPr>
                <w:rFonts w:cs="Times New Roman"/>
                <w:b/>
                <w:bCs/>
                <w:noProof/>
                <w:color w:val="000000" w:themeColor="text1"/>
                <w:szCs w:val="24"/>
              </w:rPr>
            </w:pPr>
            <w:r w:rsidRPr="00527F6A">
              <w:rPr>
                <w:rFonts w:cs="Times New Roman"/>
                <w:b/>
                <w:bCs/>
                <w:noProof/>
                <w:color w:val="000000" w:themeColor="text1"/>
                <w:szCs w:val="24"/>
              </w:rPr>
              <w:t>hacer mantenimiento.</w:t>
            </w:r>
          </w:p>
        </w:tc>
      </w:tr>
    </w:tbl>
    <w:p w:rsidR="00C22035" w:rsidRDefault="00C22035" w:rsidP="00C22035"/>
    <w:p w:rsidR="00C22035" w:rsidRDefault="00C22035" w:rsidP="00C22035"/>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Editar categoría</w:t>
            </w:r>
            <w:r w:rsidRPr="00C22035">
              <w:rPr>
                <w:b/>
                <w:lang w:val="es-MX"/>
              </w:rPr>
              <w:t xml:space="preserve">                                        HU-PDD-12</w:t>
            </w:r>
          </w:p>
        </w:tc>
      </w:tr>
      <w:tr w:rsidR="00C22035" w:rsidTr="003E5A6F">
        <w:trPr>
          <w:trHeight w:val="698"/>
        </w:trPr>
        <w:tc>
          <w:tcPr>
            <w:tcW w:w="300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ol</w:t>
            </w:r>
          </w:p>
        </w:tc>
        <w:tc>
          <w:tcPr>
            <w:tcW w:w="3020"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C</w:t>
            </w:r>
            <w:r w:rsidRPr="00527F6A">
              <w:rPr>
                <w:rFonts w:cs="Times New Roman"/>
                <w:b/>
                <w:bCs/>
                <w:noProof/>
                <w:color w:val="000000" w:themeColor="text1"/>
                <w:szCs w:val="24"/>
              </w:rPr>
              <w:t>aracteristica/funcionalidad</w:t>
            </w:r>
          </w:p>
        </w:tc>
        <w:tc>
          <w:tcPr>
            <w:tcW w:w="2958" w:type="dxa"/>
          </w:tcPr>
          <w:p w:rsidR="00C22035" w:rsidRPr="00527F6A" w:rsidRDefault="00C22035" w:rsidP="003E5A6F">
            <w:pPr>
              <w:rPr>
                <w:rFonts w:cs="Times New Roman"/>
                <w:b/>
                <w:bCs/>
                <w:noProof/>
                <w:color w:val="000000" w:themeColor="text1"/>
                <w:szCs w:val="24"/>
              </w:rPr>
            </w:pPr>
            <w:r>
              <w:rPr>
                <w:rFonts w:cs="Times New Roman"/>
                <w:b/>
                <w:bCs/>
                <w:noProof/>
                <w:color w:val="000000" w:themeColor="text1"/>
                <w:szCs w:val="24"/>
              </w:rPr>
              <w:t>R</w:t>
            </w:r>
            <w:r w:rsidRPr="00527F6A">
              <w:rPr>
                <w:rFonts w:cs="Times New Roman"/>
                <w:b/>
                <w:bCs/>
                <w:noProof/>
                <w:color w:val="000000" w:themeColor="text1"/>
                <w:szCs w:val="24"/>
              </w:rPr>
              <w:t>azon/</w:t>
            </w:r>
            <w:r>
              <w:rPr>
                <w:rFonts w:cs="Times New Roman"/>
                <w:b/>
                <w:bCs/>
                <w:noProof/>
                <w:color w:val="000000" w:themeColor="text1"/>
                <w:szCs w:val="24"/>
              </w:rPr>
              <w:t>R</w:t>
            </w:r>
            <w:r w:rsidRPr="00527F6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editar una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las categorías.</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hacer mantenimiento a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registrada de las categorías.</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Eliminar categoría</w:t>
            </w:r>
            <w:r w:rsidRPr="00C22035">
              <w:rPr>
                <w:b/>
                <w:lang w:val="es-MX"/>
              </w:rPr>
              <w:t xml:space="preserve">                                   HU-PDD-13</w:t>
            </w:r>
          </w:p>
        </w:tc>
      </w:tr>
      <w:tr w:rsidR="00C22035" w:rsidTr="003E5A6F">
        <w:trPr>
          <w:trHeight w:val="698"/>
        </w:trPr>
        <w:tc>
          <w:tcPr>
            <w:tcW w:w="300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lastRenderedPageBreak/>
              <w:t>R</w:t>
            </w:r>
            <w:r w:rsidRPr="006B557A">
              <w:rPr>
                <w:rFonts w:cs="Times New Roman"/>
                <w:b/>
                <w:bCs/>
                <w:noProof/>
                <w:color w:val="000000" w:themeColor="text1"/>
                <w:szCs w:val="24"/>
              </w:rPr>
              <w:t>ol</w:t>
            </w:r>
          </w:p>
        </w:tc>
        <w:tc>
          <w:tcPr>
            <w:tcW w:w="302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958"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N</w:t>
            </w:r>
            <w:r w:rsidRPr="006B557A">
              <w:rPr>
                <w:rFonts w:cs="Times New Roman"/>
                <w:b/>
                <w:bCs/>
                <w:noProof/>
                <w:color w:val="000000" w:themeColor="text1"/>
                <w:szCs w:val="24"/>
              </w:rPr>
              <w:t>ecesito poder eliminar categorías.</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mantener actualizadas las</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categorías en la papeleria.</w:t>
            </w:r>
          </w:p>
        </w:tc>
      </w:tr>
    </w:tbl>
    <w:p w:rsidR="00C22035" w:rsidRPr="00C22035" w:rsidRDefault="00C22035" w:rsidP="00C22035">
      <w:pPr>
        <w:rPr>
          <w:lang w:val="es-MX"/>
        </w:rPr>
      </w:pPr>
    </w:p>
    <w:p w:rsidR="00C22035" w:rsidRPr="006B557A" w:rsidRDefault="00C22035" w:rsidP="00C22035">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6B557A">
        <w:rPr>
          <w:rFonts w:ascii="Times New Roman" w:eastAsiaTheme="minorHAnsi" w:hAnsi="Times New Roman" w:cs="Times New Roman"/>
          <w:b/>
          <w:bCs/>
          <w:noProof/>
          <w:color w:val="000000" w:themeColor="text1"/>
          <w:sz w:val="24"/>
          <w:szCs w:val="24"/>
          <w:lang w:eastAsia="en-US"/>
        </w:rPr>
        <w:t>estion de clientes.</w:t>
      </w:r>
    </w:p>
    <w:tbl>
      <w:tblPr>
        <w:tblStyle w:val="Tablaconcuadrcula"/>
        <w:tblW w:w="0" w:type="auto"/>
        <w:tblLook w:val="04A0" w:firstRow="1" w:lastRow="0" w:firstColumn="1" w:lastColumn="0" w:noHBand="0" w:noVBand="1"/>
      </w:tblPr>
      <w:tblGrid>
        <w:gridCol w:w="2922"/>
        <w:gridCol w:w="3009"/>
        <w:gridCol w:w="2897"/>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Registrar cuenta</w:t>
            </w:r>
            <w:r w:rsidRPr="00C22035">
              <w:rPr>
                <w:b/>
                <w:lang w:val="es-MX"/>
              </w:rPr>
              <w:t xml:space="preserve">                                       HU-PDD-14</w:t>
            </w:r>
          </w:p>
        </w:tc>
      </w:tr>
      <w:tr w:rsidR="00C22035" w:rsidTr="003E5A6F">
        <w:trPr>
          <w:trHeight w:val="698"/>
        </w:trPr>
        <w:tc>
          <w:tcPr>
            <w:tcW w:w="300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02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958"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Yo: como administrador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crear cuentas al cliente.</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poder realizar sus compras en la papeleria.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745"/>
        <w:gridCol w:w="3293"/>
        <w:gridCol w:w="2790"/>
      </w:tblGrid>
      <w:tr w:rsidR="00C22035" w:rsidRPr="0007720E" w:rsidTr="003E5A6F">
        <w:trPr>
          <w:trHeight w:val="552"/>
        </w:trPr>
        <w:tc>
          <w:tcPr>
            <w:tcW w:w="9054"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Ver dirección facturación</w:t>
            </w:r>
            <w:r w:rsidRPr="00C22035">
              <w:rPr>
                <w:b/>
                <w:lang w:val="es-MX"/>
              </w:rPr>
              <w:t xml:space="preserve">                        HU-PDD-15</w:t>
            </w:r>
          </w:p>
        </w:tc>
      </w:tr>
      <w:tr w:rsidR="00C22035" w:rsidTr="003E5A6F">
        <w:trPr>
          <w:trHeight w:val="698"/>
        </w:trPr>
        <w:tc>
          <w:tcPr>
            <w:tcW w:w="287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326"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858"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C22035" w:rsidTr="003E5A6F">
        <w:trPr>
          <w:trHeight w:val="1142"/>
        </w:trPr>
        <w:tc>
          <w:tcPr>
            <w:tcW w:w="287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Y</w:t>
            </w:r>
            <w:r w:rsidRPr="006B557A">
              <w:rPr>
                <w:rFonts w:cs="Times New Roman"/>
                <w:b/>
                <w:bCs/>
                <w:noProof/>
                <w:color w:val="000000" w:themeColor="text1"/>
                <w:szCs w:val="24"/>
              </w:rPr>
              <w:t>o: como cliente.</w:t>
            </w:r>
          </w:p>
        </w:tc>
        <w:tc>
          <w:tcPr>
            <w:tcW w:w="3326"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ver la información de la dirección de facturación.</w:t>
            </w:r>
          </w:p>
        </w:tc>
        <w:tc>
          <w:tcPr>
            <w:tcW w:w="28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verificar si la información</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registrada se encuentra</w:t>
            </w:r>
          </w:p>
          <w:p w:rsidR="00C22035" w:rsidRPr="006B557A" w:rsidRDefault="00C22035" w:rsidP="003E5A6F">
            <w:pPr>
              <w:rPr>
                <w:rFonts w:cs="Times New Roman"/>
                <w:b/>
                <w:bCs/>
                <w:noProof/>
                <w:color w:val="000000" w:themeColor="text1"/>
                <w:szCs w:val="24"/>
              </w:rPr>
            </w:pPr>
            <w:r w:rsidRPr="006B557A">
              <w:rPr>
                <w:rFonts w:cs="Times New Roman"/>
                <w:b/>
                <w:bCs/>
                <w:noProof/>
                <w:color w:val="000000" w:themeColor="text1"/>
                <w:szCs w:val="24"/>
              </w:rPr>
              <w:t>actualizada.</w:t>
            </w:r>
          </w:p>
        </w:tc>
      </w:tr>
      <w:tr w:rsidR="00C22035" w:rsidRPr="0007720E" w:rsidTr="003E5A6F">
        <w:trPr>
          <w:trHeight w:val="552"/>
        </w:trPr>
        <w:tc>
          <w:tcPr>
            <w:tcW w:w="9054"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Editar dirección facturación</w:t>
            </w:r>
            <w:r w:rsidRPr="00C22035">
              <w:rPr>
                <w:b/>
                <w:lang w:val="es-MX"/>
              </w:rPr>
              <w:t xml:space="preserve">                     HU-PDD-16</w:t>
            </w:r>
          </w:p>
        </w:tc>
      </w:tr>
      <w:tr w:rsidR="00C22035" w:rsidTr="003E5A6F">
        <w:trPr>
          <w:trHeight w:val="698"/>
        </w:trPr>
        <w:tc>
          <w:tcPr>
            <w:tcW w:w="287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ol</w:t>
            </w:r>
          </w:p>
        </w:tc>
        <w:tc>
          <w:tcPr>
            <w:tcW w:w="3326"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C</w:t>
            </w:r>
            <w:r w:rsidRPr="006B557A">
              <w:rPr>
                <w:rFonts w:cs="Times New Roman"/>
                <w:b/>
                <w:bCs/>
                <w:noProof/>
                <w:color w:val="000000" w:themeColor="text1"/>
                <w:szCs w:val="24"/>
              </w:rPr>
              <w:t>aracteristica/funcionalidad</w:t>
            </w:r>
          </w:p>
        </w:tc>
        <w:tc>
          <w:tcPr>
            <w:tcW w:w="2858"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R</w:t>
            </w:r>
            <w:r w:rsidRPr="006B557A">
              <w:rPr>
                <w:rFonts w:cs="Times New Roman"/>
                <w:b/>
                <w:bCs/>
                <w:noProof/>
                <w:color w:val="000000" w:themeColor="text1"/>
                <w:szCs w:val="24"/>
              </w:rPr>
              <w:t>azon/</w:t>
            </w:r>
            <w:r>
              <w:rPr>
                <w:rFonts w:cs="Times New Roman"/>
                <w:b/>
                <w:bCs/>
                <w:noProof/>
                <w:color w:val="000000" w:themeColor="text1"/>
                <w:szCs w:val="24"/>
              </w:rPr>
              <w:t>R</w:t>
            </w:r>
            <w:r w:rsidRPr="006B557A">
              <w:rPr>
                <w:rFonts w:cs="Times New Roman"/>
                <w:b/>
                <w:bCs/>
                <w:noProof/>
                <w:color w:val="000000" w:themeColor="text1"/>
                <w:szCs w:val="24"/>
              </w:rPr>
              <w:t>esultado</w:t>
            </w:r>
          </w:p>
        </w:tc>
      </w:tr>
      <w:tr w:rsidR="00C22035" w:rsidRPr="0007720E" w:rsidTr="003E5A6F">
        <w:trPr>
          <w:trHeight w:val="1142"/>
        </w:trPr>
        <w:tc>
          <w:tcPr>
            <w:tcW w:w="2870" w:type="dxa"/>
          </w:tcPr>
          <w:p w:rsidR="00C22035" w:rsidRPr="006B557A" w:rsidRDefault="00C22035" w:rsidP="003E5A6F">
            <w:pPr>
              <w:rPr>
                <w:rFonts w:cs="Times New Roman"/>
                <w:b/>
                <w:bCs/>
                <w:noProof/>
                <w:color w:val="000000" w:themeColor="text1"/>
                <w:szCs w:val="24"/>
              </w:rPr>
            </w:pPr>
            <w:r>
              <w:rPr>
                <w:rFonts w:cs="Times New Roman"/>
                <w:b/>
                <w:bCs/>
                <w:noProof/>
                <w:color w:val="000000" w:themeColor="text1"/>
                <w:szCs w:val="24"/>
              </w:rPr>
              <w:t>Y</w:t>
            </w:r>
            <w:r w:rsidRPr="006B557A">
              <w:rPr>
                <w:rFonts w:cs="Times New Roman"/>
                <w:b/>
                <w:bCs/>
                <w:noProof/>
                <w:color w:val="000000" w:themeColor="text1"/>
                <w:szCs w:val="24"/>
              </w:rPr>
              <w:t>o: como cliente.</w:t>
            </w:r>
          </w:p>
        </w:tc>
        <w:tc>
          <w:tcPr>
            <w:tcW w:w="3326"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editar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de la dirección</w:t>
            </w:r>
          </w:p>
          <w:p w:rsidR="00C22035" w:rsidRPr="006B557A" w:rsidRDefault="00C22035" w:rsidP="003E5A6F">
            <w:pPr>
              <w:rPr>
                <w:rFonts w:cs="Times New Roman"/>
                <w:b/>
                <w:bCs/>
                <w:noProof/>
                <w:color w:val="000000" w:themeColor="text1"/>
                <w:szCs w:val="24"/>
              </w:rPr>
            </w:pPr>
            <w:r w:rsidRPr="006B557A">
              <w:rPr>
                <w:rFonts w:cs="Times New Roman"/>
                <w:b/>
                <w:bCs/>
                <w:noProof/>
                <w:color w:val="000000" w:themeColor="text1"/>
                <w:szCs w:val="24"/>
              </w:rPr>
              <w:t>de facturación.</w:t>
            </w:r>
          </w:p>
        </w:tc>
        <w:tc>
          <w:tcPr>
            <w:tcW w:w="28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mantener actualizada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registrada en el sistema.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09"/>
        <w:gridCol w:w="3011"/>
        <w:gridCol w:w="2908"/>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 xml:space="preserve">Historia de usuario: Ver dirección envío                                     </w:t>
            </w:r>
            <w:r w:rsidRPr="00C22035">
              <w:rPr>
                <w:b/>
                <w:lang w:val="es-MX"/>
              </w:rPr>
              <w:t>HU-PDD-17</w:t>
            </w:r>
          </w:p>
        </w:tc>
      </w:tr>
      <w:tr w:rsidR="00C22035" w:rsidTr="003E5A6F">
        <w:trPr>
          <w:trHeight w:val="698"/>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C22035" w:rsidRPr="0007720E" w:rsidTr="003E5A6F">
        <w:trPr>
          <w:trHeight w:val="1142"/>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lastRenderedPageBreak/>
              <w:t>Y</w:t>
            </w:r>
            <w:r w:rsidRPr="000B28EE">
              <w:rPr>
                <w:rFonts w:cs="Times New Roman"/>
                <w:b/>
                <w:bCs/>
                <w:noProof/>
                <w:color w:val="000000" w:themeColor="text1"/>
                <w:szCs w:val="24"/>
              </w:rPr>
              <w:t>o: como cliente.</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ver la información de la dirección de envío.</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verificar si la información</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registrada se encuentra actualizada.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09"/>
        <w:gridCol w:w="3011"/>
        <w:gridCol w:w="2908"/>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Editar dirección envío</w:t>
            </w:r>
            <w:r w:rsidRPr="00C22035">
              <w:rPr>
                <w:b/>
                <w:lang w:val="es-MX"/>
              </w:rPr>
              <w:t xml:space="preserve">                             HU-PDD-18</w:t>
            </w:r>
          </w:p>
        </w:tc>
      </w:tr>
      <w:tr w:rsidR="00C22035" w:rsidTr="003E5A6F">
        <w:trPr>
          <w:trHeight w:val="698"/>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C22035" w:rsidRPr="0007720E" w:rsidTr="003E5A6F">
        <w:trPr>
          <w:trHeight w:val="1142"/>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editar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de la dirección</w:t>
            </w:r>
          </w:p>
          <w:p w:rsidR="00C22035" w:rsidRPr="000B28EE" w:rsidRDefault="00C22035" w:rsidP="003E5A6F">
            <w:pPr>
              <w:rPr>
                <w:rFonts w:cs="Times New Roman"/>
                <w:b/>
                <w:bCs/>
                <w:noProof/>
                <w:color w:val="000000" w:themeColor="text1"/>
                <w:szCs w:val="24"/>
              </w:rPr>
            </w:pPr>
            <w:r w:rsidRPr="000B28EE">
              <w:rPr>
                <w:rFonts w:cs="Times New Roman"/>
                <w:b/>
                <w:bCs/>
                <w:noProof/>
                <w:color w:val="000000" w:themeColor="text1"/>
                <w:szCs w:val="24"/>
              </w:rPr>
              <w:t>de envió.</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mantener actualizada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registrada en el sistema.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09"/>
        <w:gridCol w:w="3011"/>
        <w:gridCol w:w="2908"/>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 xml:space="preserve">Historia de usuario: ver detalle cuenta </w:t>
            </w:r>
            <w:r w:rsidRPr="00C22035">
              <w:rPr>
                <w:b/>
                <w:lang w:val="es-MX"/>
              </w:rPr>
              <w:t xml:space="preserve">                                      HU-PDD-19</w:t>
            </w:r>
          </w:p>
        </w:tc>
      </w:tr>
      <w:tr w:rsidR="00C22035" w:rsidTr="003E5A6F">
        <w:trPr>
          <w:trHeight w:val="698"/>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C22035" w:rsidRPr="0007720E" w:rsidTr="003E5A6F">
        <w:trPr>
          <w:trHeight w:val="1142"/>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ver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detallada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de la cuenta.</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verificar si la información</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registrada en el sistema se encuentra actualizada.</w:t>
            </w:r>
          </w:p>
        </w:tc>
      </w:tr>
    </w:tbl>
    <w:p w:rsidR="00C22035" w:rsidRPr="00C22035" w:rsidRDefault="00C22035" w:rsidP="00C22035">
      <w:pPr>
        <w:rPr>
          <w:lang w:val="es-MX"/>
        </w:rPr>
      </w:pPr>
    </w:p>
    <w:p w:rsidR="00C22035" w:rsidRPr="00C22035" w:rsidRDefault="00C22035" w:rsidP="00C22035">
      <w:pPr>
        <w:rPr>
          <w:lang w:val="es-MX"/>
        </w:rPr>
      </w:pPr>
    </w:p>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09"/>
        <w:gridCol w:w="3011"/>
        <w:gridCol w:w="2908"/>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Editar detalle cuenta</w:t>
            </w:r>
            <w:r w:rsidRPr="00C22035">
              <w:rPr>
                <w:b/>
                <w:lang w:val="es-MX"/>
              </w:rPr>
              <w:t xml:space="preserve">                               HU-PDD-20</w:t>
            </w:r>
          </w:p>
        </w:tc>
      </w:tr>
      <w:tr w:rsidR="00C22035" w:rsidTr="003E5A6F">
        <w:trPr>
          <w:trHeight w:val="698"/>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C22035" w:rsidRPr="0007720E" w:rsidTr="003E5A6F">
        <w:trPr>
          <w:trHeight w:val="1142"/>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Y</w:t>
            </w:r>
            <w:r w:rsidRPr="000B28EE">
              <w:rPr>
                <w:rFonts w:cs="Times New Roman"/>
                <w:b/>
                <w:bCs/>
                <w:noProof/>
                <w:color w:val="000000" w:themeColor="text1"/>
                <w:szCs w:val="24"/>
              </w:rPr>
              <w:t>o: como cliente.</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poder editar la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información detallada de la</w:t>
            </w:r>
          </w:p>
          <w:p w:rsidR="00C22035" w:rsidRPr="000B28EE" w:rsidRDefault="00C22035" w:rsidP="003E5A6F">
            <w:pPr>
              <w:rPr>
                <w:rFonts w:cs="Times New Roman"/>
                <w:b/>
                <w:bCs/>
                <w:noProof/>
                <w:color w:val="000000" w:themeColor="text1"/>
                <w:szCs w:val="24"/>
              </w:rPr>
            </w:pPr>
            <w:r w:rsidRPr="000B28EE">
              <w:rPr>
                <w:rFonts w:cs="Times New Roman"/>
                <w:b/>
                <w:bCs/>
                <w:noProof/>
                <w:color w:val="000000" w:themeColor="text1"/>
                <w:szCs w:val="24"/>
              </w:rPr>
              <w:t>cuenta.</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mantener actualizada la información registrada en el sistema.</w:t>
            </w: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921"/>
        <w:gridCol w:w="3009"/>
        <w:gridCol w:w="2898"/>
      </w:tblGrid>
      <w:tr w:rsidR="00C22035" w:rsidRPr="0007720E" w:rsidTr="003E5A6F">
        <w:trPr>
          <w:trHeight w:val="552"/>
        </w:trPr>
        <w:tc>
          <w:tcPr>
            <w:tcW w:w="8978" w:type="dxa"/>
            <w:gridSpan w:val="3"/>
          </w:tcPr>
          <w:p w:rsidR="00C22035" w:rsidRPr="00C22035" w:rsidRDefault="00C22035" w:rsidP="003E5A6F">
            <w:pPr>
              <w:rPr>
                <w:lang w:val="es-MX"/>
              </w:rPr>
            </w:pPr>
            <w:r w:rsidRPr="00C22035">
              <w:rPr>
                <w:rFonts w:cs="Times New Roman"/>
                <w:b/>
                <w:bCs/>
                <w:noProof/>
                <w:color w:val="000000" w:themeColor="text1"/>
                <w:szCs w:val="24"/>
                <w:lang w:val="es-MX"/>
              </w:rPr>
              <w:t>Historia de usuario: listar cuentas</w:t>
            </w:r>
            <w:r w:rsidRPr="00C22035">
              <w:rPr>
                <w:b/>
                <w:lang w:val="es-MX"/>
              </w:rPr>
              <w:t xml:space="preserve">                                                       HU-PDD-21</w:t>
            </w:r>
          </w:p>
        </w:tc>
      </w:tr>
      <w:tr w:rsidR="00C22035" w:rsidTr="003E5A6F">
        <w:trPr>
          <w:trHeight w:val="698"/>
        </w:trPr>
        <w:tc>
          <w:tcPr>
            <w:tcW w:w="300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ol</w:t>
            </w:r>
          </w:p>
        </w:tc>
        <w:tc>
          <w:tcPr>
            <w:tcW w:w="3020"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C</w:t>
            </w:r>
            <w:r w:rsidRPr="000B28EE">
              <w:rPr>
                <w:rFonts w:cs="Times New Roman"/>
                <w:b/>
                <w:bCs/>
                <w:noProof/>
                <w:color w:val="000000" w:themeColor="text1"/>
                <w:szCs w:val="24"/>
              </w:rPr>
              <w:t>aracteristica/funcionalidad</w:t>
            </w:r>
          </w:p>
        </w:tc>
        <w:tc>
          <w:tcPr>
            <w:tcW w:w="2958" w:type="dxa"/>
          </w:tcPr>
          <w:p w:rsidR="00C22035" w:rsidRPr="000B28EE" w:rsidRDefault="00C22035" w:rsidP="003E5A6F">
            <w:pPr>
              <w:rPr>
                <w:rFonts w:cs="Times New Roman"/>
                <w:b/>
                <w:bCs/>
                <w:noProof/>
                <w:color w:val="000000" w:themeColor="text1"/>
                <w:szCs w:val="24"/>
              </w:rPr>
            </w:pPr>
            <w:r>
              <w:rPr>
                <w:rFonts w:cs="Times New Roman"/>
                <w:b/>
                <w:bCs/>
                <w:noProof/>
                <w:color w:val="000000" w:themeColor="text1"/>
                <w:szCs w:val="24"/>
              </w:rPr>
              <w:t>R</w:t>
            </w:r>
            <w:r w:rsidRPr="000B28EE">
              <w:rPr>
                <w:rFonts w:cs="Times New Roman"/>
                <w:b/>
                <w:bCs/>
                <w:noProof/>
                <w:color w:val="000000" w:themeColor="text1"/>
                <w:szCs w:val="24"/>
              </w:rPr>
              <w:t>azon/</w:t>
            </w:r>
            <w:r>
              <w:rPr>
                <w:rFonts w:cs="Times New Roman"/>
                <w:b/>
                <w:bCs/>
                <w:noProof/>
                <w:color w:val="000000" w:themeColor="text1"/>
                <w:szCs w:val="24"/>
              </w:rPr>
              <w:t>R</w:t>
            </w:r>
            <w:r w:rsidRPr="000B28EE">
              <w:rPr>
                <w:rFonts w:cs="Times New Roman"/>
                <w:b/>
                <w:bCs/>
                <w:noProof/>
                <w:color w:val="000000" w:themeColor="text1"/>
                <w:szCs w:val="24"/>
              </w:rPr>
              <w:t>esultado</w:t>
            </w:r>
          </w:p>
        </w:tc>
      </w:tr>
      <w:tr w:rsidR="00C22035" w:rsidRPr="0007720E" w:rsidTr="003E5A6F">
        <w:trPr>
          <w:trHeight w:val="1142"/>
        </w:trPr>
        <w:tc>
          <w:tcPr>
            <w:tcW w:w="300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lastRenderedPageBreak/>
              <w:t>Yo: como administrado o propietario.</w:t>
            </w:r>
          </w:p>
        </w:tc>
        <w:tc>
          <w:tcPr>
            <w:tcW w:w="302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Necesito listar todas las cuentas</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registradas en el sistema.</w:t>
            </w:r>
          </w:p>
        </w:tc>
        <w:tc>
          <w:tcPr>
            <w:tcW w:w="295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Para poder ver la información</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detallada de cada cuenta.</w:t>
            </w:r>
          </w:p>
        </w:tc>
      </w:tr>
    </w:tbl>
    <w:p w:rsidR="00C22035" w:rsidRPr="00C22035" w:rsidRDefault="00C22035" w:rsidP="00C22035">
      <w:pPr>
        <w:rPr>
          <w:lang w:val="es-MX"/>
        </w:rPr>
      </w:pPr>
    </w:p>
    <w:p w:rsidR="00C22035" w:rsidRPr="00FA5004" w:rsidRDefault="00C22035" w:rsidP="00C22035">
      <w:pPr>
        <w:rPr>
          <w:lang w:val="es-MX"/>
        </w:rPr>
      </w:pPr>
      <w:r w:rsidRPr="00C22035">
        <w:rPr>
          <w:lang w:val="es-MX"/>
        </w:rPr>
        <w:t xml:space="preserve"> </w:t>
      </w:r>
    </w:p>
    <w:tbl>
      <w:tblPr>
        <w:tblStyle w:val="Tablaconcuadrcula"/>
        <w:tblpPr w:leftFromText="141" w:rightFromText="141" w:vertAnchor="page" w:horzAnchor="margin" w:tblpXSpec="center" w:tblpY="2236"/>
        <w:tblW w:w="0" w:type="auto"/>
        <w:tblLook w:val="04A0" w:firstRow="1" w:lastRow="0" w:firstColumn="1" w:lastColumn="0" w:noHBand="0" w:noVBand="1"/>
      </w:tblPr>
      <w:tblGrid>
        <w:gridCol w:w="2711"/>
        <w:gridCol w:w="3302"/>
        <w:gridCol w:w="2736"/>
      </w:tblGrid>
      <w:tr w:rsidR="00C22035" w:rsidRPr="0007720E" w:rsidTr="003E5A6F">
        <w:trPr>
          <w:trHeight w:val="552"/>
        </w:trPr>
        <w:tc>
          <w:tcPr>
            <w:tcW w:w="8749" w:type="dxa"/>
            <w:gridSpan w:val="3"/>
          </w:tcPr>
          <w:p w:rsidR="00C22035" w:rsidRDefault="00C22035" w:rsidP="003E5A6F">
            <w:pPr>
              <w:pStyle w:val="Normal1"/>
              <w:spacing w:line="360" w:lineRule="auto"/>
              <w:jc w:val="both"/>
              <w:rPr>
                <w:rFonts w:ascii="Times New Roman" w:eastAsiaTheme="minorEastAsia" w:hAnsi="Times New Roman" w:cs="Times New Roman"/>
                <w:b/>
                <w:bCs/>
                <w:noProof/>
                <w:color w:val="000000" w:themeColor="text1"/>
                <w:sz w:val="24"/>
                <w:szCs w:val="24"/>
                <w:lang w:eastAsia="en-US"/>
              </w:rPr>
            </w:pPr>
            <w:r w:rsidRPr="3CF82E5E">
              <w:rPr>
                <w:rFonts w:ascii="Times New Roman" w:eastAsiaTheme="minorEastAsia" w:hAnsi="Times New Roman" w:cs="Times New Roman"/>
                <w:b/>
                <w:bCs/>
                <w:noProof/>
                <w:color w:val="000000" w:themeColor="text1"/>
                <w:sz w:val="24"/>
                <w:szCs w:val="24"/>
                <w:lang w:eastAsia="en-US"/>
              </w:rPr>
              <w:t>Historia de usuario: provedores                                                   HU-PDD-22</w:t>
            </w:r>
          </w:p>
        </w:tc>
      </w:tr>
      <w:tr w:rsidR="00C22035" w:rsidTr="003E5A6F">
        <w:trPr>
          <w:trHeight w:val="698"/>
        </w:trPr>
        <w:tc>
          <w:tcPr>
            <w:tcW w:w="2711" w:type="dxa"/>
          </w:tcPr>
          <w:p w:rsidR="00C22035" w:rsidRPr="008E5335" w:rsidRDefault="00C22035" w:rsidP="003E5A6F">
            <w:pPr>
              <w:rPr>
                <w:rFonts w:cs="Times New Roman"/>
                <w:b/>
                <w:bCs/>
                <w:noProof/>
                <w:color w:val="000000" w:themeColor="text1"/>
                <w:szCs w:val="24"/>
              </w:rPr>
            </w:pPr>
            <w:r>
              <w:rPr>
                <w:rFonts w:cs="Times New Roman"/>
                <w:b/>
                <w:bCs/>
                <w:noProof/>
                <w:color w:val="000000" w:themeColor="text1"/>
                <w:szCs w:val="24"/>
              </w:rPr>
              <w:t>R</w:t>
            </w:r>
            <w:r w:rsidRPr="008E5335">
              <w:rPr>
                <w:rFonts w:cs="Times New Roman"/>
                <w:b/>
                <w:bCs/>
                <w:noProof/>
                <w:color w:val="000000" w:themeColor="text1"/>
                <w:szCs w:val="24"/>
              </w:rPr>
              <w:t>ol</w:t>
            </w:r>
          </w:p>
        </w:tc>
        <w:tc>
          <w:tcPr>
            <w:tcW w:w="3302" w:type="dxa"/>
          </w:tcPr>
          <w:p w:rsidR="00C22035" w:rsidRDefault="00C22035" w:rsidP="003E5A6F">
            <w:pPr>
              <w:jc w:val="center"/>
            </w:pPr>
            <w:r>
              <w:rPr>
                <w:rFonts w:cs="Times New Roman"/>
                <w:b/>
                <w:bCs/>
                <w:noProof/>
                <w:color w:val="000000" w:themeColor="text1"/>
                <w:szCs w:val="24"/>
              </w:rPr>
              <w:t>C</w:t>
            </w:r>
            <w:r w:rsidRPr="008E5335">
              <w:rPr>
                <w:rFonts w:cs="Times New Roman"/>
                <w:b/>
                <w:bCs/>
                <w:noProof/>
                <w:color w:val="000000" w:themeColor="text1"/>
                <w:szCs w:val="24"/>
              </w:rPr>
              <w:t>aracteristica/funcionalidad</w:t>
            </w:r>
          </w:p>
        </w:tc>
        <w:tc>
          <w:tcPr>
            <w:tcW w:w="2736" w:type="dxa"/>
          </w:tcPr>
          <w:p w:rsidR="00C22035" w:rsidRDefault="00C22035" w:rsidP="003E5A6F">
            <w:pPr>
              <w:jc w:val="center"/>
            </w:pPr>
            <w:r>
              <w:rPr>
                <w:rFonts w:cs="Times New Roman"/>
                <w:b/>
                <w:bCs/>
                <w:noProof/>
                <w:color w:val="000000" w:themeColor="text1"/>
                <w:szCs w:val="24"/>
              </w:rPr>
              <w:t>R</w:t>
            </w:r>
            <w:r w:rsidRPr="008E5335">
              <w:rPr>
                <w:rFonts w:cs="Times New Roman"/>
                <w:b/>
                <w:bCs/>
                <w:noProof/>
                <w:color w:val="000000" w:themeColor="text1"/>
                <w:szCs w:val="24"/>
              </w:rPr>
              <w:t>azon/</w:t>
            </w:r>
            <w:r>
              <w:rPr>
                <w:rFonts w:cs="Times New Roman"/>
                <w:b/>
                <w:bCs/>
                <w:noProof/>
                <w:color w:val="000000" w:themeColor="text1"/>
                <w:szCs w:val="24"/>
              </w:rPr>
              <w:t>R</w:t>
            </w:r>
            <w:r w:rsidRPr="008E5335">
              <w:rPr>
                <w:rFonts w:cs="Times New Roman"/>
                <w:b/>
                <w:bCs/>
                <w:noProof/>
                <w:color w:val="000000" w:themeColor="text1"/>
                <w:szCs w:val="24"/>
              </w:rPr>
              <w:t>esultado</w:t>
            </w:r>
          </w:p>
        </w:tc>
      </w:tr>
      <w:tr w:rsidR="00C22035" w:rsidRPr="0007720E" w:rsidTr="003E5A6F">
        <w:trPr>
          <w:trHeight w:val="1142"/>
        </w:trPr>
        <w:tc>
          <w:tcPr>
            <w:tcW w:w="2711" w:type="dxa"/>
          </w:tcPr>
          <w:p w:rsidR="00C22035" w:rsidRPr="00C22035" w:rsidRDefault="00C22035" w:rsidP="003E5A6F">
            <w:pPr>
              <w:rPr>
                <w:lang w:val="es-MX"/>
              </w:rPr>
            </w:pPr>
            <w:r w:rsidRPr="00C22035">
              <w:rPr>
                <w:rFonts w:cs="Times New Roman"/>
                <w:b/>
                <w:bCs/>
                <w:noProof/>
                <w:color w:val="000000" w:themeColor="text1"/>
                <w:szCs w:val="24"/>
                <w:lang w:val="es-MX"/>
              </w:rPr>
              <w:t xml:space="preserve">Yo: como administrador o propietario </w:t>
            </w:r>
          </w:p>
        </w:tc>
        <w:tc>
          <w:tcPr>
            <w:tcW w:w="3302" w:type="dxa"/>
          </w:tcPr>
          <w:p w:rsidR="00C22035" w:rsidRPr="00C22035" w:rsidRDefault="00C22035" w:rsidP="003E5A6F">
            <w:pPr>
              <w:rPr>
                <w:lang w:val="es-MX"/>
              </w:rPr>
            </w:pPr>
            <w:r w:rsidRPr="00C22035">
              <w:rPr>
                <w:rFonts w:cs="Times New Roman"/>
                <w:b/>
                <w:bCs/>
                <w:noProof/>
                <w:color w:val="000000" w:themeColor="text1"/>
                <w:szCs w:val="24"/>
                <w:lang w:val="es-MX"/>
              </w:rPr>
              <w:t>Necesitó ver quiénes son nuesrtos proveedores de nuestros productos</w:t>
            </w:r>
            <w:r w:rsidRPr="00C22035">
              <w:rPr>
                <w:lang w:val="es-MX"/>
              </w:rPr>
              <w:t xml:space="preserve">   </w:t>
            </w:r>
          </w:p>
        </w:tc>
        <w:tc>
          <w:tcPr>
            <w:tcW w:w="2736" w:type="dxa"/>
          </w:tcPr>
          <w:p w:rsidR="00C22035" w:rsidRPr="00C22035" w:rsidRDefault="00C22035" w:rsidP="003E5A6F">
            <w:pPr>
              <w:rPr>
                <w:lang w:val="es-MX"/>
              </w:rPr>
            </w:pPr>
            <w:r w:rsidRPr="00C22035">
              <w:rPr>
                <w:rFonts w:cs="Times New Roman"/>
                <w:b/>
                <w:bCs/>
                <w:noProof/>
                <w:color w:val="000000" w:themeColor="text1"/>
                <w:szCs w:val="24"/>
                <w:lang w:val="es-MX"/>
              </w:rPr>
              <w:t>Para llevar un control de ellos y revisar que producto nos suministra cada uno de ellos.</w:t>
            </w:r>
          </w:p>
        </w:tc>
      </w:tr>
    </w:tbl>
    <w:p w:rsidR="00C22035" w:rsidRPr="008E5335" w:rsidRDefault="00C22035" w:rsidP="00C22035">
      <w:pPr>
        <w:pStyle w:val="Normal1"/>
        <w:spacing w:line="360" w:lineRule="auto"/>
        <w:rPr>
          <w:rFonts w:ascii="Times New Roman" w:eastAsiaTheme="minorHAnsi" w:hAnsi="Times New Roman" w:cs="Times New Roman"/>
          <w:b/>
          <w:bCs/>
          <w:noProof/>
          <w:color w:val="000000" w:themeColor="text1"/>
          <w:sz w:val="24"/>
          <w:szCs w:val="24"/>
          <w:lang w:eastAsia="en-US"/>
        </w:rPr>
      </w:pPr>
      <w:r>
        <w:rPr>
          <w:rFonts w:ascii="Times New Roman" w:eastAsiaTheme="minorHAnsi" w:hAnsi="Times New Roman" w:cs="Times New Roman"/>
          <w:b/>
          <w:bCs/>
          <w:noProof/>
          <w:color w:val="000000" w:themeColor="text1"/>
          <w:sz w:val="24"/>
          <w:szCs w:val="24"/>
          <w:lang w:eastAsia="en-US"/>
        </w:rPr>
        <w:t>G</w:t>
      </w:r>
      <w:r w:rsidRPr="008E5335">
        <w:rPr>
          <w:rFonts w:ascii="Times New Roman" w:eastAsiaTheme="minorHAnsi" w:hAnsi="Times New Roman" w:cs="Times New Roman"/>
          <w:b/>
          <w:bCs/>
          <w:noProof/>
          <w:color w:val="000000" w:themeColor="text1"/>
          <w:sz w:val="24"/>
          <w:szCs w:val="24"/>
          <w:lang w:eastAsia="en-US"/>
        </w:rPr>
        <w:t>estion de pro</w:t>
      </w:r>
      <w:r>
        <w:rPr>
          <w:rFonts w:ascii="Times New Roman" w:eastAsiaTheme="minorHAnsi" w:hAnsi="Times New Roman" w:cs="Times New Roman"/>
          <w:b/>
          <w:bCs/>
          <w:noProof/>
          <w:color w:val="000000" w:themeColor="text1"/>
          <w:sz w:val="24"/>
          <w:szCs w:val="24"/>
          <w:lang w:eastAsia="en-US"/>
        </w:rPr>
        <w:t>vedores</w:t>
      </w:r>
      <w:r w:rsidRPr="008E5335">
        <w:rPr>
          <w:rFonts w:ascii="Times New Roman" w:eastAsiaTheme="minorHAnsi" w:hAnsi="Times New Roman" w:cs="Times New Roman"/>
          <w:b/>
          <w:bCs/>
          <w:noProof/>
          <w:color w:val="000000" w:themeColor="text1"/>
          <w:sz w:val="24"/>
          <w:szCs w:val="24"/>
          <w:lang w:eastAsia="en-US"/>
        </w:rPr>
        <w:t xml:space="preserve">. </w:t>
      </w:r>
    </w:p>
    <w:tbl>
      <w:tblPr>
        <w:tblStyle w:val="Tablaconcuadrcula"/>
        <w:tblW w:w="0" w:type="auto"/>
        <w:tblLook w:val="04A0" w:firstRow="1" w:lastRow="0" w:firstColumn="1" w:lastColumn="0" w:noHBand="0" w:noVBand="1"/>
      </w:tblPr>
      <w:tblGrid>
        <w:gridCol w:w="2187"/>
        <w:gridCol w:w="2187"/>
        <w:gridCol w:w="2187"/>
        <w:gridCol w:w="2188"/>
      </w:tblGrid>
      <w:tr w:rsidR="00C22035" w:rsidTr="003E5A6F">
        <w:tc>
          <w:tcPr>
            <w:tcW w:w="8749" w:type="dxa"/>
            <w:gridSpan w:val="4"/>
          </w:tcPr>
          <w:p w:rsidR="00C22035" w:rsidRDefault="00C22035" w:rsidP="003E5A6F">
            <w:r>
              <w:t xml:space="preserve">                                                 </w:t>
            </w:r>
            <w:r w:rsidRPr="00780CFB">
              <w:rPr>
                <w:rFonts w:cs="Times New Roman"/>
                <w:b/>
                <w:bCs/>
                <w:noProof/>
                <w:color w:val="000000" w:themeColor="text1"/>
                <w:szCs w:val="24"/>
              </w:rPr>
              <w:t>Características de aceptación</w:t>
            </w:r>
          </w:p>
        </w:tc>
      </w:tr>
      <w:tr w:rsidR="00C22035" w:rsidTr="003E5A6F">
        <w:tc>
          <w:tcPr>
            <w:tcW w:w="2187" w:type="dxa"/>
          </w:tcPr>
          <w:p w:rsidR="00C22035" w:rsidRDefault="00C22035" w:rsidP="003E5A6F">
            <w:r w:rsidRPr="00780CFB">
              <w:rPr>
                <w:rFonts w:cs="Times New Roman"/>
                <w:b/>
                <w:bCs/>
                <w:noProof/>
                <w:color w:val="000000" w:themeColor="text1"/>
                <w:szCs w:val="24"/>
              </w:rPr>
              <w:t>No</w:t>
            </w:r>
            <w:r>
              <w:rPr>
                <w:rFonts w:cs="Times New Roman"/>
                <w:b/>
                <w:bCs/>
                <w:noProof/>
                <w:color w:val="000000" w:themeColor="text1"/>
                <w:szCs w:val="24"/>
              </w:rPr>
              <w:t xml:space="preserve"> </w:t>
            </w:r>
          </w:p>
        </w:tc>
        <w:tc>
          <w:tcPr>
            <w:tcW w:w="2187" w:type="dxa"/>
          </w:tcPr>
          <w:p w:rsidR="00C22035" w:rsidRPr="00780CFB" w:rsidRDefault="00C22035" w:rsidP="003E5A6F">
            <w:pPr>
              <w:rPr>
                <w:rFonts w:cs="Times New Roman"/>
                <w:b/>
                <w:bCs/>
                <w:noProof/>
                <w:color w:val="000000" w:themeColor="text1"/>
                <w:szCs w:val="24"/>
              </w:rPr>
            </w:pPr>
            <w:r w:rsidRPr="00780CFB">
              <w:rPr>
                <w:rFonts w:cs="Times New Roman"/>
                <w:b/>
                <w:bCs/>
                <w:noProof/>
                <w:color w:val="000000" w:themeColor="text1"/>
                <w:szCs w:val="24"/>
              </w:rPr>
              <w:t xml:space="preserve">Administrador </w:t>
            </w:r>
          </w:p>
        </w:tc>
        <w:tc>
          <w:tcPr>
            <w:tcW w:w="2187" w:type="dxa"/>
          </w:tcPr>
          <w:p w:rsidR="00C22035" w:rsidRPr="00780CFB" w:rsidRDefault="00C22035" w:rsidP="003E5A6F">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Contexto</w:t>
            </w:r>
          </w:p>
        </w:tc>
        <w:tc>
          <w:tcPr>
            <w:tcW w:w="2188" w:type="dxa"/>
          </w:tcPr>
          <w:p w:rsidR="00C22035" w:rsidRPr="00780CFB" w:rsidRDefault="00C22035" w:rsidP="003E5A6F">
            <w:pPr>
              <w:rPr>
                <w:rFonts w:cs="Times New Roman"/>
                <w:b/>
                <w:bCs/>
                <w:noProof/>
                <w:color w:val="000000" w:themeColor="text1"/>
                <w:szCs w:val="24"/>
              </w:rPr>
            </w:pPr>
            <w:r>
              <w:rPr>
                <w:rFonts w:cs="Times New Roman"/>
                <w:b/>
                <w:bCs/>
                <w:noProof/>
                <w:color w:val="000000" w:themeColor="text1"/>
                <w:szCs w:val="24"/>
              </w:rPr>
              <w:t xml:space="preserve">       </w:t>
            </w:r>
            <w:r w:rsidRPr="00780CFB">
              <w:rPr>
                <w:rFonts w:cs="Times New Roman"/>
                <w:b/>
                <w:bCs/>
                <w:noProof/>
                <w:color w:val="000000" w:themeColor="text1"/>
                <w:szCs w:val="24"/>
              </w:rPr>
              <w:t xml:space="preserve">Evento </w:t>
            </w:r>
          </w:p>
        </w:tc>
      </w:tr>
      <w:tr w:rsidR="00C22035" w:rsidRPr="0007720E" w:rsidTr="003E5A6F">
        <w:tc>
          <w:tcPr>
            <w:tcW w:w="2187" w:type="dxa"/>
          </w:tcPr>
          <w:p w:rsidR="00C22035" w:rsidRDefault="00C22035" w:rsidP="003E5A6F">
            <w:r>
              <w:t xml:space="preserve">       1</w:t>
            </w:r>
          </w:p>
        </w:tc>
        <w:tc>
          <w:tcPr>
            <w:tcW w:w="2187"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administrado o el propietario solicita buscar un proveedor especifico.</w:t>
            </w:r>
          </w:p>
          <w:p w:rsidR="00C22035" w:rsidRPr="00C22035" w:rsidRDefault="00C22035" w:rsidP="003E5A6F">
            <w:pPr>
              <w:rPr>
                <w:lang w:val="es-MX"/>
              </w:rPr>
            </w:pPr>
            <w:r w:rsidRPr="00C22035">
              <w:rPr>
                <w:lang w:val="es-MX"/>
              </w:rPr>
              <w:t xml:space="preserve"> </w:t>
            </w:r>
          </w:p>
        </w:tc>
        <w:tc>
          <w:tcPr>
            <w:tcW w:w="2187"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1.El administrador o propietario debe de estar autenticado en el sistema.</w:t>
            </w:r>
          </w:p>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 xml:space="preserve">2.el administrador selecciona la acción de buscar proveedor. </w:t>
            </w:r>
          </w:p>
          <w:p w:rsidR="00C22035" w:rsidRPr="00C22035" w:rsidRDefault="00C22035" w:rsidP="003E5A6F">
            <w:pPr>
              <w:rPr>
                <w:lang w:val="es-MX"/>
              </w:rPr>
            </w:pPr>
          </w:p>
        </w:tc>
        <w:tc>
          <w:tcPr>
            <w:tcW w:w="2188"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 xml:space="preserve">El sistema muestra el listado de proveedores que coinciden con el criterio de búsqueda. </w:t>
            </w:r>
          </w:p>
          <w:p w:rsidR="00C22035" w:rsidRPr="00C22035" w:rsidRDefault="00C22035" w:rsidP="003E5A6F">
            <w:pPr>
              <w:rPr>
                <w:lang w:val="es-MX"/>
              </w:rPr>
            </w:pPr>
          </w:p>
        </w:tc>
      </w:tr>
    </w:tbl>
    <w:p w:rsidR="00C22035" w:rsidRPr="00C22035" w:rsidRDefault="00C22035" w:rsidP="00C22035">
      <w:pPr>
        <w:rPr>
          <w:lang w:val="es-MX"/>
        </w:rPr>
      </w:pPr>
    </w:p>
    <w:tbl>
      <w:tblPr>
        <w:tblStyle w:val="Tablaconcuadrcula"/>
        <w:tblW w:w="0" w:type="auto"/>
        <w:tblLook w:val="04A0" w:firstRow="1" w:lastRow="0" w:firstColumn="1" w:lastColumn="0" w:noHBand="0" w:noVBand="1"/>
      </w:tblPr>
      <w:tblGrid>
        <w:gridCol w:w="2711"/>
        <w:gridCol w:w="3302"/>
        <w:gridCol w:w="2736"/>
      </w:tblGrid>
      <w:tr w:rsidR="00C22035" w:rsidRPr="0007720E" w:rsidTr="003E5A6F">
        <w:trPr>
          <w:trHeight w:val="552"/>
        </w:trPr>
        <w:tc>
          <w:tcPr>
            <w:tcW w:w="8749" w:type="dxa"/>
            <w:gridSpan w:val="3"/>
          </w:tcPr>
          <w:p w:rsidR="00C22035" w:rsidRDefault="00C22035" w:rsidP="003E5A6F">
            <w:pPr>
              <w:pStyle w:val="Normal1"/>
              <w:spacing w:line="360" w:lineRule="auto"/>
              <w:jc w:val="both"/>
              <w:rPr>
                <w:rFonts w:ascii="Times New Roman" w:eastAsiaTheme="minorEastAsia" w:hAnsi="Times New Roman" w:cs="Times New Roman"/>
                <w:b/>
                <w:bCs/>
                <w:noProof/>
                <w:color w:val="000000" w:themeColor="text1"/>
                <w:sz w:val="24"/>
                <w:szCs w:val="24"/>
                <w:lang w:eastAsia="en-US"/>
              </w:rPr>
            </w:pPr>
            <w:r w:rsidRPr="3CF82E5E">
              <w:rPr>
                <w:rFonts w:ascii="Times New Roman" w:eastAsiaTheme="minorEastAsia" w:hAnsi="Times New Roman" w:cs="Times New Roman"/>
                <w:b/>
                <w:bCs/>
                <w:noProof/>
                <w:color w:val="000000" w:themeColor="text1"/>
                <w:sz w:val="24"/>
                <w:szCs w:val="24"/>
                <w:lang w:eastAsia="en-US"/>
              </w:rPr>
              <w:t>Historia de usuario: Detalles de compra                                                   HU-PDD-23</w:t>
            </w:r>
          </w:p>
        </w:tc>
      </w:tr>
      <w:tr w:rsidR="00C22035" w:rsidTr="003E5A6F">
        <w:trPr>
          <w:trHeight w:val="698"/>
        </w:trPr>
        <w:tc>
          <w:tcPr>
            <w:tcW w:w="2711" w:type="dxa"/>
          </w:tcPr>
          <w:p w:rsidR="00C22035" w:rsidRDefault="00C22035" w:rsidP="003E5A6F">
            <w:pPr>
              <w:rPr>
                <w:rFonts w:cs="Times New Roman"/>
                <w:b/>
                <w:bCs/>
                <w:noProof/>
                <w:color w:val="000000" w:themeColor="text1"/>
              </w:rPr>
            </w:pPr>
            <w:r w:rsidRPr="3CF82E5E">
              <w:rPr>
                <w:rFonts w:cs="Times New Roman"/>
                <w:b/>
                <w:bCs/>
                <w:noProof/>
                <w:color w:val="000000" w:themeColor="text1"/>
              </w:rPr>
              <w:t>Rol</w:t>
            </w:r>
          </w:p>
        </w:tc>
        <w:tc>
          <w:tcPr>
            <w:tcW w:w="3302" w:type="dxa"/>
          </w:tcPr>
          <w:p w:rsidR="00C22035" w:rsidRDefault="00C22035" w:rsidP="003E5A6F">
            <w:pPr>
              <w:jc w:val="center"/>
            </w:pPr>
            <w:r w:rsidRPr="3CF82E5E">
              <w:rPr>
                <w:rFonts w:cs="Times New Roman"/>
                <w:b/>
                <w:bCs/>
                <w:noProof/>
                <w:color w:val="000000" w:themeColor="text1"/>
              </w:rPr>
              <w:t>Caracteristica/funcionalidad</w:t>
            </w:r>
          </w:p>
        </w:tc>
        <w:tc>
          <w:tcPr>
            <w:tcW w:w="2736" w:type="dxa"/>
          </w:tcPr>
          <w:p w:rsidR="00C22035" w:rsidRDefault="00C22035" w:rsidP="003E5A6F">
            <w:pPr>
              <w:jc w:val="center"/>
            </w:pPr>
            <w:r w:rsidRPr="3CF82E5E">
              <w:rPr>
                <w:rFonts w:cs="Times New Roman"/>
                <w:b/>
                <w:bCs/>
                <w:noProof/>
                <w:color w:val="000000" w:themeColor="text1"/>
              </w:rPr>
              <w:t>Razon/Resultado</w:t>
            </w:r>
          </w:p>
        </w:tc>
      </w:tr>
      <w:tr w:rsidR="00C22035" w:rsidRPr="0007720E" w:rsidTr="003E5A6F">
        <w:trPr>
          <w:trHeight w:val="1142"/>
        </w:trPr>
        <w:tc>
          <w:tcPr>
            <w:tcW w:w="2711" w:type="dxa"/>
          </w:tcPr>
          <w:p w:rsidR="00C22035" w:rsidRPr="00C22035" w:rsidRDefault="00C22035" w:rsidP="003E5A6F">
            <w:pPr>
              <w:rPr>
                <w:lang w:val="es-MX"/>
              </w:rPr>
            </w:pPr>
            <w:r w:rsidRPr="00C22035">
              <w:rPr>
                <w:rFonts w:cs="Times New Roman"/>
                <w:b/>
                <w:bCs/>
                <w:noProof/>
                <w:color w:val="000000" w:themeColor="text1"/>
                <w:lang w:val="es-MX"/>
              </w:rPr>
              <w:t xml:space="preserve">Yo: como administrador o propietario </w:t>
            </w:r>
          </w:p>
        </w:tc>
        <w:tc>
          <w:tcPr>
            <w:tcW w:w="3302" w:type="dxa"/>
          </w:tcPr>
          <w:p w:rsidR="00C22035" w:rsidRPr="00C22035" w:rsidRDefault="00C22035" w:rsidP="003E5A6F">
            <w:pPr>
              <w:rPr>
                <w:lang w:val="es-MX"/>
              </w:rPr>
            </w:pPr>
            <w:r w:rsidRPr="00C22035">
              <w:rPr>
                <w:rFonts w:cs="Times New Roman"/>
                <w:b/>
                <w:bCs/>
                <w:noProof/>
                <w:color w:val="000000" w:themeColor="text1"/>
                <w:lang w:val="es-MX"/>
              </w:rPr>
              <w:t>Necesitó ver quiénes son nuesrtos proveedores de nuestros productos</w:t>
            </w:r>
            <w:r w:rsidRPr="00C22035">
              <w:rPr>
                <w:lang w:val="es-MX"/>
              </w:rPr>
              <w:t xml:space="preserve">   </w:t>
            </w:r>
          </w:p>
        </w:tc>
        <w:tc>
          <w:tcPr>
            <w:tcW w:w="2736" w:type="dxa"/>
          </w:tcPr>
          <w:p w:rsidR="00C22035" w:rsidRPr="00C22035" w:rsidRDefault="00C22035" w:rsidP="003E5A6F">
            <w:pPr>
              <w:rPr>
                <w:lang w:val="es-MX"/>
              </w:rPr>
            </w:pPr>
            <w:r w:rsidRPr="00C22035">
              <w:rPr>
                <w:rFonts w:cs="Times New Roman"/>
                <w:b/>
                <w:bCs/>
                <w:noProof/>
                <w:color w:val="000000" w:themeColor="text1"/>
                <w:lang w:val="es-MX"/>
              </w:rPr>
              <w:t>Para llevar un control de ellos y revisar que producto nos suministra cada uno de ellos.</w:t>
            </w:r>
          </w:p>
        </w:tc>
      </w:tr>
    </w:tbl>
    <w:p w:rsidR="00C22035" w:rsidRPr="00C22035" w:rsidRDefault="00C22035" w:rsidP="00C22035">
      <w:pPr>
        <w:rPr>
          <w:rFonts w:eastAsia="Calibri" w:cs="Arial"/>
          <w:szCs w:val="24"/>
          <w:lang w:val="es-MX"/>
        </w:rPr>
      </w:pPr>
    </w:p>
    <w:p w:rsidR="00C22035" w:rsidRPr="00C22035" w:rsidRDefault="00C22035" w:rsidP="00C22035">
      <w:pPr>
        <w:rPr>
          <w:lang w:val="es-MX"/>
        </w:rPr>
      </w:pPr>
    </w:p>
    <w:tbl>
      <w:tblPr>
        <w:tblStyle w:val="Tablaconcuadrcula"/>
        <w:tblpPr w:leftFromText="141" w:rightFromText="141" w:vertAnchor="page" w:horzAnchor="margin" w:tblpXSpec="center" w:tblpY="2236"/>
        <w:tblW w:w="0" w:type="auto"/>
        <w:tblLook w:val="04A0" w:firstRow="1" w:lastRow="0" w:firstColumn="1" w:lastColumn="0" w:noHBand="0" w:noVBand="1"/>
      </w:tblPr>
      <w:tblGrid>
        <w:gridCol w:w="2711"/>
        <w:gridCol w:w="3302"/>
        <w:gridCol w:w="2736"/>
      </w:tblGrid>
      <w:tr w:rsidR="00C22035" w:rsidRPr="0007720E" w:rsidTr="003E5A6F">
        <w:trPr>
          <w:trHeight w:val="552"/>
        </w:trPr>
        <w:tc>
          <w:tcPr>
            <w:tcW w:w="8749" w:type="dxa"/>
            <w:gridSpan w:val="3"/>
          </w:tcPr>
          <w:p w:rsidR="00C22035" w:rsidRDefault="00C22035" w:rsidP="003E5A6F">
            <w:pPr>
              <w:pStyle w:val="Normal1"/>
              <w:spacing w:line="360" w:lineRule="auto"/>
              <w:jc w:val="both"/>
              <w:rPr>
                <w:rFonts w:ascii="Times New Roman" w:eastAsiaTheme="minorEastAsia" w:hAnsi="Times New Roman" w:cs="Times New Roman"/>
                <w:b/>
                <w:bCs/>
                <w:noProof/>
                <w:color w:val="000000" w:themeColor="text1"/>
                <w:sz w:val="24"/>
                <w:szCs w:val="24"/>
                <w:lang w:eastAsia="en-US"/>
              </w:rPr>
            </w:pPr>
            <w:r w:rsidRPr="3CF82E5E">
              <w:rPr>
                <w:rFonts w:ascii="Times New Roman" w:eastAsiaTheme="minorEastAsia" w:hAnsi="Times New Roman" w:cs="Times New Roman"/>
                <w:b/>
                <w:bCs/>
                <w:noProof/>
                <w:color w:val="000000" w:themeColor="text1"/>
                <w:sz w:val="24"/>
                <w:szCs w:val="24"/>
                <w:lang w:eastAsia="en-US"/>
              </w:rPr>
              <w:lastRenderedPageBreak/>
              <w:t>Historia de usuario: provedores                                                   HU-PDD-22</w:t>
            </w:r>
          </w:p>
        </w:tc>
      </w:tr>
      <w:tr w:rsidR="00C22035" w:rsidTr="003E5A6F">
        <w:trPr>
          <w:trHeight w:val="698"/>
        </w:trPr>
        <w:tc>
          <w:tcPr>
            <w:tcW w:w="2711" w:type="dxa"/>
          </w:tcPr>
          <w:p w:rsidR="00C22035" w:rsidRPr="008E5335" w:rsidRDefault="00C22035" w:rsidP="003E5A6F">
            <w:pPr>
              <w:rPr>
                <w:rFonts w:cs="Times New Roman"/>
                <w:b/>
                <w:bCs/>
                <w:noProof/>
                <w:color w:val="000000" w:themeColor="text1"/>
                <w:szCs w:val="24"/>
              </w:rPr>
            </w:pPr>
            <w:r>
              <w:rPr>
                <w:rFonts w:cs="Times New Roman"/>
                <w:b/>
                <w:bCs/>
                <w:noProof/>
                <w:color w:val="000000" w:themeColor="text1"/>
                <w:szCs w:val="24"/>
              </w:rPr>
              <w:t>R</w:t>
            </w:r>
            <w:r w:rsidRPr="008E5335">
              <w:rPr>
                <w:rFonts w:cs="Times New Roman"/>
                <w:b/>
                <w:bCs/>
                <w:noProof/>
                <w:color w:val="000000" w:themeColor="text1"/>
                <w:szCs w:val="24"/>
              </w:rPr>
              <w:t>ol</w:t>
            </w:r>
          </w:p>
        </w:tc>
        <w:tc>
          <w:tcPr>
            <w:tcW w:w="3302" w:type="dxa"/>
          </w:tcPr>
          <w:p w:rsidR="00C22035" w:rsidRDefault="00C22035" w:rsidP="003E5A6F">
            <w:pPr>
              <w:jc w:val="center"/>
            </w:pPr>
            <w:r>
              <w:rPr>
                <w:rFonts w:cs="Times New Roman"/>
                <w:b/>
                <w:bCs/>
                <w:noProof/>
                <w:color w:val="000000" w:themeColor="text1"/>
                <w:szCs w:val="24"/>
              </w:rPr>
              <w:t>C</w:t>
            </w:r>
            <w:r w:rsidRPr="008E5335">
              <w:rPr>
                <w:rFonts w:cs="Times New Roman"/>
                <w:b/>
                <w:bCs/>
                <w:noProof/>
                <w:color w:val="000000" w:themeColor="text1"/>
                <w:szCs w:val="24"/>
              </w:rPr>
              <w:t>aracteristica/funcionalidad</w:t>
            </w:r>
          </w:p>
        </w:tc>
        <w:tc>
          <w:tcPr>
            <w:tcW w:w="2736" w:type="dxa"/>
          </w:tcPr>
          <w:p w:rsidR="00C22035" w:rsidRDefault="00C22035" w:rsidP="003E5A6F">
            <w:pPr>
              <w:jc w:val="center"/>
            </w:pPr>
            <w:r>
              <w:rPr>
                <w:rFonts w:cs="Times New Roman"/>
                <w:b/>
                <w:bCs/>
                <w:noProof/>
                <w:color w:val="000000" w:themeColor="text1"/>
                <w:szCs w:val="24"/>
              </w:rPr>
              <w:t>R</w:t>
            </w:r>
            <w:r w:rsidRPr="008E5335">
              <w:rPr>
                <w:rFonts w:cs="Times New Roman"/>
                <w:b/>
                <w:bCs/>
                <w:noProof/>
                <w:color w:val="000000" w:themeColor="text1"/>
                <w:szCs w:val="24"/>
              </w:rPr>
              <w:t>azon/</w:t>
            </w:r>
            <w:r>
              <w:rPr>
                <w:rFonts w:cs="Times New Roman"/>
                <w:b/>
                <w:bCs/>
                <w:noProof/>
                <w:color w:val="000000" w:themeColor="text1"/>
                <w:szCs w:val="24"/>
              </w:rPr>
              <w:t>R</w:t>
            </w:r>
            <w:r w:rsidRPr="008E5335">
              <w:rPr>
                <w:rFonts w:cs="Times New Roman"/>
                <w:b/>
                <w:bCs/>
                <w:noProof/>
                <w:color w:val="000000" w:themeColor="text1"/>
                <w:szCs w:val="24"/>
              </w:rPr>
              <w:t>esultado</w:t>
            </w:r>
          </w:p>
        </w:tc>
      </w:tr>
      <w:tr w:rsidR="00C22035" w:rsidRPr="0007720E" w:rsidTr="003E5A6F">
        <w:trPr>
          <w:trHeight w:val="1142"/>
        </w:trPr>
        <w:tc>
          <w:tcPr>
            <w:tcW w:w="2711" w:type="dxa"/>
          </w:tcPr>
          <w:p w:rsidR="00C22035" w:rsidRPr="00C22035" w:rsidRDefault="00C22035" w:rsidP="003E5A6F">
            <w:pPr>
              <w:rPr>
                <w:lang w:val="es-MX"/>
              </w:rPr>
            </w:pPr>
            <w:r w:rsidRPr="00C22035">
              <w:rPr>
                <w:rFonts w:cs="Times New Roman"/>
                <w:b/>
                <w:bCs/>
                <w:noProof/>
                <w:color w:val="000000" w:themeColor="text1"/>
                <w:szCs w:val="24"/>
                <w:lang w:val="es-MX"/>
              </w:rPr>
              <w:t xml:space="preserve">Yo: como administrador o propietario </w:t>
            </w:r>
          </w:p>
        </w:tc>
        <w:tc>
          <w:tcPr>
            <w:tcW w:w="3302" w:type="dxa"/>
          </w:tcPr>
          <w:p w:rsidR="00C22035" w:rsidRPr="00C22035" w:rsidRDefault="00C22035" w:rsidP="003E5A6F">
            <w:pPr>
              <w:rPr>
                <w:lang w:val="es-MX"/>
              </w:rPr>
            </w:pPr>
            <w:r w:rsidRPr="00C22035">
              <w:rPr>
                <w:rFonts w:cs="Times New Roman"/>
                <w:b/>
                <w:bCs/>
                <w:noProof/>
                <w:color w:val="000000" w:themeColor="text1"/>
                <w:szCs w:val="24"/>
                <w:lang w:val="es-MX"/>
              </w:rPr>
              <w:t>Necesitó ver quiénes son nuesrtos proveedores de nuestros productos</w:t>
            </w:r>
            <w:r w:rsidRPr="00C22035">
              <w:rPr>
                <w:lang w:val="es-MX"/>
              </w:rPr>
              <w:t xml:space="preserve">   </w:t>
            </w:r>
          </w:p>
        </w:tc>
        <w:tc>
          <w:tcPr>
            <w:tcW w:w="2736" w:type="dxa"/>
          </w:tcPr>
          <w:p w:rsidR="00C22035" w:rsidRPr="00C22035" w:rsidRDefault="00C22035" w:rsidP="003E5A6F">
            <w:pPr>
              <w:rPr>
                <w:lang w:val="es-MX"/>
              </w:rPr>
            </w:pPr>
            <w:r w:rsidRPr="00C22035">
              <w:rPr>
                <w:rFonts w:cs="Times New Roman"/>
                <w:b/>
                <w:bCs/>
                <w:noProof/>
                <w:color w:val="000000" w:themeColor="text1"/>
                <w:szCs w:val="24"/>
                <w:lang w:val="es-MX"/>
              </w:rPr>
              <w:t>Para llevar un control de ellos y revisar que producto nos suministra cada uno de ellos.</w:t>
            </w:r>
          </w:p>
        </w:tc>
      </w:tr>
    </w:tbl>
    <w:p w:rsidR="00C22035" w:rsidRDefault="00C22035" w:rsidP="008630E7">
      <w:pPr>
        <w:pStyle w:val="Prrafodelista"/>
        <w:rPr>
          <w:lang w:val="es-MX"/>
        </w:rPr>
      </w:pPr>
    </w:p>
    <w:p w:rsidR="00C22035" w:rsidRDefault="00C22035" w:rsidP="00C22035">
      <w:pPr>
        <w:pStyle w:val="Prrafodelista"/>
        <w:numPr>
          <w:ilvl w:val="0"/>
          <w:numId w:val="3"/>
        </w:numPr>
        <w:rPr>
          <w:lang w:val="es-MX"/>
        </w:rPr>
      </w:pPr>
      <w:r>
        <w:rPr>
          <w:lang w:val="es-MX"/>
        </w:rPr>
        <w:t>Requerimientos</w:t>
      </w:r>
    </w:p>
    <w:p w:rsidR="00C22035" w:rsidRDefault="00C22035" w:rsidP="00C22035">
      <w:pPr>
        <w:pStyle w:val="Prrafodelista"/>
        <w:numPr>
          <w:ilvl w:val="0"/>
          <w:numId w:val="4"/>
        </w:numPr>
        <w:rPr>
          <w:lang w:val="es-MX"/>
        </w:rPr>
      </w:pPr>
      <w:r>
        <w:rPr>
          <w:lang w:val="es-MX"/>
        </w:rPr>
        <w:t>Funcionales</w:t>
      </w:r>
    </w:p>
    <w:tbl>
      <w:tblPr>
        <w:tblStyle w:val="Tablaconcuadrcula"/>
        <w:tblW w:w="8886" w:type="dxa"/>
        <w:tblLayout w:type="fixed"/>
        <w:tblLook w:val="04A0" w:firstRow="1" w:lastRow="0" w:firstColumn="1" w:lastColumn="0" w:noHBand="0" w:noVBand="1"/>
      </w:tblPr>
      <w:tblGrid>
        <w:gridCol w:w="825"/>
        <w:gridCol w:w="1860"/>
        <w:gridCol w:w="2562"/>
        <w:gridCol w:w="1749"/>
        <w:gridCol w:w="1890"/>
      </w:tblGrid>
      <w:tr w:rsidR="00C22035" w:rsidRPr="002E734B" w:rsidTr="0007720E">
        <w:tc>
          <w:tcPr>
            <w:tcW w:w="8886" w:type="dxa"/>
            <w:gridSpan w:val="5"/>
          </w:tcPr>
          <w:p w:rsidR="00C22035" w:rsidRPr="002E734B" w:rsidRDefault="00C22035" w:rsidP="003E5A6F">
            <w:pPr>
              <w:jc w:val="center"/>
              <w:rPr>
                <w:b/>
                <w:bCs/>
              </w:rPr>
            </w:pPr>
            <w:bookmarkStart w:id="0" w:name="_GoBack" w:colFirst="0" w:colLast="1"/>
            <w:r w:rsidRPr="3CF82E5E">
              <w:rPr>
                <w:b/>
                <w:bCs/>
              </w:rPr>
              <w:t>Identificación de Requerimientos funcionales</w:t>
            </w:r>
          </w:p>
        </w:tc>
      </w:tr>
      <w:tr w:rsidR="00C22035" w:rsidRPr="002E734B" w:rsidTr="0007720E">
        <w:tc>
          <w:tcPr>
            <w:tcW w:w="825" w:type="dxa"/>
          </w:tcPr>
          <w:p w:rsidR="00C22035" w:rsidRPr="002E734B" w:rsidRDefault="00C22035" w:rsidP="003E5A6F">
            <w:pPr>
              <w:rPr>
                <w:b/>
                <w:bCs/>
              </w:rPr>
            </w:pPr>
            <w:r w:rsidRPr="3CF82E5E">
              <w:rPr>
                <w:b/>
                <w:bCs/>
              </w:rPr>
              <w:t>Ítem</w:t>
            </w:r>
          </w:p>
        </w:tc>
        <w:tc>
          <w:tcPr>
            <w:tcW w:w="1860" w:type="dxa"/>
          </w:tcPr>
          <w:p w:rsidR="00C22035" w:rsidRPr="002E734B" w:rsidRDefault="00C22035" w:rsidP="003E5A6F">
            <w:pPr>
              <w:rPr>
                <w:b/>
                <w:bCs/>
              </w:rPr>
            </w:pPr>
            <w:r w:rsidRPr="3CF82E5E">
              <w:rPr>
                <w:b/>
                <w:bCs/>
              </w:rPr>
              <w:t>Nombre</w:t>
            </w:r>
          </w:p>
        </w:tc>
        <w:tc>
          <w:tcPr>
            <w:tcW w:w="2562" w:type="dxa"/>
          </w:tcPr>
          <w:p w:rsidR="00C22035" w:rsidRPr="002E734B" w:rsidRDefault="00C22035" w:rsidP="003E5A6F">
            <w:pPr>
              <w:rPr>
                <w:b/>
                <w:bCs/>
              </w:rPr>
            </w:pPr>
            <w:r w:rsidRPr="3CF82E5E">
              <w:rPr>
                <w:b/>
                <w:bCs/>
              </w:rPr>
              <w:t>Descripción</w:t>
            </w:r>
          </w:p>
        </w:tc>
        <w:tc>
          <w:tcPr>
            <w:tcW w:w="1749" w:type="dxa"/>
          </w:tcPr>
          <w:p w:rsidR="00C22035" w:rsidRPr="002E734B" w:rsidRDefault="00C22035" w:rsidP="003E5A6F">
            <w:pPr>
              <w:rPr>
                <w:b/>
                <w:bCs/>
              </w:rPr>
            </w:pPr>
            <w:r w:rsidRPr="3CF82E5E">
              <w:rPr>
                <w:b/>
                <w:bCs/>
              </w:rPr>
              <w:t>Prioridad</w:t>
            </w:r>
          </w:p>
        </w:tc>
        <w:tc>
          <w:tcPr>
            <w:tcW w:w="1890" w:type="dxa"/>
          </w:tcPr>
          <w:p w:rsidR="00C22035" w:rsidRDefault="00C22035" w:rsidP="003E5A6F">
            <w:pPr>
              <w:rPr>
                <w:rFonts w:eastAsia="Calibri" w:cs="Arial"/>
                <w:b/>
                <w:bCs/>
                <w:szCs w:val="24"/>
              </w:rPr>
            </w:pPr>
            <w:r w:rsidRPr="3CF82E5E">
              <w:rPr>
                <w:rFonts w:eastAsia="Calibri" w:cs="Arial"/>
                <w:b/>
                <w:bCs/>
                <w:szCs w:val="24"/>
              </w:rPr>
              <w:t>Historias de  usuario Relacionadas</w:t>
            </w:r>
          </w:p>
        </w:tc>
      </w:tr>
      <w:tr w:rsidR="00C22035" w:rsidTr="0007720E">
        <w:trPr>
          <w:trHeight w:val="253"/>
        </w:trPr>
        <w:tc>
          <w:tcPr>
            <w:tcW w:w="825" w:type="dxa"/>
          </w:tcPr>
          <w:p w:rsidR="00C22035" w:rsidRDefault="00C22035" w:rsidP="003E5A6F">
            <w:r>
              <w:t>1</w:t>
            </w:r>
          </w:p>
        </w:tc>
        <w:tc>
          <w:tcPr>
            <w:tcW w:w="1860" w:type="dxa"/>
          </w:tcPr>
          <w:p w:rsidR="00C22035" w:rsidRPr="00C20AA8" w:rsidRDefault="00C22035" w:rsidP="003E5A6F">
            <w:pPr>
              <w:rPr>
                <w:rFonts w:cs="Times New Roman"/>
                <w:b/>
                <w:bCs/>
                <w:noProof/>
                <w:color w:val="000000" w:themeColor="text1"/>
              </w:rPr>
            </w:pPr>
            <w:r w:rsidRPr="3CF82E5E">
              <w:rPr>
                <w:rFonts w:cs="Times New Roman"/>
                <w:b/>
                <w:bCs/>
                <w:noProof/>
                <w:color w:val="000000" w:themeColor="text1"/>
              </w:rPr>
              <w:t>GESTIONAR USUARIOS DEL SISTEMA</w:t>
            </w:r>
          </w:p>
        </w:tc>
        <w:tc>
          <w:tcPr>
            <w:tcW w:w="2562"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sistema solicita al usuario los datos que se necesitan para el registro en la plataforma (nombre de usuario, contraseña y correo electrónico), para luego autorizar/rechazar el ingreso del mismo a la plataforma</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w:t>
            </w:r>
          </w:p>
        </w:tc>
      </w:tr>
      <w:tr w:rsidR="00C22035" w:rsidTr="0007720E">
        <w:trPr>
          <w:trHeight w:val="253"/>
        </w:trPr>
        <w:tc>
          <w:tcPr>
            <w:tcW w:w="825" w:type="dxa"/>
          </w:tcPr>
          <w:p w:rsidR="00C22035" w:rsidRDefault="00C22035" w:rsidP="003E5A6F">
            <w:r>
              <w:t>2</w:t>
            </w:r>
          </w:p>
        </w:tc>
        <w:tc>
          <w:tcPr>
            <w:tcW w:w="1860" w:type="dxa"/>
          </w:tcPr>
          <w:p w:rsidR="00C22035" w:rsidRPr="00C20AA8" w:rsidRDefault="00C22035" w:rsidP="003E5A6F">
            <w:pPr>
              <w:rPr>
                <w:rFonts w:cs="Times New Roman"/>
                <w:b/>
                <w:bCs/>
                <w:noProof/>
                <w:color w:val="000000" w:themeColor="text1"/>
              </w:rPr>
            </w:pPr>
            <w:r w:rsidRPr="3CF82E5E">
              <w:rPr>
                <w:rFonts w:cs="Times New Roman"/>
                <w:b/>
                <w:bCs/>
                <w:noProof/>
                <w:color w:val="000000" w:themeColor="text1"/>
              </w:rPr>
              <w:t>GESTIONAR CLIENTES AL SISTEMA</w:t>
            </w:r>
          </w:p>
        </w:tc>
        <w:tc>
          <w:tcPr>
            <w:tcW w:w="2562"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sistema le solicita al usuario datos relacionados sobre los clientes (Nombre, dirección, teléfono) para poder generar facturas a nombre propio</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OPCIONAL</w:t>
            </w:r>
          </w:p>
        </w:tc>
        <w:tc>
          <w:tcPr>
            <w:tcW w:w="1890" w:type="dxa"/>
          </w:tcPr>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HU-PPD-14</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HU-PPD-15</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HU-PPD-16</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HU-PPD-17</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HU-PPD-18</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HU-PPD-19</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HU-PPD-20</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HU-PPD-21</w:t>
            </w:r>
          </w:p>
          <w:p w:rsidR="00C22035" w:rsidRDefault="00C22035" w:rsidP="003E5A6F">
            <w:pPr>
              <w:rPr>
                <w:rFonts w:eastAsia="Calibri" w:cs="Arial"/>
                <w:b/>
                <w:bCs/>
                <w:noProof/>
                <w:color w:val="000000" w:themeColor="text1"/>
                <w:szCs w:val="24"/>
              </w:rPr>
            </w:pPr>
          </w:p>
        </w:tc>
      </w:tr>
      <w:tr w:rsidR="00C22035" w:rsidTr="0007720E">
        <w:trPr>
          <w:trHeight w:val="253"/>
        </w:trPr>
        <w:tc>
          <w:tcPr>
            <w:tcW w:w="825" w:type="dxa"/>
          </w:tcPr>
          <w:p w:rsidR="00C22035" w:rsidRDefault="00C22035" w:rsidP="003E5A6F">
            <w:r>
              <w:t>3</w:t>
            </w:r>
          </w:p>
        </w:tc>
        <w:tc>
          <w:tcPr>
            <w:tcW w:w="1860" w:type="dxa"/>
          </w:tcPr>
          <w:p w:rsidR="00C22035" w:rsidRPr="00C22035" w:rsidRDefault="00C22035" w:rsidP="003E5A6F">
            <w:pPr>
              <w:rPr>
                <w:rFonts w:cs="Times New Roman"/>
                <w:b/>
                <w:bCs/>
                <w:noProof/>
                <w:color w:val="000000" w:themeColor="text1"/>
                <w:lang w:val="es-MX"/>
              </w:rPr>
            </w:pPr>
            <w:r w:rsidRPr="00C22035">
              <w:rPr>
                <w:rFonts w:cs="Times New Roman"/>
                <w:b/>
                <w:bCs/>
                <w:noProof/>
                <w:color w:val="000000" w:themeColor="text1"/>
                <w:lang w:val="es-MX"/>
              </w:rPr>
              <w:t>INGRESAR ELEMENTOS  Y CATEGORIAS AL SISTEMA</w:t>
            </w:r>
          </w:p>
        </w:tc>
        <w:tc>
          <w:tcPr>
            <w:tcW w:w="2562" w:type="dxa"/>
          </w:tcPr>
          <w:p w:rsidR="00C22035" w:rsidRPr="00C22035" w:rsidRDefault="00C22035" w:rsidP="003E5A6F">
            <w:pPr>
              <w:rPr>
                <w:rFonts w:cs="Times New Roman"/>
                <w:b/>
                <w:bCs/>
                <w:noProof/>
                <w:color w:val="000000" w:themeColor="text1"/>
                <w:lang w:val="es-MX"/>
              </w:rPr>
            </w:pPr>
            <w:r w:rsidRPr="00C22035">
              <w:rPr>
                <w:rFonts w:cs="Times New Roman"/>
                <w:b/>
                <w:bCs/>
                <w:noProof/>
                <w:color w:val="000000" w:themeColor="text1"/>
                <w:lang w:val="es-MX"/>
              </w:rPr>
              <w:t xml:space="preserve">El usuario ingresa al sistema los datos relacionados sobre los productos que irán al stock (tipo de elemento, cantidades, precio) además de las categorías a los que pertenecen, y el sistema guarda dicha información relacionada </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
          <w:p w:rsidR="00C22035" w:rsidRDefault="00C22035" w:rsidP="003E5A6F">
            <w:pPr>
              <w:rPr>
                <w:del w:id="1" w:author="Luis Pichon" w:date="2021-10-26T11:02:00Z"/>
                <w:rFonts w:eastAsia="Calibri" w:cs="Arial"/>
                <w:b/>
                <w:bCs/>
                <w:noProof/>
                <w:color w:val="000000" w:themeColor="text1"/>
                <w:szCs w:val="24"/>
              </w:rPr>
            </w:pPr>
            <w:r w:rsidRPr="3CF82E5E">
              <w:rPr>
                <w:rFonts w:eastAsia="Calibri" w:cs="Arial"/>
                <w:b/>
                <w:bCs/>
                <w:noProof/>
                <w:color w:val="000000" w:themeColor="text1"/>
                <w:szCs w:val="24"/>
              </w:rPr>
              <w:t>HU-PPD-2</w:t>
            </w:r>
          </w:p>
          <w:p w:rsidR="00C22035" w:rsidRDefault="00C22035" w:rsidP="003E5A6F">
            <w:pPr>
              <w:rPr>
                <w:del w:id="2" w:author="Luis Pichon" w:date="2021-10-26T11:03:00Z"/>
                <w:rFonts w:eastAsia="Calibri" w:cs="Arial"/>
                <w:b/>
                <w:bCs/>
                <w:noProof/>
                <w:color w:val="000000" w:themeColor="text1"/>
                <w:szCs w:val="24"/>
              </w:rPr>
            </w:pP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HU-PPD-7</w:t>
            </w:r>
          </w:p>
          <w:p w:rsidR="00C22035" w:rsidRDefault="00C22035" w:rsidP="003E5A6F">
            <w:pPr>
              <w:rPr>
                <w:rFonts w:eastAsia="Calibri" w:cs="Arial"/>
                <w:b/>
                <w:bCs/>
                <w:noProof/>
                <w:color w:val="000000" w:themeColor="text1"/>
                <w:szCs w:val="24"/>
              </w:rPr>
            </w:pPr>
          </w:p>
        </w:tc>
      </w:tr>
      <w:tr w:rsidR="00C22035" w:rsidTr="0007720E">
        <w:trPr>
          <w:trHeight w:val="253"/>
        </w:trPr>
        <w:tc>
          <w:tcPr>
            <w:tcW w:w="825" w:type="dxa"/>
          </w:tcPr>
          <w:p w:rsidR="00C22035" w:rsidRDefault="00C22035" w:rsidP="003E5A6F">
            <w:r>
              <w:lastRenderedPageBreak/>
              <w:t>4</w:t>
            </w:r>
          </w:p>
        </w:tc>
        <w:tc>
          <w:tcPr>
            <w:tcW w:w="1860"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 xml:space="preserve">GESTIONAR STOCK </w:t>
            </w:r>
          </w:p>
        </w:tc>
        <w:tc>
          <w:tcPr>
            <w:tcW w:w="2562"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sistema está en la capacidad de reportar las existencias de cada uno de los productos, lanzar alertas sobre la escasez o el agotamiento de algún elemento para que el responsable del stock pueda adquirirlos nuevamente</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HU-PPD-3</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HU-PPD-4</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HU-PPD-5</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HU-PPD-6</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HU-PPD-8</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HU-PPD-9</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HU-PPD-10</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HU-PPD-11</w:t>
            </w:r>
          </w:p>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HU-PPD-12</w:t>
            </w:r>
          </w:p>
          <w:p w:rsidR="00C22035" w:rsidRDefault="00C22035" w:rsidP="003E5A6F">
            <w:pPr>
              <w:rPr>
                <w:rFonts w:eastAsia="Calibri" w:cs="Arial"/>
                <w:b/>
                <w:bCs/>
                <w:noProof/>
                <w:color w:val="000000" w:themeColor="text1"/>
                <w:szCs w:val="24"/>
              </w:rPr>
            </w:pPr>
          </w:p>
        </w:tc>
      </w:tr>
      <w:tr w:rsidR="00C22035" w:rsidTr="0007720E">
        <w:trPr>
          <w:trHeight w:val="253"/>
        </w:trPr>
        <w:tc>
          <w:tcPr>
            <w:tcW w:w="825" w:type="dxa"/>
          </w:tcPr>
          <w:p w:rsidR="00C22035" w:rsidRDefault="00C22035" w:rsidP="003E5A6F">
            <w:r>
              <w:t>5</w:t>
            </w:r>
          </w:p>
        </w:tc>
        <w:tc>
          <w:tcPr>
            <w:tcW w:w="1860"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GESTIONAR VENTAS</w:t>
            </w:r>
          </w:p>
        </w:tc>
        <w:tc>
          <w:tcPr>
            <w:tcW w:w="2562" w:type="dxa"/>
          </w:tcPr>
          <w:p w:rsidR="00C22035" w:rsidRPr="00C20AA8" w:rsidRDefault="00C22035" w:rsidP="003E5A6F">
            <w:pPr>
              <w:rPr>
                <w:rFonts w:cs="Times New Roman"/>
                <w:b/>
                <w:bCs/>
                <w:noProof/>
                <w:color w:val="000000" w:themeColor="text1"/>
                <w:szCs w:val="24"/>
              </w:rPr>
            </w:pPr>
            <w:r w:rsidRPr="00C22035">
              <w:rPr>
                <w:rFonts w:cs="Times New Roman"/>
                <w:b/>
                <w:bCs/>
                <w:noProof/>
                <w:color w:val="000000" w:themeColor="text1"/>
                <w:szCs w:val="24"/>
                <w:lang w:val="es-MX"/>
              </w:rPr>
              <w:t xml:space="preserve">El sistema está en la capacidad de restar las cantidades disponibles de las cantidades en stock. </w:t>
            </w:r>
            <w:r w:rsidRPr="00C20AA8">
              <w:rPr>
                <w:rFonts w:cs="Times New Roman"/>
                <w:b/>
                <w:bCs/>
                <w:noProof/>
                <w:color w:val="000000" w:themeColor="text1"/>
                <w:szCs w:val="24"/>
              </w:rPr>
              <w:t>El sistema también debe generar una factura de compra</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NECESARIO</w:t>
            </w:r>
          </w:p>
        </w:tc>
        <w:tc>
          <w:tcPr>
            <w:tcW w:w="1890" w:type="dxa"/>
          </w:tcPr>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HU-PPD-23</w:t>
            </w:r>
          </w:p>
        </w:tc>
      </w:tr>
      <w:tr w:rsidR="00C22035" w:rsidTr="0007720E">
        <w:trPr>
          <w:trHeight w:val="253"/>
        </w:trPr>
        <w:tc>
          <w:tcPr>
            <w:tcW w:w="825" w:type="dxa"/>
          </w:tcPr>
          <w:p w:rsidR="00C22035" w:rsidRDefault="00C22035" w:rsidP="003E5A6F">
            <w:r>
              <w:t>6</w:t>
            </w:r>
          </w:p>
        </w:tc>
        <w:tc>
          <w:tcPr>
            <w:tcW w:w="1860"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GESTIONAR PROVEEDORES</w:t>
            </w:r>
          </w:p>
        </w:tc>
        <w:tc>
          <w:tcPr>
            <w:tcW w:w="2562"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sistema está en la capacidad de ingresar y generar reportes sobre los proveedores de la empresa</w:t>
            </w:r>
          </w:p>
        </w:tc>
        <w:tc>
          <w:tcPr>
            <w:tcW w:w="174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CRITICO</w:t>
            </w:r>
          </w:p>
        </w:tc>
        <w:tc>
          <w:tcPr>
            <w:tcW w:w="1890" w:type="dxa"/>
          </w:tcPr>
          <w:p w:rsidR="00C22035" w:rsidRDefault="00C22035" w:rsidP="003E5A6F">
            <w:pPr>
              <w:rPr>
                <w:rFonts w:eastAsia="Calibri" w:cs="Arial"/>
                <w:b/>
                <w:bCs/>
                <w:noProof/>
                <w:color w:val="000000" w:themeColor="text1"/>
                <w:szCs w:val="24"/>
              </w:rPr>
            </w:pPr>
            <w:r w:rsidRPr="3CF82E5E">
              <w:rPr>
                <w:rFonts w:eastAsia="Calibri" w:cs="Arial"/>
                <w:b/>
                <w:bCs/>
                <w:noProof/>
                <w:color w:val="000000" w:themeColor="text1"/>
                <w:szCs w:val="24"/>
              </w:rPr>
              <w:t>HU-PPD-22</w:t>
            </w:r>
          </w:p>
        </w:tc>
      </w:tr>
      <w:bookmarkEnd w:id="0"/>
    </w:tbl>
    <w:p w:rsidR="00C22035" w:rsidRPr="00C22035" w:rsidRDefault="00C22035" w:rsidP="00C22035">
      <w:pPr>
        <w:pStyle w:val="Prrafodelista"/>
        <w:ind w:left="1080"/>
        <w:rPr>
          <w:lang w:val="es-MX"/>
        </w:rPr>
      </w:pPr>
    </w:p>
    <w:p w:rsidR="00C22035" w:rsidRDefault="00C22035" w:rsidP="00C22035">
      <w:pPr>
        <w:pStyle w:val="Prrafodelista"/>
        <w:numPr>
          <w:ilvl w:val="0"/>
          <w:numId w:val="4"/>
        </w:numPr>
        <w:rPr>
          <w:lang w:val="es-MX"/>
        </w:rPr>
      </w:pPr>
      <w:r>
        <w:rPr>
          <w:lang w:val="es-MX"/>
        </w:rPr>
        <w:t>No Funcionales</w:t>
      </w:r>
    </w:p>
    <w:tbl>
      <w:tblPr>
        <w:tblStyle w:val="Tablaconcuadrcula"/>
        <w:tblW w:w="0" w:type="auto"/>
        <w:tblLayout w:type="fixed"/>
        <w:tblLook w:val="04A0" w:firstRow="1" w:lastRow="0" w:firstColumn="1" w:lastColumn="0" w:noHBand="0" w:noVBand="1"/>
      </w:tblPr>
      <w:tblGrid>
        <w:gridCol w:w="850"/>
        <w:gridCol w:w="2976"/>
        <w:gridCol w:w="3190"/>
        <w:gridCol w:w="2339"/>
      </w:tblGrid>
      <w:tr w:rsidR="00C22035" w:rsidTr="003E5A6F">
        <w:tc>
          <w:tcPr>
            <w:tcW w:w="9355" w:type="dxa"/>
            <w:gridSpan w:val="4"/>
          </w:tcPr>
          <w:p w:rsidR="00C22035" w:rsidRPr="002E734B" w:rsidRDefault="00C22035" w:rsidP="003E5A6F">
            <w:pPr>
              <w:jc w:val="center"/>
              <w:rPr>
                <w:b/>
              </w:rPr>
            </w:pPr>
            <w:r w:rsidRPr="002E734B">
              <w:rPr>
                <w:b/>
              </w:rPr>
              <w:t>Requerimientos NO FUNCIONALES</w:t>
            </w:r>
          </w:p>
        </w:tc>
      </w:tr>
      <w:tr w:rsidR="00C22035" w:rsidTr="003E5A6F">
        <w:tc>
          <w:tcPr>
            <w:tcW w:w="850"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ITEM</w:t>
            </w:r>
          </w:p>
        </w:tc>
        <w:tc>
          <w:tcPr>
            <w:tcW w:w="2976" w:type="dxa"/>
          </w:tcPr>
          <w:p w:rsidR="00C22035" w:rsidRPr="00C20AA8" w:rsidRDefault="00C22035" w:rsidP="003E5A6F">
            <w:pPr>
              <w:jc w:val="center"/>
              <w:rPr>
                <w:rFonts w:cs="Times New Roman"/>
                <w:b/>
                <w:bCs/>
                <w:noProof/>
                <w:color w:val="000000" w:themeColor="text1"/>
                <w:szCs w:val="24"/>
              </w:rPr>
            </w:pPr>
            <w:r w:rsidRPr="00C20AA8">
              <w:rPr>
                <w:rFonts w:cs="Times New Roman"/>
                <w:b/>
                <w:bCs/>
                <w:noProof/>
                <w:color w:val="000000" w:themeColor="text1"/>
                <w:szCs w:val="24"/>
              </w:rPr>
              <w:t>REQUERIMIENTO</w:t>
            </w:r>
          </w:p>
        </w:tc>
        <w:tc>
          <w:tcPr>
            <w:tcW w:w="3190" w:type="dxa"/>
          </w:tcPr>
          <w:p w:rsidR="00C22035" w:rsidRPr="00C20AA8" w:rsidRDefault="00C22035" w:rsidP="003E5A6F">
            <w:pPr>
              <w:jc w:val="center"/>
              <w:rPr>
                <w:rFonts w:cs="Times New Roman"/>
                <w:b/>
                <w:bCs/>
                <w:noProof/>
                <w:color w:val="000000" w:themeColor="text1"/>
                <w:szCs w:val="24"/>
              </w:rPr>
            </w:pPr>
            <w:r w:rsidRPr="00C20AA8">
              <w:rPr>
                <w:rFonts w:cs="Times New Roman"/>
                <w:b/>
                <w:bCs/>
                <w:noProof/>
                <w:color w:val="000000" w:themeColor="text1"/>
                <w:szCs w:val="24"/>
              </w:rPr>
              <w:t>DESCRIPCION</w:t>
            </w:r>
          </w:p>
        </w:tc>
        <w:tc>
          <w:tcPr>
            <w:tcW w:w="2339" w:type="dxa"/>
          </w:tcPr>
          <w:p w:rsidR="00C22035" w:rsidRPr="00C20AA8" w:rsidRDefault="00C22035" w:rsidP="003E5A6F">
            <w:pPr>
              <w:jc w:val="center"/>
              <w:rPr>
                <w:rFonts w:cs="Times New Roman"/>
                <w:b/>
                <w:bCs/>
                <w:noProof/>
                <w:color w:val="000000" w:themeColor="text1"/>
                <w:szCs w:val="24"/>
              </w:rPr>
            </w:pPr>
            <w:r w:rsidRPr="00C20AA8">
              <w:rPr>
                <w:rFonts w:cs="Times New Roman"/>
                <w:b/>
                <w:bCs/>
                <w:noProof/>
                <w:color w:val="000000" w:themeColor="text1"/>
                <w:szCs w:val="24"/>
              </w:rPr>
              <w:t>PRIORIDAD</w:t>
            </w:r>
          </w:p>
        </w:tc>
      </w:tr>
      <w:tr w:rsidR="00C22035" w:rsidTr="003E5A6F">
        <w:trPr>
          <w:trHeight w:val="276"/>
        </w:trPr>
        <w:tc>
          <w:tcPr>
            <w:tcW w:w="850"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1</w:t>
            </w:r>
          </w:p>
        </w:tc>
        <w:tc>
          <w:tcPr>
            <w:tcW w:w="2976"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LENGUAJES DE PROGRAMACION</w:t>
            </w:r>
          </w:p>
        </w:tc>
        <w:tc>
          <w:tcPr>
            <w:tcW w:w="3190" w:type="dxa"/>
            <w:vMerge w:val="restart"/>
          </w:tcPr>
          <w:p w:rsidR="00C22035" w:rsidRPr="00C20AA8" w:rsidRDefault="00C22035" w:rsidP="00C22035">
            <w:pPr>
              <w:pStyle w:val="Prrafodelista"/>
              <w:numPr>
                <w:ilvl w:val="0"/>
                <w:numId w:val="5"/>
              </w:numPr>
              <w:ind w:left="451"/>
              <w:rPr>
                <w:b/>
                <w:bCs/>
                <w:noProof/>
                <w:color w:val="000000" w:themeColor="text1"/>
                <w:lang w:val="es-CO"/>
              </w:rPr>
            </w:pPr>
            <w:r w:rsidRPr="00C20AA8">
              <w:rPr>
                <w:b/>
                <w:bCs/>
                <w:noProof/>
                <w:color w:val="000000" w:themeColor="text1"/>
                <w:lang w:val="es-CO"/>
              </w:rPr>
              <w:t>PYTHON: se establece el lenguaje Python para el desarrollo del backend</w:t>
            </w:r>
          </w:p>
          <w:p w:rsidR="00C22035" w:rsidRPr="00C20AA8" w:rsidRDefault="00C22035" w:rsidP="00C22035">
            <w:pPr>
              <w:pStyle w:val="Prrafodelista"/>
              <w:numPr>
                <w:ilvl w:val="0"/>
                <w:numId w:val="5"/>
              </w:numPr>
              <w:ind w:left="451"/>
              <w:rPr>
                <w:b/>
                <w:bCs/>
                <w:noProof/>
                <w:color w:val="000000" w:themeColor="text1"/>
                <w:lang w:val="es-CO"/>
              </w:rPr>
            </w:pPr>
            <w:r w:rsidRPr="00C20AA8">
              <w:rPr>
                <w:b/>
                <w:bCs/>
                <w:noProof/>
                <w:color w:val="000000" w:themeColor="text1"/>
                <w:lang w:val="es-CO"/>
              </w:rPr>
              <w:t>HTML/CSS/JS/AJAX para el desarrollo del frontend</w:t>
            </w:r>
          </w:p>
          <w:p w:rsidR="00C22035" w:rsidRPr="00C20AA8" w:rsidRDefault="00C22035" w:rsidP="00C22035">
            <w:pPr>
              <w:pStyle w:val="Prrafodelista"/>
              <w:numPr>
                <w:ilvl w:val="0"/>
                <w:numId w:val="5"/>
              </w:numPr>
              <w:ind w:left="451"/>
              <w:rPr>
                <w:b/>
                <w:bCs/>
                <w:noProof/>
                <w:color w:val="000000" w:themeColor="text1"/>
                <w:lang w:val="es-CO"/>
              </w:rPr>
            </w:pPr>
            <w:r w:rsidRPr="00C20AA8">
              <w:rPr>
                <w:b/>
                <w:bCs/>
                <w:noProof/>
                <w:color w:val="000000" w:themeColor="text1"/>
                <w:lang w:val="es-CO"/>
              </w:rPr>
              <w:t>SQL para el manejo de las consultas</w:t>
            </w:r>
          </w:p>
        </w:tc>
        <w:tc>
          <w:tcPr>
            <w:tcW w:w="2339"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ALTA</w:t>
            </w:r>
          </w:p>
        </w:tc>
      </w:tr>
      <w:tr w:rsidR="00C22035" w:rsidTr="003E5A6F">
        <w:trPr>
          <w:trHeight w:val="276"/>
        </w:trPr>
        <w:tc>
          <w:tcPr>
            <w:tcW w:w="850" w:type="dxa"/>
            <w:vMerge w:val="restart"/>
          </w:tcPr>
          <w:p w:rsidR="00C22035" w:rsidRDefault="00C22035" w:rsidP="003E5A6F">
            <w:r>
              <w:t>2</w:t>
            </w:r>
          </w:p>
        </w:tc>
        <w:tc>
          <w:tcPr>
            <w:tcW w:w="2976"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TIEMPOS DE RESPUESTA</w:t>
            </w:r>
          </w:p>
        </w:tc>
        <w:tc>
          <w:tcPr>
            <w:tcW w:w="3190" w:type="dxa"/>
            <w:vMerge w:val="restart"/>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Los tiempos de respuesta del sistema no deben superar los 5 segundos entre los procedimientos de consulta, almacenado y renderizado</w:t>
            </w:r>
          </w:p>
        </w:tc>
        <w:tc>
          <w:tcPr>
            <w:tcW w:w="2339"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ALTA</w:t>
            </w:r>
          </w:p>
        </w:tc>
      </w:tr>
      <w:tr w:rsidR="00C22035" w:rsidTr="003E5A6F">
        <w:trPr>
          <w:trHeight w:val="276"/>
        </w:trPr>
        <w:tc>
          <w:tcPr>
            <w:tcW w:w="850" w:type="dxa"/>
            <w:vMerge w:val="restart"/>
          </w:tcPr>
          <w:p w:rsidR="00C22035" w:rsidRDefault="00C22035" w:rsidP="003E5A6F">
            <w:r>
              <w:t>3</w:t>
            </w:r>
          </w:p>
        </w:tc>
        <w:tc>
          <w:tcPr>
            <w:tcW w:w="2976"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DISPONIBILIDAD</w:t>
            </w:r>
          </w:p>
        </w:tc>
        <w:tc>
          <w:tcPr>
            <w:tcW w:w="3190" w:type="dxa"/>
            <w:vMerge w:val="restart"/>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El Sistema debe estar disponible 24/7 y ante fallas de disponibilidad de la solución en cualquiera de sus componentes, debe generar alertas.</w:t>
            </w:r>
          </w:p>
        </w:tc>
        <w:tc>
          <w:tcPr>
            <w:tcW w:w="2339" w:type="dxa"/>
            <w:vMerge w:val="restart"/>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ALTA</w:t>
            </w:r>
          </w:p>
        </w:tc>
      </w:tr>
      <w:tr w:rsidR="00C22035" w:rsidTr="003E5A6F">
        <w:trPr>
          <w:trHeight w:val="276"/>
        </w:trPr>
        <w:tc>
          <w:tcPr>
            <w:tcW w:w="850" w:type="dxa"/>
          </w:tcPr>
          <w:p w:rsidR="00C22035" w:rsidRDefault="00C22035" w:rsidP="003E5A6F">
            <w:r>
              <w:t>4</w:t>
            </w:r>
          </w:p>
        </w:tc>
        <w:tc>
          <w:tcPr>
            <w:tcW w:w="2976"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t>ARQUITECTURA Y ESCALABILIDAD</w:t>
            </w:r>
          </w:p>
        </w:tc>
        <w:tc>
          <w:tcPr>
            <w:tcW w:w="3190" w:type="dxa"/>
          </w:tcPr>
          <w:p w:rsidR="00C22035" w:rsidRPr="00C22035" w:rsidRDefault="00C22035" w:rsidP="003E5A6F">
            <w:pPr>
              <w:rPr>
                <w:rFonts w:cs="Times New Roman"/>
                <w:b/>
                <w:bCs/>
                <w:noProof/>
                <w:color w:val="000000" w:themeColor="text1"/>
                <w:szCs w:val="24"/>
                <w:lang w:val="es-MX"/>
              </w:rPr>
            </w:pPr>
            <w:r w:rsidRPr="00C22035">
              <w:rPr>
                <w:rFonts w:cs="Times New Roman"/>
                <w:b/>
                <w:bCs/>
                <w:noProof/>
                <w:color w:val="000000" w:themeColor="text1"/>
                <w:szCs w:val="24"/>
                <w:lang w:val="es-MX"/>
              </w:rPr>
              <w:t xml:space="preserve">El sistema de información deberá estar diseñado con conceptos de programación orientada a objetos, </w:t>
            </w:r>
            <w:r w:rsidRPr="00C22035">
              <w:rPr>
                <w:rFonts w:cs="Times New Roman"/>
                <w:b/>
                <w:bCs/>
                <w:noProof/>
                <w:color w:val="000000" w:themeColor="text1"/>
                <w:szCs w:val="24"/>
                <w:lang w:val="es-MX"/>
              </w:rPr>
              <w:lastRenderedPageBreak/>
              <w:t>desarrollado en un lenguaje de última generación y en capas de software (capa de presentación, capa de lógica de negocios, capa de datos) que permitan una mayor escalabilidad del sistema como un mejor mantenimiento del mismo.</w:t>
            </w:r>
          </w:p>
        </w:tc>
        <w:tc>
          <w:tcPr>
            <w:tcW w:w="2339" w:type="dxa"/>
          </w:tcPr>
          <w:p w:rsidR="00C22035" w:rsidRPr="00C20AA8" w:rsidRDefault="00C22035" w:rsidP="003E5A6F">
            <w:pPr>
              <w:rPr>
                <w:rFonts w:cs="Times New Roman"/>
                <w:b/>
                <w:bCs/>
                <w:noProof/>
                <w:color w:val="000000" w:themeColor="text1"/>
                <w:szCs w:val="24"/>
              </w:rPr>
            </w:pPr>
            <w:r w:rsidRPr="00C20AA8">
              <w:rPr>
                <w:rFonts w:cs="Times New Roman"/>
                <w:b/>
                <w:bCs/>
                <w:noProof/>
                <w:color w:val="000000" w:themeColor="text1"/>
                <w:szCs w:val="24"/>
              </w:rPr>
              <w:lastRenderedPageBreak/>
              <w:t>ALTA</w:t>
            </w:r>
          </w:p>
        </w:tc>
      </w:tr>
    </w:tbl>
    <w:p w:rsidR="00C22035" w:rsidRPr="00E3538C" w:rsidRDefault="00C22035" w:rsidP="00C22035">
      <w:pPr>
        <w:pStyle w:val="Prrafodelista"/>
        <w:ind w:left="1080"/>
        <w:rPr>
          <w:lang w:val="es-MX"/>
        </w:rPr>
      </w:pPr>
    </w:p>
    <w:p w:rsidR="009D2BF3" w:rsidRDefault="009D2BF3" w:rsidP="009D2BF3">
      <w:pPr>
        <w:pStyle w:val="Prrafodelista"/>
        <w:numPr>
          <w:ilvl w:val="0"/>
          <w:numId w:val="3"/>
        </w:numPr>
        <w:rPr>
          <w:lang w:val="es-MX"/>
        </w:rPr>
      </w:pPr>
      <w:r>
        <w:rPr>
          <w:lang w:val="es-MX"/>
        </w:rPr>
        <w:t>Modulos Probados:</w:t>
      </w:r>
    </w:p>
    <w:p w:rsidR="009D2BF3" w:rsidRDefault="009D2BF3" w:rsidP="009D2BF3">
      <w:pPr>
        <w:pStyle w:val="Prrafodelista"/>
        <w:rPr>
          <w:lang w:val="es-MX"/>
        </w:rPr>
      </w:pPr>
      <w:r>
        <w:rPr>
          <w:lang w:val="es-MX"/>
        </w:rPr>
        <w:t xml:space="preserve">Se realizaron pruebas a todos los módulos desarrollados a la actual versión desplegada en el repositorio obediente a la Alpha 0.0.3, de las cuales se lista el resultado de las mismas provenientes de la consola Python. </w:t>
      </w:r>
    </w:p>
    <w:p w:rsidR="009D2BF3" w:rsidRDefault="009D2BF3" w:rsidP="009D2BF3">
      <w:pPr>
        <w:pStyle w:val="Prrafodelista"/>
        <w:rPr>
          <w:lang w:val="es-MX"/>
        </w:rPr>
      </w:pPr>
    </w:p>
    <w:p w:rsidR="009D2BF3" w:rsidRDefault="009D2BF3" w:rsidP="009D2BF3">
      <w:pPr>
        <w:pStyle w:val="Prrafodelista"/>
        <w:rPr>
          <w:lang w:val="es-MX"/>
        </w:rPr>
      </w:pPr>
      <w:r>
        <w:rPr>
          <w:lang w:val="es-MX"/>
        </w:rPr>
        <w:t>Total pruebas: 25 Procedimientos</w:t>
      </w:r>
      <w:bookmarkStart w:id="3" w:name="OLE_LINK3"/>
      <w:bookmarkStart w:id="4" w:name="OLE_LINK4"/>
    </w:p>
    <w:tbl>
      <w:tblPr>
        <w:tblStyle w:val="Cuadrculadetablaclara"/>
        <w:tblW w:w="0" w:type="auto"/>
        <w:tblLayout w:type="fixed"/>
        <w:tblLook w:val="04A0" w:firstRow="1" w:lastRow="0" w:firstColumn="1" w:lastColumn="0" w:noHBand="0" w:noVBand="1"/>
      </w:tblPr>
      <w:tblGrid>
        <w:gridCol w:w="1560"/>
        <w:gridCol w:w="5528"/>
        <w:gridCol w:w="1750"/>
      </w:tblGrid>
      <w:tr w:rsidR="00CC497E" w:rsidTr="002B0E79">
        <w:tc>
          <w:tcPr>
            <w:tcW w:w="1560" w:type="dxa"/>
          </w:tcPr>
          <w:p w:rsidR="009D2BF3" w:rsidRDefault="009D2BF3" w:rsidP="009D2BF3">
            <w:pPr>
              <w:pStyle w:val="Prrafodelista"/>
              <w:ind w:left="0"/>
              <w:rPr>
                <w:lang w:val="es-MX"/>
              </w:rPr>
            </w:pPr>
            <w:bookmarkStart w:id="5" w:name="OLE_LINK1"/>
            <w:bookmarkStart w:id="6" w:name="OLE_LINK2"/>
            <w:bookmarkStart w:id="7" w:name="OLE_LINK8"/>
            <w:r>
              <w:rPr>
                <w:lang w:val="es-MX"/>
              </w:rPr>
              <w:t>Funcion</w:t>
            </w:r>
          </w:p>
        </w:tc>
        <w:tc>
          <w:tcPr>
            <w:tcW w:w="5528" w:type="dxa"/>
          </w:tcPr>
          <w:p w:rsidR="009D2BF3" w:rsidRDefault="009D2BF3" w:rsidP="009D2BF3">
            <w:pPr>
              <w:pStyle w:val="Prrafodelista"/>
              <w:ind w:left="0"/>
              <w:rPr>
                <w:lang w:val="es-MX"/>
              </w:rPr>
            </w:pPr>
            <w:r>
              <w:rPr>
                <w:lang w:val="es-MX"/>
              </w:rPr>
              <w:t>Codigo</w:t>
            </w:r>
          </w:p>
        </w:tc>
        <w:tc>
          <w:tcPr>
            <w:tcW w:w="1750" w:type="dxa"/>
          </w:tcPr>
          <w:p w:rsidR="009D2BF3" w:rsidRDefault="009D2BF3" w:rsidP="009D2BF3">
            <w:pPr>
              <w:pStyle w:val="Prrafodelista"/>
              <w:ind w:left="0"/>
              <w:rPr>
                <w:lang w:val="es-MX"/>
              </w:rPr>
            </w:pPr>
            <w:r>
              <w:rPr>
                <w:lang w:val="es-MX"/>
              </w:rPr>
              <w:t>REsultado de prueba</w:t>
            </w:r>
          </w:p>
        </w:tc>
      </w:tr>
      <w:tr w:rsidR="00CC497E" w:rsidTr="002B0E79">
        <w:tc>
          <w:tcPr>
            <w:tcW w:w="1560" w:type="dxa"/>
          </w:tcPr>
          <w:p w:rsidR="009D2BF3" w:rsidRDefault="009D2BF3" w:rsidP="009D2BF3">
            <w:pPr>
              <w:pStyle w:val="Prrafodelista"/>
              <w:ind w:left="0"/>
              <w:rPr>
                <w:lang w:val="es-MX"/>
              </w:rPr>
            </w:pPr>
            <w:r>
              <w:rPr>
                <w:lang w:val="es-MX"/>
              </w:rPr>
              <w:t>Creacion de una categoria</w:t>
            </w:r>
          </w:p>
        </w:tc>
        <w:tc>
          <w:tcPr>
            <w:tcW w:w="5528" w:type="dxa"/>
          </w:tcPr>
          <w:p w:rsidR="009D2BF3" w:rsidRPr="009D2BF3" w:rsidRDefault="009D2BF3" w:rsidP="009D2BF3">
            <w:r w:rsidRPr="009D2BF3">
              <w:t>@pytest.mark.django_db</w:t>
            </w:r>
          </w:p>
          <w:p w:rsidR="009D2BF3" w:rsidRDefault="009D2BF3" w:rsidP="009D2BF3">
            <w:r w:rsidRPr="009D2BF3">
              <w:t>def test_categoria_create():</w:t>
            </w:r>
          </w:p>
          <w:p w:rsidR="009D2BF3" w:rsidRPr="009D2BF3" w:rsidRDefault="009D2BF3" w:rsidP="009D2BF3">
            <w:pPr>
              <w:rPr>
                <w:lang w:val="es-MX"/>
              </w:rPr>
            </w:pPr>
            <w:r w:rsidRPr="009D2BF3">
              <w:t xml:space="preserve">   </w:t>
            </w:r>
            <w:r w:rsidRPr="009D2BF3">
              <w:rPr>
                <w:lang w:val="es-MX"/>
              </w:rPr>
              <w:t>Categoria.objects.create(</w:t>
            </w:r>
          </w:p>
          <w:p w:rsidR="009D2BF3" w:rsidRPr="009D2BF3" w:rsidRDefault="009D2BF3" w:rsidP="009D2BF3">
            <w:pPr>
              <w:pStyle w:val="Prrafodelista"/>
              <w:rPr>
                <w:lang w:val="es-MX"/>
              </w:rPr>
            </w:pPr>
            <w:r w:rsidRPr="009D2BF3">
              <w:rPr>
                <w:lang w:val="es-MX"/>
              </w:rPr>
              <w:t xml:space="preserve">        nombre="Papel"</w:t>
            </w:r>
          </w:p>
          <w:p w:rsidR="009D2BF3" w:rsidRPr="009D2BF3" w:rsidRDefault="009D2BF3" w:rsidP="009D2BF3">
            <w:pPr>
              <w:pStyle w:val="Prrafodelista"/>
              <w:rPr>
                <w:lang w:val="es-MX"/>
              </w:rPr>
            </w:pPr>
            <w:r w:rsidRPr="009D2BF3">
              <w:rPr>
                <w:lang w:val="es-MX"/>
              </w:rPr>
              <w:t xml:space="preserve">    )</w:t>
            </w:r>
          </w:p>
          <w:p w:rsidR="009D2BF3" w:rsidRDefault="009D2BF3" w:rsidP="009D2BF3">
            <w:pPr>
              <w:pStyle w:val="Prrafodelista"/>
              <w:ind w:left="0"/>
              <w:rPr>
                <w:lang w:val="es-MX"/>
              </w:rPr>
            </w:pPr>
            <w:r w:rsidRPr="009D2BF3">
              <w:rPr>
                <w:lang w:val="es-MX"/>
              </w:rPr>
              <w:t xml:space="preserve">    Assert</w:t>
            </w:r>
            <w:r>
              <w:rPr>
                <w:lang w:val="es-MX"/>
              </w:rPr>
              <w:t xml:space="preserve"> </w:t>
            </w:r>
            <w:r w:rsidRPr="009D2BF3">
              <w:rPr>
                <w:lang w:val="es-MX"/>
              </w:rPr>
              <w:t>Categoria.objects.count() == 1</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9D2BF3" w:rsidP="009D2BF3">
            <w:pPr>
              <w:pStyle w:val="Prrafodelista"/>
              <w:ind w:left="0"/>
              <w:rPr>
                <w:lang w:val="es-MX"/>
              </w:rPr>
            </w:pPr>
            <w:r>
              <w:rPr>
                <w:lang w:val="es-MX"/>
              </w:rPr>
              <w:t>Buscar una categoria</w:t>
            </w:r>
          </w:p>
        </w:tc>
        <w:tc>
          <w:tcPr>
            <w:tcW w:w="5528" w:type="dxa"/>
          </w:tcPr>
          <w:p w:rsidR="009D2BF3" w:rsidRPr="009D2BF3" w:rsidRDefault="009D2BF3" w:rsidP="009D2BF3">
            <w:pPr>
              <w:pStyle w:val="Prrafodelista"/>
            </w:pPr>
            <w:r w:rsidRPr="009D2BF3">
              <w:t>@pytest.mark.django_db</w:t>
            </w:r>
          </w:p>
          <w:p w:rsidR="009D2BF3" w:rsidRPr="009D2BF3" w:rsidRDefault="009D2BF3" w:rsidP="009D2BF3">
            <w:pPr>
              <w:pStyle w:val="Prrafodelista"/>
            </w:pPr>
            <w:r w:rsidRPr="009D2BF3">
              <w:t>def test_categoria_search():</w:t>
            </w:r>
          </w:p>
          <w:p w:rsidR="009D2BF3" w:rsidRPr="009D2BF3" w:rsidRDefault="009D2BF3" w:rsidP="009D2BF3">
            <w:pPr>
              <w:pStyle w:val="Prrafodelista"/>
              <w:rPr>
                <w:lang w:val="es-MX"/>
              </w:rPr>
            </w:pPr>
            <w:r w:rsidRPr="009D2BF3">
              <w:t xml:space="preserve">    </w:t>
            </w:r>
            <w:r w:rsidRPr="009D2BF3">
              <w:rPr>
                <w:lang w:val="es-MX"/>
              </w:rPr>
              <w:t>Categoria.objects.create(</w:t>
            </w:r>
          </w:p>
          <w:p w:rsidR="009D2BF3" w:rsidRPr="009D2BF3" w:rsidRDefault="009D2BF3" w:rsidP="009D2BF3">
            <w:pPr>
              <w:pStyle w:val="Prrafodelista"/>
              <w:rPr>
                <w:lang w:val="es-MX"/>
              </w:rPr>
            </w:pPr>
            <w:r w:rsidRPr="009D2BF3">
              <w:rPr>
                <w:lang w:val="es-MX"/>
              </w:rPr>
              <w:t xml:space="preserve">        nombre="Papel"</w:t>
            </w:r>
          </w:p>
          <w:p w:rsidR="009D2BF3" w:rsidRPr="009D2BF3" w:rsidRDefault="009D2BF3" w:rsidP="009D2BF3">
            <w:pPr>
              <w:pStyle w:val="Prrafodelista"/>
            </w:pPr>
            <w:r w:rsidRPr="009D2BF3">
              <w:rPr>
                <w:lang w:val="es-MX"/>
              </w:rPr>
              <w:t xml:space="preserve">    </w:t>
            </w:r>
            <w:r w:rsidRPr="009D2BF3">
              <w:t>)</w:t>
            </w:r>
          </w:p>
          <w:p w:rsidR="009D2BF3" w:rsidRPr="009D2BF3" w:rsidRDefault="009D2BF3" w:rsidP="009D2BF3">
            <w:pPr>
              <w:pStyle w:val="Prrafodelista"/>
            </w:pPr>
            <w:r w:rsidRPr="009D2BF3">
              <w:t xml:space="preserve">    Categoria.objects.create(</w:t>
            </w:r>
          </w:p>
          <w:p w:rsidR="009D2BF3" w:rsidRPr="009D2BF3" w:rsidRDefault="009D2BF3" w:rsidP="009D2BF3">
            <w:pPr>
              <w:pStyle w:val="Prrafodelista"/>
            </w:pPr>
            <w:r w:rsidRPr="009D2BF3">
              <w:t xml:space="preserve">        nombre="Lápiz"</w:t>
            </w:r>
          </w:p>
          <w:p w:rsidR="009D2BF3" w:rsidRPr="009D2BF3" w:rsidRDefault="009D2BF3" w:rsidP="009D2BF3">
            <w:pPr>
              <w:pStyle w:val="Prrafodelista"/>
            </w:pPr>
            <w:r w:rsidRPr="009D2BF3">
              <w:t xml:space="preserve">    )</w:t>
            </w:r>
          </w:p>
          <w:p w:rsidR="009D2BF3" w:rsidRPr="009D2BF3" w:rsidRDefault="009D2BF3" w:rsidP="009D2BF3">
            <w:pPr>
              <w:pStyle w:val="Prrafodelista"/>
            </w:pPr>
            <w:r w:rsidRPr="009D2BF3">
              <w:t xml:space="preserve">    assert Catego</w:t>
            </w:r>
            <w:r>
              <w:t>ria.objects.get(nombre='Papel')</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9D2BF3" w:rsidP="009D2BF3">
            <w:pPr>
              <w:pStyle w:val="Prrafodelista"/>
              <w:ind w:left="0"/>
              <w:rPr>
                <w:lang w:val="es-MX"/>
              </w:rPr>
            </w:pPr>
            <w:r>
              <w:rPr>
                <w:lang w:val="es-MX"/>
              </w:rPr>
              <w:t>Actualizar datos de una categoria</w:t>
            </w:r>
          </w:p>
        </w:tc>
        <w:tc>
          <w:tcPr>
            <w:tcW w:w="5528" w:type="dxa"/>
          </w:tcPr>
          <w:p w:rsidR="009D2BF3" w:rsidRPr="009D2BF3" w:rsidRDefault="009D2BF3" w:rsidP="009D2BF3">
            <w:pPr>
              <w:pStyle w:val="Prrafodelista"/>
            </w:pPr>
            <w:r w:rsidRPr="009D2BF3">
              <w:t>@pytest.mark.django_db</w:t>
            </w:r>
          </w:p>
          <w:p w:rsidR="009D2BF3" w:rsidRPr="009D2BF3" w:rsidRDefault="009D2BF3" w:rsidP="009D2BF3">
            <w:pPr>
              <w:pStyle w:val="Prrafodelista"/>
            </w:pPr>
            <w:r w:rsidRPr="009D2BF3">
              <w:t>def test_categoria_update():</w:t>
            </w:r>
          </w:p>
          <w:p w:rsidR="009D2BF3" w:rsidRPr="009D2BF3" w:rsidRDefault="009D2BF3" w:rsidP="009D2BF3">
            <w:pPr>
              <w:pStyle w:val="Prrafodelista"/>
              <w:rPr>
                <w:lang w:val="es-MX"/>
              </w:rPr>
            </w:pPr>
            <w:r w:rsidRPr="009D2BF3">
              <w:t xml:space="preserve">    </w:t>
            </w:r>
            <w:r w:rsidRPr="009D2BF3">
              <w:rPr>
                <w:lang w:val="es-MX"/>
              </w:rPr>
              <w:t>Categoria.objects.create(</w:t>
            </w:r>
          </w:p>
          <w:p w:rsidR="009D2BF3" w:rsidRPr="009D2BF3" w:rsidRDefault="009D2BF3" w:rsidP="009D2BF3">
            <w:pPr>
              <w:pStyle w:val="Prrafodelista"/>
              <w:rPr>
                <w:lang w:val="es-MX"/>
              </w:rPr>
            </w:pPr>
            <w:r w:rsidRPr="009D2BF3">
              <w:rPr>
                <w:lang w:val="es-MX"/>
              </w:rPr>
              <w:t xml:space="preserve">        nombre="Papel"</w:t>
            </w:r>
          </w:p>
          <w:p w:rsidR="009D2BF3" w:rsidRPr="009D2BF3" w:rsidRDefault="009D2BF3" w:rsidP="009D2BF3">
            <w:pPr>
              <w:pStyle w:val="Prrafodelista"/>
              <w:rPr>
                <w:lang w:val="es-MX"/>
              </w:rPr>
            </w:pPr>
            <w:r w:rsidRPr="009D2BF3">
              <w:rPr>
                <w:lang w:val="es-MX"/>
              </w:rPr>
              <w:t xml:space="preserve">    )</w:t>
            </w:r>
          </w:p>
          <w:p w:rsidR="009D2BF3" w:rsidRPr="009D2BF3" w:rsidRDefault="009D2BF3" w:rsidP="009D2BF3">
            <w:pPr>
              <w:pStyle w:val="Prrafodelista"/>
              <w:rPr>
                <w:lang w:val="es-MX"/>
              </w:rPr>
            </w:pPr>
            <w:r w:rsidRPr="009D2BF3">
              <w:rPr>
                <w:lang w:val="es-MX"/>
              </w:rPr>
              <w:t xml:space="preserve">    Categoria.objects.create(</w:t>
            </w:r>
          </w:p>
          <w:p w:rsidR="009D2BF3" w:rsidRPr="009D2BF3" w:rsidRDefault="009D2BF3" w:rsidP="009D2BF3">
            <w:pPr>
              <w:pStyle w:val="Prrafodelista"/>
              <w:rPr>
                <w:lang w:val="es-MX"/>
              </w:rPr>
            </w:pPr>
            <w:r w:rsidRPr="009D2BF3">
              <w:rPr>
                <w:lang w:val="es-MX"/>
              </w:rPr>
              <w:t xml:space="preserve">        nombre="Lápiz"</w:t>
            </w:r>
          </w:p>
          <w:p w:rsidR="009D2BF3" w:rsidRPr="009D2BF3" w:rsidRDefault="009D2BF3" w:rsidP="009D2BF3">
            <w:pPr>
              <w:pStyle w:val="Prrafodelista"/>
              <w:rPr>
                <w:lang w:val="es-MX"/>
              </w:rPr>
            </w:pPr>
            <w:r w:rsidRPr="009D2BF3">
              <w:rPr>
                <w:lang w:val="es-MX"/>
              </w:rPr>
              <w:t xml:space="preserve">    )</w:t>
            </w:r>
          </w:p>
          <w:p w:rsidR="009D2BF3" w:rsidRPr="009D2BF3" w:rsidRDefault="009D2BF3" w:rsidP="009D2BF3">
            <w:pPr>
              <w:pStyle w:val="Prrafodelista"/>
              <w:rPr>
                <w:lang w:val="es-MX"/>
              </w:rPr>
            </w:pPr>
            <w:r w:rsidRPr="009D2BF3">
              <w:rPr>
                <w:lang w:val="es-MX"/>
              </w:rPr>
              <w:t xml:space="preserve">    query =  Categoria.objects.get(nombre='Papel')</w:t>
            </w:r>
          </w:p>
          <w:p w:rsidR="009D2BF3" w:rsidRPr="009D2BF3" w:rsidRDefault="009D2BF3" w:rsidP="009D2BF3">
            <w:pPr>
              <w:pStyle w:val="Prrafodelista"/>
              <w:rPr>
                <w:lang w:val="es-MX"/>
              </w:rPr>
            </w:pPr>
            <w:r w:rsidRPr="009D2BF3">
              <w:rPr>
                <w:lang w:val="es-MX"/>
              </w:rPr>
              <w:t xml:space="preserve">    query.nombre = 'Cartulina'</w:t>
            </w:r>
          </w:p>
          <w:p w:rsidR="009D2BF3" w:rsidRPr="005620FD" w:rsidRDefault="009D2BF3" w:rsidP="009D2BF3">
            <w:pPr>
              <w:pStyle w:val="Prrafodelista"/>
            </w:pPr>
            <w:r w:rsidRPr="009D2BF3">
              <w:rPr>
                <w:lang w:val="es-MX"/>
              </w:rPr>
              <w:t xml:space="preserve">    </w:t>
            </w:r>
            <w:r w:rsidRPr="005620FD">
              <w:t>query.save()</w:t>
            </w:r>
          </w:p>
          <w:p w:rsidR="009D2BF3" w:rsidRPr="009D2BF3" w:rsidRDefault="009D2BF3" w:rsidP="009D2BF3">
            <w:pPr>
              <w:pStyle w:val="Prrafodelista"/>
              <w:ind w:left="0"/>
            </w:pPr>
            <w:r w:rsidRPr="009D2BF3">
              <w:t xml:space="preserve">    assert Categoria.objects.get(nombre='Cartulina')</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9D2BF3" w:rsidP="009D2BF3">
            <w:pPr>
              <w:pStyle w:val="Prrafodelista"/>
              <w:ind w:left="0"/>
              <w:rPr>
                <w:lang w:val="es-MX"/>
              </w:rPr>
            </w:pPr>
            <w:r>
              <w:rPr>
                <w:lang w:val="es-MX"/>
              </w:rPr>
              <w:t>eliminar una categoria</w:t>
            </w:r>
          </w:p>
        </w:tc>
        <w:tc>
          <w:tcPr>
            <w:tcW w:w="5528" w:type="dxa"/>
          </w:tcPr>
          <w:p w:rsidR="009D2BF3" w:rsidRPr="009D2BF3" w:rsidRDefault="009D2BF3" w:rsidP="009D2BF3">
            <w:r w:rsidRPr="009D2BF3">
              <w:t>@pytest.mark.django_db</w:t>
            </w:r>
          </w:p>
          <w:p w:rsidR="009D2BF3" w:rsidRPr="009D2BF3" w:rsidRDefault="009D2BF3" w:rsidP="009D2BF3">
            <w:r w:rsidRPr="009D2BF3">
              <w:t>def  test_categoria_delete():</w:t>
            </w:r>
          </w:p>
          <w:p w:rsidR="009D2BF3" w:rsidRPr="009D2BF3" w:rsidRDefault="009D2BF3" w:rsidP="009D2BF3">
            <w:pPr>
              <w:rPr>
                <w:lang w:val="es-MX"/>
              </w:rPr>
            </w:pPr>
            <w:r w:rsidRPr="009D2BF3">
              <w:t xml:space="preserve">    </w:t>
            </w:r>
            <w:r w:rsidRPr="009D2BF3">
              <w:rPr>
                <w:lang w:val="es-MX"/>
              </w:rPr>
              <w:t>Categoria.objects.create(</w:t>
            </w:r>
          </w:p>
          <w:p w:rsidR="009D2BF3" w:rsidRPr="009D2BF3" w:rsidRDefault="009D2BF3" w:rsidP="009D2BF3">
            <w:pPr>
              <w:rPr>
                <w:lang w:val="es-MX"/>
              </w:rPr>
            </w:pPr>
            <w:r w:rsidRPr="009D2BF3">
              <w:rPr>
                <w:lang w:val="es-MX"/>
              </w:rPr>
              <w:lastRenderedPageBreak/>
              <w:t xml:space="preserve">        nombre="Papel"</w:t>
            </w:r>
          </w:p>
          <w:p w:rsidR="009D2BF3" w:rsidRPr="009D2BF3" w:rsidRDefault="009D2BF3" w:rsidP="009D2BF3">
            <w:r w:rsidRPr="009D2BF3">
              <w:rPr>
                <w:lang w:val="es-MX"/>
              </w:rPr>
              <w:t xml:space="preserve">    </w:t>
            </w:r>
            <w:r w:rsidRPr="009D2BF3">
              <w:t>)</w:t>
            </w:r>
          </w:p>
          <w:p w:rsidR="009D2BF3" w:rsidRPr="009D2BF3" w:rsidRDefault="009D2BF3" w:rsidP="009D2BF3">
            <w:r w:rsidRPr="009D2BF3">
              <w:t xml:space="preserve">    Categoria.objects.create(</w:t>
            </w:r>
          </w:p>
          <w:p w:rsidR="009D2BF3" w:rsidRPr="009D2BF3" w:rsidRDefault="009D2BF3" w:rsidP="009D2BF3">
            <w:r w:rsidRPr="009D2BF3">
              <w:t xml:space="preserve">        nombre="Lápiz"</w:t>
            </w:r>
          </w:p>
          <w:p w:rsidR="009D2BF3" w:rsidRPr="009D2BF3" w:rsidRDefault="009D2BF3" w:rsidP="009D2BF3">
            <w:r w:rsidRPr="009D2BF3">
              <w:t xml:space="preserve">    )</w:t>
            </w:r>
          </w:p>
          <w:p w:rsidR="009D2BF3" w:rsidRPr="009D2BF3" w:rsidRDefault="009D2BF3" w:rsidP="009D2BF3">
            <w:r w:rsidRPr="009D2BF3">
              <w:t xml:space="preserve">    assert Categoria.objects.count()==2</w:t>
            </w:r>
          </w:p>
          <w:p w:rsidR="009D2BF3" w:rsidRPr="005620FD" w:rsidRDefault="009D2BF3" w:rsidP="009D2BF3">
            <w:r w:rsidRPr="009D2BF3">
              <w:t xml:space="preserve">    </w:t>
            </w:r>
            <w:r w:rsidRPr="005620FD">
              <w:t>query =  Categoria.objects.get(nombre='Papel')</w:t>
            </w:r>
          </w:p>
          <w:p w:rsidR="009D2BF3" w:rsidRPr="005620FD" w:rsidRDefault="009D2BF3" w:rsidP="009D2BF3">
            <w:r w:rsidRPr="005620FD">
              <w:t xml:space="preserve">    query.delete()</w:t>
            </w:r>
          </w:p>
          <w:p w:rsidR="009D2BF3" w:rsidRPr="005620FD" w:rsidRDefault="009D2BF3" w:rsidP="009D2BF3">
            <w:r w:rsidRPr="005620FD">
              <w:t xml:space="preserve">    assert Categoria.objects.count()==1</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9D2BF3" w:rsidP="009D2BF3">
            <w:pPr>
              <w:pStyle w:val="Prrafodelista"/>
              <w:ind w:left="0"/>
              <w:rPr>
                <w:lang w:val="es-MX"/>
              </w:rPr>
            </w:pPr>
            <w:r>
              <w:rPr>
                <w:lang w:val="es-MX"/>
              </w:rPr>
              <w:lastRenderedPageBreak/>
              <w:t>Crear una marca</w:t>
            </w:r>
          </w:p>
        </w:tc>
        <w:tc>
          <w:tcPr>
            <w:tcW w:w="5528" w:type="dxa"/>
          </w:tcPr>
          <w:p w:rsidR="009D2BF3" w:rsidRPr="009D2BF3" w:rsidRDefault="009D2BF3" w:rsidP="009D2BF3">
            <w:r w:rsidRPr="009D2BF3">
              <w:t>@pytest.mark.django_db</w:t>
            </w:r>
          </w:p>
          <w:p w:rsidR="009D2BF3" w:rsidRPr="009D2BF3" w:rsidRDefault="009D2BF3" w:rsidP="009D2BF3">
            <w:r w:rsidRPr="009D2BF3">
              <w:t>def test_marca_create():</w:t>
            </w:r>
          </w:p>
          <w:p w:rsidR="009D2BF3" w:rsidRPr="009D2BF3" w:rsidRDefault="009D2BF3" w:rsidP="009D2BF3">
            <w:r>
              <w:t xml:space="preserve">    </w:t>
            </w:r>
            <w:r w:rsidRPr="009D2BF3">
              <w:t>Marca.objects.create(</w:t>
            </w:r>
          </w:p>
          <w:p w:rsidR="009D2BF3" w:rsidRPr="009D2BF3" w:rsidRDefault="009D2BF3" w:rsidP="009D2BF3">
            <w:pPr>
              <w:pStyle w:val="Prrafodelista"/>
            </w:pPr>
            <w:r w:rsidRPr="009D2BF3">
              <w:t xml:space="preserve">        nombre="Norma"</w:t>
            </w:r>
          </w:p>
          <w:p w:rsidR="009D2BF3" w:rsidRPr="009D2BF3" w:rsidRDefault="009D2BF3" w:rsidP="009D2BF3">
            <w:pPr>
              <w:pStyle w:val="Prrafodelista"/>
            </w:pPr>
            <w:r w:rsidRPr="009D2BF3">
              <w:t xml:space="preserve">    )</w:t>
            </w:r>
          </w:p>
          <w:p w:rsidR="009D2BF3" w:rsidRPr="009D2BF3" w:rsidRDefault="009D2BF3" w:rsidP="009D2BF3">
            <w:pPr>
              <w:pStyle w:val="Prrafodelista"/>
              <w:ind w:left="0"/>
            </w:pPr>
            <w:r w:rsidRPr="009D2BF3">
              <w:t xml:space="preserve">    assert Marca.objects.count() == 1</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9D2BF3" w:rsidP="009D2BF3">
            <w:pPr>
              <w:pStyle w:val="Prrafodelista"/>
              <w:ind w:left="0"/>
              <w:rPr>
                <w:lang w:val="es-MX"/>
              </w:rPr>
            </w:pPr>
            <w:r>
              <w:rPr>
                <w:lang w:val="es-MX"/>
              </w:rPr>
              <w:t>Actualizar una marca</w:t>
            </w:r>
          </w:p>
        </w:tc>
        <w:tc>
          <w:tcPr>
            <w:tcW w:w="5528" w:type="dxa"/>
          </w:tcPr>
          <w:p w:rsidR="009D2BF3" w:rsidRDefault="009D2BF3" w:rsidP="009D2BF3">
            <w:r>
              <w:t>@pytest.mark.django_db</w:t>
            </w:r>
          </w:p>
          <w:p w:rsidR="009D2BF3" w:rsidRDefault="009D2BF3" w:rsidP="009D2BF3">
            <w:r>
              <w:t>def test_marca_update():</w:t>
            </w:r>
          </w:p>
          <w:p w:rsidR="009D2BF3" w:rsidRPr="009D2BF3" w:rsidRDefault="009D2BF3" w:rsidP="009D2BF3">
            <w:pPr>
              <w:rPr>
                <w:lang w:val="es-MX"/>
              </w:rPr>
            </w:pPr>
            <w:r>
              <w:t xml:space="preserve">    </w:t>
            </w:r>
            <w:r w:rsidRPr="009D2BF3">
              <w:rPr>
                <w:lang w:val="es-MX"/>
              </w:rPr>
              <w:t>Marca.objects.create(</w:t>
            </w:r>
          </w:p>
          <w:p w:rsidR="009D2BF3" w:rsidRPr="009D2BF3" w:rsidRDefault="009D2BF3" w:rsidP="009D2BF3">
            <w:pPr>
              <w:rPr>
                <w:lang w:val="es-MX"/>
              </w:rPr>
            </w:pPr>
            <w:r w:rsidRPr="009D2BF3">
              <w:rPr>
                <w:lang w:val="es-MX"/>
              </w:rPr>
              <w:t xml:space="preserve">        nombre="Norma"</w:t>
            </w:r>
          </w:p>
          <w:p w:rsidR="009D2BF3" w:rsidRPr="009D2BF3" w:rsidRDefault="009D2BF3" w:rsidP="009D2BF3">
            <w:pPr>
              <w:rPr>
                <w:lang w:val="es-MX"/>
              </w:rPr>
            </w:pPr>
            <w:r w:rsidRPr="009D2BF3">
              <w:rPr>
                <w:lang w:val="es-MX"/>
              </w:rPr>
              <w:t xml:space="preserve">    )</w:t>
            </w:r>
          </w:p>
          <w:p w:rsidR="009D2BF3" w:rsidRPr="009D2BF3" w:rsidRDefault="009D2BF3" w:rsidP="009D2BF3">
            <w:pPr>
              <w:rPr>
                <w:lang w:val="es-MX"/>
              </w:rPr>
            </w:pPr>
            <w:r w:rsidRPr="009D2BF3">
              <w:rPr>
                <w:lang w:val="es-MX"/>
              </w:rPr>
              <w:t xml:space="preserve">    Marca.objects.create(</w:t>
            </w:r>
          </w:p>
          <w:p w:rsidR="009D2BF3" w:rsidRPr="009D2BF3" w:rsidRDefault="009D2BF3" w:rsidP="009D2BF3">
            <w:pPr>
              <w:rPr>
                <w:lang w:val="es-MX"/>
              </w:rPr>
            </w:pPr>
            <w:r w:rsidRPr="009D2BF3">
              <w:rPr>
                <w:lang w:val="es-MX"/>
              </w:rPr>
              <w:t xml:space="preserve">        nombre="Prisma Color"</w:t>
            </w:r>
          </w:p>
          <w:p w:rsidR="009D2BF3" w:rsidRPr="009D2BF3" w:rsidRDefault="009D2BF3" w:rsidP="009D2BF3">
            <w:pPr>
              <w:rPr>
                <w:lang w:val="es-MX"/>
              </w:rPr>
            </w:pPr>
            <w:r w:rsidRPr="009D2BF3">
              <w:rPr>
                <w:lang w:val="es-MX"/>
              </w:rPr>
              <w:t xml:space="preserve">    )</w:t>
            </w:r>
          </w:p>
          <w:p w:rsidR="009D2BF3" w:rsidRPr="009D2BF3" w:rsidRDefault="009D2BF3" w:rsidP="009D2BF3">
            <w:pPr>
              <w:rPr>
                <w:lang w:val="es-MX"/>
              </w:rPr>
            </w:pPr>
            <w:r w:rsidRPr="009D2BF3">
              <w:rPr>
                <w:lang w:val="es-MX"/>
              </w:rPr>
              <w:t xml:space="preserve">    query =  Marca.objects.get(nombre='Norma')</w:t>
            </w:r>
          </w:p>
          <w:p w:rsidR="009D2BF3" w:rsidRPr="009D2BF3" w:rsidRDefault="009D2BF3" w:rsidP="009D2BF3">
            <w:pPr>
              <w:rPr>
                <w:lang w:val="es-MX"/>
              </w:rPr>
            </w:pPr>
            <w:r w:rsidRPr="009D2BF3">
              <w:rPr>
                <w:lang w:val="es-MX"/>
              </w:rPr>
              <w:t xml:space="preserve">    query.nombre = 'Repograf'</w:t>
            </w:r>
          </w:p>
          <w:p w:rsidR="009D2BF3" w:rsidRDefault="009D2BF3" w:rsidP="009D2BF3">
            <w:r w:rsidRPr="009D2BF3">
              <w:rPr>
                <w:lang w:val="es-MX"/>
              </w:rPr>
              <w:t xml:space="preserve">    </w:t>
            </w:r>
            <w:r>
              <w:t>query.save()</w:t>
            </w:r>
          </w:p>
          <w:p w:rsidR="009D2BF3" w:rsidRPr="009D2BF3" w:rsidRDefault="009D2BF3" w:rsidP="009D2BF3">
            <w:r>
              <w:t xml:space="preserve">    assert Marca.objects.get(nombre='Repograf')</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9D2BF3" w:rsidP="009D2BF3">
            <w:pPr>
              <w:pStyle w:val="Prrafodelista"/>
              <w:ind w:left="0"/>
              <w:jc w:val="center"/>
              <w:rPr>
                <w:lang w:val="es-MX"/>
              </w:rPr>
            </w:pPr>
            <w:r>
              <w:rPr>
                <w:lang w:val="es-MX"/>
              </w:rPr>
              <w:t>buscar una marca</w:t>
            </w:r>
          </w:p>
        </w:tc>
        <w:tc>
          <w:tcPr>
            <w:tcW w:w="5528" w:type="dxa"/>
          </w:tcPr>
          <w:p w:rsidR="009D2BF3" w:rsidRPr="009D2BF3" w:rsidRDefault="009D2BF3" w:rsidP="009D2BF3">
            <w:pPr>
              <w:pStyle w:val="Prrafodelista"/>
              <w:tabs>
                <w:tab w:val="left" w:pos="915"/>
              </w:tabs>
            </w:pPr>
            <w:r w:rsidRPr="009D2BF3">
              <w:t>@pytest.mark.django_db</w:t>
            </w:r>
          </w:p>
          <w:p w:rsidR="009D2BF3" w:rsidRPr="009D2BF3" w:rsidRDefault="009D2BF3" w:rsidP="009D2BF3">
            <w:pPr>
              <w:pStyle w:val="Prrafodelista"/>
              <w:tabs>
                <w:tab w:val="left" w:pos="915"/>
              </w:tabs>
            </w:pPr>
            <w:r w:rsidRPr="009D2BF3">
              <w:t>def test_marca_search():</w:t>
            </w:r>
          </w:p>
          <w:p w:rsidR="009D2BF3" w:rsidRPr="009D2BF3" w:rsidRDefault="009D2BF3" w:rsidP="009D2BF3">
            <w:pPr>
              <w:pStyle w:val="Prrafodelista"/>
              <w:tabs>
                <w:tab w:val="left" w:pos="915"/>
              </w:tabs>
              <w:rPr>
                <w:lang w:val="es-MX"/>
              </w:rPr>
            </w:pPr>
            <w:r w:rsidRPr="009D2BF3">
              <w:t xml:space="preserve">    </w:t>
            </w:r>
            <w:r w:rsidRPr="009D2BF3">
              <w:rPr>
                <w:lang w:val="es-MX"/>
              </w:rPr>
              <w:t>Marca.objects.create(</w:t>
            </w:r>
          </w:p>
          <w:p w:rsidR="009D2BF3" w:rsidRPr="009D2BF3" w:rsidRDefault="009D2BF3" w:rsidP="009D2BF3">
            <w:pPr>
              <w:pStyle w:val="Prrafodelista"/>
              <w:tabs>
                <w:tab w:val="left" w:pos="915"/>
              </w:tabs>
              <w:rPr>
                <w:lang w:val="es-MX"/>
              </w:rPr>
            </w:pPr>
            <w:r w:rsidRPr="009D2BF3">
              <w:rPr>
                <w:lang w:val="es-MX"/>
              </w:rPr>
              <w:t xml:space="preserve">        nombre="Norma"</w:t>
            </w:r>
          </w:p>
          <w:p w:rsidR="009D2BF3" w:rsidRPr="009D2BF3" w:rsidRDefault="009D2BF3" w:rsidP="009D2BF3">
            <w:pPr>
              <w:pStyle w:val="Prrafodelista"/>
              <w:tabs>
                <w:tab w:val="left" w:pos="915"/>
              </w:tabs>
              <w:rPr>
                <w:lang w:val="es-MX"/>
              </w:rPr>
            </w:pPr>
            <w:r w:rsidRPr="009D2BF3">
              <w:rPr>
                <w:lang w:val="es-MX"/>
              </w:rPr>
              <w:t xml:space="preserve">    )</w:t>
            </w:r>
          </w:p>
          <w:p w:rsidR="009D2BF3" w:rsidRPr="009D2BF3" w:rsidRDefault="009D2BF3" w:rsidP="009D2BF3">
            <w:pPr>
              <w:pStyle w:val="Prrafodelista"/>
              <w:tabs>
                <w:tab w:val="left" w:pos="915"/>
              </w:tabs>
              <w:rPr>
                <w:lang w:val="es-MX"/>
              </w:rPr>
            </w:pPr>
            <w:r w:rsidRPr="009D2BF3">
              <w:rPr>
                <w:lang w:val="es-MX"/>
              </w:rPr>
              <w:t xml:space="preserve">    Marca.objects.create(</w:t>
            </w:r>
          </w:p>
          <w:p w:rsidR="009D2BF3" w:rsidRPr="009D2BF3" w:rsidRDefault="009D2BF3" w:rsidP="009D2BF3">
            <w:pPr>
              <w:pStyle w:val="Prrafodelista"/>
              <w:tabs>
                <w:tab w:val="left" w:pos="915"/>
              </w:tabs>
              <w:rPr>
                <w:lang w:val="es-MX"/>
              </w:rPr>
            </w:pPr>
            <w:r w:rsidRPr="009D2BF3">
              <w:rPr>
                <w:lang w:val="es-MX"/>
              </w:rPr>
              <w:t xml:space="preserve">        nombre="Primsa Color"</w:t>
            </w:r>
          </w:p>
          <w:p w:rsidR="009D2BF3" w:rsidRPr="005620FD" w:rsidRDefault="009D2BF3" w:rsidP="009D2BF3">
            <w:pPr>
              <w:pStyle w:val="Prrafodelista"/>
              <w:tabs>
                <w:tab w:val="left" w:pos="915"/>
              </w:tabs>
            </w:pPr>
            <w:r w:rsidRPr="009D2BF3">
              <w:rPr>
                <w:lang w:val="es-MX"/>
              </w:rPr>
              <w:t xml:space="preserve">    </w:t>
            </w:r>
            <w:r w:rsidRPr="005620FD">
              <w:t>)</w:t>
            </w:r>
          </w:p>
          <w:p w:rsidR="009D2BF3" w:rsidRPr="009D2BF3" w:rsidRDefault="009D2BF3" w:rsidP="009D2BF3">
            <w:pPr>
              <w:pStyle w:val="Prrafodelista"/>
              <w:tabs>
                <w:tab w:val="left" w:pos="915"/>
              </w:tabs>
              <w:ind w:left="0"/>
            </w:pPr>
            <w:r w:rsidRPr="009D2BF3">
              <w:t xml:space="preserve">    assert Marca.objects.get(nombre='Norma')</w:t>
            </w:r>
            <w:r w:rsidRPr="009D2BF3">
              <w:tab/>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eliminar una marca</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test_marca_delete():</w:t>
            </w:r>
          </w:p>
          <w:p w:rsidR="005620FD" w:rsidRPr="005620FD" w:rsidRDefault="005620FD" w:rsidP="005620FD">
            <w:pPr>
              <w:pStyle w:val="Prrafodelista"/>
            </w:pPr>
            <w:r w:rsidRPr="005620FD">
              <w:t xml:space="preserve">    Marca.objects.create(</w:t>
            </w:r>
          </w:p>
          <w:p w:rsidR="005620FD" w:rsidRPr="005620FD" w:rsidRDefault="005620FD" w:rsidP="005620FD">
            <w:pPr>
              <w:pStyle w:val="Prrafodelista"/>
              <w:rPr>
                <w:lang w:val="es-MX"/>
              </w:rPr>
            </w:pPr>
            <w:r w:rsidRPr="005620FD">
              <w:t xml:space="preserve">        </w:t>
            </w:r>
            <w:r w:rsidRPr="005620FD">
              <w:rPr>
                <w:lang w:val="es-MX"/>
              </w:rPr>
              <w:t>nombre="Norma"</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Marca.objects.create(</w:t>
            </w:r>
          </w:p>
          <w:p w:rsidR="005620FD" w:rsidRPr="00FA5004" w:rsidRDefault="005620FD" w:rsidP="005620FD">
            <w:pPr>
              <w:pStyle w:val="Prrafodelista"/>
            </w:pPr>
            <w:r w:rsidRPr="005620FD">
              <w:rPr>
                <w:lang w:val="es-MX"/>
              </w:rPr>
              <w:t xml:space="preserve">        </w:t>
            </w:r>
            <w:r w:rsidRPr="00FA5004">
              <w:t>nombre="Prisma Color"</w:t>
            </w:r>
          </w:p>
          <w:p w:rsidR="005620FD" w:rsidRPr="005620FD" w:rsidRDefault="005620FD" w:rsidP="005620FD">
            <w:pPr>
              <w:pStyle w:val="Prrafodelista"/>
            </w:pPr>
            <w:r w:rsidRPr="00FA5004">
              <w:t xml:space="preserve">    </w:t>
            </w:r>
            <w:r w:rsidRPr="005620FD">
              <w:t>)</w:t>
            </w:r>
          </w:p>
          <w:p w:rsidR="005620FD" w:rsidRPr="005620FD" w:rsidRDefault="005620FD" w:rsidP="005620FD">
            <w:pPr>
              <w:pStyle w:val="Prrafodelista"/>
            </w:pPr>
            <w:r w:rsidRPr="005620FD">
              <w:t xml:space="preserve">    assert Marca.objects.count()==2</w:t>
            </w:r>
          </w:p>
          <w:p w:rsidR="005620FD" w:rsidRPr="005620FD" w:rsidRDefault="005620FD" w:rsidP="005620FD">
            <w:pPr>
              <w:pStyle w:val="Prrafodelista"/>
            </w:pPr>
            <w:r w:rsidRPr="005620FD">
              <w:t xml:space="preserve">    query =  Marca.objects.get(nombre='Norma')</w:t>
            </w:r>
          </w:p>
          <w:p w:rsidR="005620FD" w:rsidRPr="005620FD" w:rsidRDefault="005620FD" w:rsidP="005620FD">
            <w:pPr>
              <w:pStyle w:val="Prrafodelista"/>
            </w:pPr>
            <w:r w:rsidRPr="005620FD">
              <w:t xml:space="preserve">    query.delete()</w:t>
            </w:r>
          </w:p>
          <w:p w:rsidR="009D2BF3" w:rsidRPr="005620FD" w:rsidRDefault="005620FD" w:rsidP="005620FD">
            <w:pPr>
              <w:pStyle w:val="Prrafodelista"/>
              <w:ind w:left="0"/>
            </w:pPr>
            <w:r w:rsidRPr="005620FD">
              <w:t xml:space="preserve">    assert Marca.objects.count()==1</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lastRenderedPageBreak/>
              <w:t>buscar un producto</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test_producto_buscar():</w:t>
            </w:r>
          </w:p>
          <w:p w:rsidR="005620FD" w:rsidRPr="005620FD" w:rsidRDefault="005620FD" w:rsidP="005620FD">
            <w:pPr>
              <w:pStyle w:val="Prrafodelista"/>
            </w:pPr>
            <w:r w:rsidRPr="005620FD">
              <w:t xml:space="preserve">    Categoria.objects.create(</w:t>
            </w:r>
          </w:p>
          <w:p w:rsidR="005620FD" w:rsidRPr="005620FD" w:rsidRDefault="005620FD" w:rsidP="005620FD">
            <w:pPr>
              <w:pStyle w:val="Prrafodelista"/>
              <w:rPr>
                <w:lang w:val="es-MX"/>
              </w:rPr>
            </w:pPr>
            <w:r w:rsidRPr="005620FD">
              <w:t xml:space="preserve">        </w:t>
            </w:r>
            <w:r w:rsidRPr="005620FD">
              <w:rPr>
                <w:lang w:val="es-MX"/>
              </w:rPr>
              <w:t>nombre="Papel"</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Categoria.objects.create(</w:t>
            </w:r>
          </w:p>
          <w:p w:rsidR="005620FD" w:rsidRPr="005620FD" w:rsidRDefault="005620FD" w:rsidP="005620FD">
            <w:pPr>
              <w:pStyle w:val="Prrafodelista"/>
              <w:rPr>
                <w:lang w:val="es-MX"/>
              </w:rPr>
            </w:pPr>
            <w:r w:rsidRPr="005620FD">
              <w:rPr>
                <w:lang w:val="es-MX"/>
              </w:rPr>
              <w:t xml:space="preserve">        nombre="Carton"</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Marca.objects.create(</w:t>
            </w:r>
          </w:p>
          <w:p w:rsidR="005620FD" w:rsidRPr="005620FD" w:rsidRDefault="005620FD" w:rsidP="005620FD">
            <w:pPr>
              <w:pStyle w:val="Prrafodelista"/>
              <w:rPr>
                <w:lang w:val="es-MX"/>
              </w:rPr>
            </w:pPr>
            <w:r w:rsidRPr="005620FD">
              <w:rPr>
                <w:lang w:val="es-MX"/>
              </w:rPr>
              <w:t xml:space="preserve">        nombre="Norma"</w:t>
            </w:r>
          </w:p>
          <w:p w:rsidR="005620FD" w:rsidRPr="00FA5004" w:rsidRDefault="005620FD" w:rsidP="005620FD">
            <w:pPr>
              <w:pStyle w:val="Prrafodelista"/>
            </w:pPr>
            <w:r w:rsidRPr="005620FD">
              <w:rPr>
                <w:lang w:val="es-MX"/>
              </w:rPr>
              <w:t xml:space="preserve">    </w:t>
            </w:r>
            <w:r w:rsidRPr="00FA5004">
              <w:t>)</w:t>
            </w:r>
          </w:p>
          <w:p w:rsidR="005620FD" w:rsidRPr="00FA5004" w:rsidRDefault="005620FD" w:rsidP="005620FD">
            <w:pPr>
              <w:pStyle w:val="Prrafodelista"/>
            </w:pPr>
            <w:r w:rsidRPr="00FA5004">
              <w:t xml:space="preserve">    Marca.objects.create(</w:t>
            </w:r>
          </w:p>
          <w:p w:rsidR="005620FD" w:rsidRPr="00FA5004" w:rsidRDefault="005620FD" w:rsidP="005620FD">
            <w:pPr>
              <w:pStyle w:val="Prrafodelista"/>
            </w:pPr>
            <w:r w:rsidRPr="00FA5004">
              <w:t xml:space="preserve">        nombre="Repograf"</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Proveedor.objects.create(</w:t>
            </w:r>
          </w:p>
          <w:p w:rsidR="005620FD" w:rsidRPr="005620FD" w:rsidRDefault="005620FD" w:rsidP="005620FD">
            <w:pPr>
              <w:pStyle w:val="Prrafodelista"/>
              <w:rPr>
                <w:lang w:val="es-MX"/>
              </w:rPr>
            </w:pPr>
            <w:r w:rsidRPr="00FA5004">
              <w:t xml:space="preserve">        </w:t>
            </w:r>
            <w:r w:rsidRPr="005620FD">
              <w:rPr>
                <w:lang w:val="es-MX"/>
              </w:rPr>
              <w:t>NIT = '804441-a',</w:t>
            </w:r>
          </w:p>
          <w:p w:rsidR="005620FD" w:rsidRPr="005620FD" w:rsidRDefault="005620FD" w:rsidP="005620FD">
            <w:pPr>
              <w:pStyle w:val="Prrafodelista"/>
              <w:rPr>
                <w:lang w:val="es-MX"/>
              </w:rPr>
            </w:pPr>
            <w:r w:rsidRPr="005620FD">
              <w:rPr>
                <w:lang w:val="es-MX"/>
              </w:rPr>
              <w:t xml:space="preserve">        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pPr>
            <w:r w:rsidRPr="005620FD">
              <w:rPr>
                <w:lang w:val="es-MX"/>
              </w:rPr>
              <w:t xml:space="preserve">        </w:t>
            </w:r>
            <w:r w:rsidRPr="005620FD">
              <w:t>correo = 'anafrank@mail.com',</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Proveedor.objects.create(</w:t>
            </w:r>
          </w:p>
          <w:p w:rsidR="005620FD" w:rsidRPr="00FA5004" w:rsidRDefault="005620FD" w:rsidP="005620FD">
            <w:pPr>
              <w:pStyle w:val="Prrafodelista"/>
              <w:rPr>
                <w:lang w:val="es-MX"/>
              </w:rPr>
            </w:pPr>
            <w:r w:rsidRPr="005620FD">
              <w:t xml:space="preserve">        </w:t>
            </w:r>
            <w:r w:rsidRPr="00FA5004">
              <w:rPr>
                <w:lang w:val="es-MX"/>
              </w:rPr>
              <w:t>NIT = '804441-b',</w:t>
            </w:r>
          </w:p>
          <w:p w:rsidR="005620FD" w:rsidRPr="005620FD" w:rsidRDefault="005620FD" w:rsidP="005620FD">
            <w:pPr>
              <w:pStyle w:val="Prrafodelista"/>
              <w:rPr>
                <w:lang w:val="es-MX"/>
              </w:rPr>
            </w:pPr>
            <w:r w:rsidRPr="00FA5004">
              <w:rPr>
                <w:lang w:val="es-MX"/>
              </w:rPr>
              <w:t xml:space="preserve">        </w:t>
            </w:r>
            <w:r w:rsidRPr="005620FD">
              <w:rPr>
                <w:lang w:val="es-MX"/>
              </w:rPr>
              <w:t>razonSocial = 'TEST',</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'3188888888',</w:t>
            </w:r>
          </w:p>
          <w:p w:rsidR="005620FD" w:rsidRPr="00FA5004" w:rsidRDefault="005620FD" w:rsidP="005620FD">
            <w:pPr>
              <w:pStyle w:val="Prrafodelista"/>
            </w:pPr>
            <w:r w:rsidRPr="005620FD">
              <w:rPr>
                <w:lang w:val="es-MX"/>
              </w:rPr>
              <w:t xml:space="preserve">        </w:t>
            </w:r>
            <w:r w:rsidRPr="00FA5004">
              <w:t>correo = 'test@mail.com',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Producto.objects.create(</w:t>
            </w:r>
          </w:p>
          <w:p w:rsidR="005620FD" w:rsidRPr="005620FD" w:rsidRDefault="005620FD" w:rsidP="005620FD">
            <w:pPr>
              <w:pStyle w:val="Prrafodelista"/>
              <w:rPr>
                <w:lang w:val="es-MX"/>
              </w:rPr>
            </w:pPr>
            <w:r w:rsidRPr="005620FD">
              <w:rPr>
                <w:lang w:val="es-MX"/>
              </w:rPr>
              <w:t xml:space="preserve">        categoria = Categoria.objects.get(nombre="Carton"),</w:t>
            </w:r>
          </w:p>
          <w:p w:rsidR="005620FD" w:rsidRPr="005620FD" w:rsidRDefault="005620FD" w:rsidP="005620FD">
            <w:pPr>
              <w:pStyle w:val="Prrafodelista"/>
              <w:rPr>
                <w:lang w:val="es-MX"/>
              </w:rPr>
            </w:pPr>
            <w:r w:rsidRPr="005620FD">
              <w:rPr>
                <w:lang w:val="es-MX"/>
              </w:rPr>
              <w:t xml:space="preserve">        nombre='Carton Paja',</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lastRenderedPageBreak/>
              <w:t xml:space="preserve">        </w:t>
            </w:r>
            <w:r w:rsidRPr="005620FD">
              <w:t>proveedor = Proveedor.objects.get(NIT='804441-b'),</w:t>
            </w:r>
          </w:p>
          <w:p w:rsidR="005620FD" w:rsidRPr="005620FD" w:rsidRDefault="005620FD" w:rsidP="005620FD">
            <w:pPr>
              <w:pStyle w:val="Prrafodelista"/>
              <w:rPr>
                <w:lang w:val="es-MX"/>
              </w:rPr>
            </w:pPr>
            <w:r w:rsidRPr="005620FD">
              <w:t xml:space="preserve">        </w:t>
            </w:r>
            <w:r w:rsidRPr="005620FD">
              <w:rPr>
                <w:lang w:val="es-MX"/>
              </w:rPr>
              <w:t>marca = Marca.objects.get(nombre='Repograf')</w:t>
            </w:r>
          </w:p>
          <w:p w:rsidR="005620FD" w:rsidRPr="005620FD" w:rsidRDefault="005620FD" w:rsidP="005620FD">
            <w:pPr>
              <w:pStyle w:val="Prrafodelista"/>
            </w:pPr>
            <w:r w:rsidRPr="005620FD">
              <w:rPr>
                <w:lang w:val="es-MX"/>
              </w:rPr>
              <w:t xml:space="preserve">    </w:t>
            </w:r>
            <w:r w:rsidRPr="005620FD">
              <w:t>)</w:t>
            </w:r>
          </w:p>
          <w:p w:rsidR="005620FD" w:rsidRPr="005620FD" w:rsidRDefault="005620FD" w:rsidP="005620FD">
            <w:pPr>
              <w:pStyle w:val="Prrafodelista"/>
            </w:pPr>
            <w:r w:rsidRPr="005620FD">
              <w:t xml:space="preserve">    assert Producto.objects.get(nombre="Papel bond")</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test_producto_create():</w:t>
            </w:r>
          </w:p>
          <w:p w:rsidR="005620FD" w:rsidRPr="005620FD" w:rsidRDefault="005620FD" w:rsidP="005620FD">
            <w:pPr>
              <w:pStyle w:val="Prrafodelista"/>
              <w:rPr>
                <w:lang w:val="es-MX"/>
              </w:rPr>
            </w:pPr>
            <w:r w:rsidRPr="005620FD">
              <w:t xml:space="preserve">    </w:t>
            </w:r>
            <w:r w:rsidRPr="005620FD">
              <w:rPr>
                <w:lang w:val="es-MX"/>
              </w:rPr>
              <w:t>Categoria.objects.create(</w:t>
            </w:r>
          </w:p>
          <w:p w:rsidR="005620FD" w:rsidRPr="005620FD" w:rsidRDefault="005620FD" w:rsidP="005620FD">
            <w:pPr>
              <w:pStyle w:val="Prrafodelista"/>
              <w:rPr>
                <w:lang w:val="es-MX"/>
              </w:rPr>
            </w:pPr>
            <w:r w:rsidRPr="005620FD">
              <w:rPr>
                <w:lang w:val="es-MX"/>
              </w:rPr>
              <w:t xml:space="preserve">        nombre="Papel"</w:t>
            </w:r>
          </w:p>
          <w:p w:rsidR="005620FD" w:rsidRPr="005620FD" w:rsidRDefault="005620FD" w:rsidP="005620FD">
            <w:pPr>
              <w:pStyle w:val="Prrafodelista"/>
            </w:pPr>
            <w:r w:rsidRPr="005620FD">
              <w:rPr>
                <w:lang w:val="es-MX"/>
              </w:rPr>
              <w:t xml:space="preserve">    </w:t>
            </w:r>
            <w:r w:rsidRPr="005620FD">
              <w:t>)</w:t>
            </w:r>
          </w:p>
          <w:p w:rsidR="005620FD" w:rsidRPr="005620FD" w:rsidRDefault="005620FD" w:rsidP="005620FD">
            <w:pPr>
              <w:pStyle w:val="Prrafodelista"/>
            </w:pPr>
            <w:r w:rsidRPr="005620FD">
              <w:t xml:space="preserve">    Marca.objects.create(</w:t>
            </w:r>
          </w:p>
          <w:p w:rsidR="005620FD" w:rsidRPr="005620FD" w:rsidRDefault="005620FD" w:rsidP="005620FD">
            <w:pPr>
              <w:pStyle w:val="Prrafodelista"/>
            </w:pPr>
            <w:r w:rsidRPr="005620FD">
              <w:t xml:space="preserve">        nombre="Norma"</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Proveedor.objects.create(</w:t>
            </w:r>
          </w:p>
          <w:p w:rsidR="005620FD" w:rsidRPr="005620FD" w:rsidRDefault="005620FD" w:rsidP="005620FD">
            <w:pPr>
              <w:pStyle w:val="Prrafodelista"/>
            </w:pPr>
            <w:r w:rsidRPr="005620FD">
              <w:t xml:space="preserve">        NIT = '804441-a',</w:t>
            </w:r>
          </w:p>
          <w:p w:rsidR="005620FD" w:rsidRPr="005620FD" w:rsidRDefault="005620FD" w:rsidP="005620FD">
            <w:pPr>
              <w:pStyle w:val="Prrafodelista"/>
              <w:rPr>
                <w:lang w:val="es-MX"/>
              </w:rPr>
            </w:pPr>
            <w:r w:rsidRPr="005620FD">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FA5004" w:rsidRDefault="005620FD" w:rsidP="005620FD">
            <w:pPr>
              <w:pStyle w:val="Prrafodelista"/>
            </w:pPr>
            <w:r w:rsidRPr="005620FD">
              <w:rPr>
                <w:lang w:val="es-MX"/>
              </w:rPr>
              <w:t xml:space="preserve">        </w:t>
            </w:r>
            <w:r w:rsidRPr="00FA5004">
              <w:t>correo = 'anafrank@mail.com',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5620FD" w:rsidRDefault="005620FD" w:rsidP="005620FD">
            <w:pPr>
              <w:pStyle w:val="Prrafodelista"/>
              <w:rPr>
                <w:lang w:val="es-MX"/>
              </w:rPr>
            </w:pPr>
            <w:r w:rsidRPr="005620FD">
              <w:rPr>
                <w:lang w:val="es-MX"/>
              </w:rPr>
              <w:t xml:space="preserve">    )</w:t>
            </w:r>
          </w:p>
          <w:p w:rsidR="009D2BF3" w:rsidRDefault="005620FD" w:rsidP="005620FD">
            <w:pPr>
              <w:pStyle w:val="Prrafodelista"/>
              <w:ind w:left="0"/>
              <w:rPr>
                <w:lang w:val="es-MX"/>
              </w:rPr>
            </w:pPr>
            <w:r w:rsidRPr="005620FD">
              <w:rPr>
                <w:lang w:val="es-MX"/>
              </w:rPr>
              <w:t xml:space="preserve">    assert Producto.objects.count() == 1</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crear producto</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test_producto_create():</w:t>
            </w:r>
          </w:p>
          <w:p w:rsidR="005620FD" w:rsidRPr="005620FD" w:rsidRDefault="005620FD" w:rsidP="005620FD">
            <w:pPr>
              <w:pStyle w:val="Prrafodelista"/>
              <w:rPr>
                <w:lang w:val="es-MX"/>
              </w:rPr>
            </w:pPr>
            <w:r w:rsidRPr="005620FD">
              <w:t xml:space="preserve">    </w:t>
            </w:r>
            <w:r w:rsidRPr="005620FD">
              <w:rPr>
                <w:lang w:val="es-MX"/>
              </w:rPr>
              <w:t>Categoria.objects.create(</w:t>
            </w:r>
          </w:p>
          <w:p w:rsidR="005620FD" w:rsidRPr="005620FD" w:rsidRDefault="005620FD" w:rsidP="005620FD">
            <w:pPr>
              <w:pStyle w:val="Prrafodelista"/>
              <w:rPr>
                <w:lang w:val="es-MX"/>
              </w:rPr>
            </w:pPr>
            <w:r w:rsidRPr="005620FD">
              <w:rPr>
                <w:lang w:val="es-MX"/>
              </w:rPr>
              <w:t xml:space="preserve">        nombre="Papel"</w:t>
            </w:r>
          </w:p>
          <w:p w:rsidR="005620FD" w:rsidRPr="005620FD" w:rsidRDefault="005620FD" w:rsidP="005620FD">
            <w:pPr>
              <w:pStyle w:val="Prrafodelista"/>
            </w:pPr>
            <w:r w:rsidRPr="005620FD">
              <w:rPr>
                <w:lang w:val="es-MX"/>
              </w:rPr>
              <w:t xml:space="preserve">    </w:t>
            </w:r>
            <w:r w:rsidRPr="005620FD">
              <w:t>)</w:t>
            </w:r>
          </w:p>
          <w:p w:rsidR="005620FD" w:rsidRPr="005620FD" w:rsidRDefault="005620FD" w:rsidP="005620FD">
            <w:pPr>
              <w:pStyle w:val="Prrafodelista"/>
            </w:pPr>
            <w:r w:rsidRPr="005620FD">
              <w:t xml:space="preserve">    Marca.objects.create(</w:t>
            </w:r>
          </w:p>
          <w:p w:rsidR="005620FD" w:rsidRPr="005620FD" w:rsidRDefault="005620FD" w:rsidP="005620FD">
            <w:pPr>
              <w:pStyle w:val="Prrafodelista"/>
            </w:pPr>
            <w:r w:rsidRPr="005620FD">
              <w:t xml:space="preserve">        nombre="Norma"</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Proveedor.objects.create(</w:t>
            </w:r>
          </w:p>
          <w:p w:rsidR="005620FD" w:rsidRPr="005620FD" w:rsidRDefault="005620FD" w:rsidP="005620FD">
            <w:pPr>
              <w:pStyle w:val="Prrafodelista"/>
            </w:pPr>
            <w:r w:rsidRPr="005620FD">
              <w:t xml:space="preserve">        NIT = '804441-a',</w:t>
            </w:r>
          </w:p>
          <w:p w:rsidR="005620FD" w:rsidRPr="005620FD" w:rsidRDefault="005620FD" w:rsidP="005620FD">
            <w:pPr>
              <w:pStyle w:val="Prrafodelista"/>
              <w:rPr>
                <w:lang w:val="es-MX"/>
              </w:rPr>
            </w:pPr>
            <w:r w:rsidRPr="005620FD">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lastRenderedPageBreak/>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FA5004" w:rsidRDefault="005620FD" w:rsidP="005620FD">
            <w:pPr>
              <w:pStyle w:val="Prrafodelista"/>
            </w:pPr>
            <w:r w:rsidRPr="005620FD">
              <w:rPr>
                <w:lang w:val="es-MX"/>
              </w:rPr>
              <w:t xml:space="preserve">        </w:t>
            </w:r>
            <w:r w:rsidRPr="00FA5004">
              <w:t>correo = 'anafrank@mail.com',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5620FD" w:rsidRDefault="005620FD" w:rsidP="005620FD">
            <w:pPr>
              <w:pStyle w:val="Prrafodelista"/>
              <w:rPr>
                <w:lang w:val="es-MX"/>
              </w:rPr>
            </w:pPr>
            <w:r w:rsidRPr="005620FD">
              <w:rPr>
                <w:lang w:val="es-MX"/>
              </w:rPr>
              <w:t xml:space="preserve">    )</w:t>
            </w:r>
          </w:p>
          <w:p w:rsidR="009D2BF3" w:rsidRDefault="005620FD" w:rsidP="005620FD">
            <w:pPr>
              <w:pStyle w:val="Prrafodelista"/>
              <w:ind w:left="0"/>
              <w:rPr>
                <w:lang w:val="es-MX"/>
              </w:rPr>
            </w:pPr>
            <w:r w:rsidRPr="005620FD">
              <w:rPr>
                <w:lang w:val="es-MX"/>
              </w:rPr>
              <w:t xml:space="preserve">    assert Producto.objects.count() == 1</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actualizar producto</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test_producto_actualizar():</w:t>
            </w:r>
          </w:p>
          <w:p w:rsidR="005620FD" w:rsidRPr="005620FD" w:rsidRDefault="005620FD" w:rsidP="005620FD">
            <w:pPr>
              <w:pStyle w:val="Prrafodelista"/>
            </w:pPr>
            <w:r w:rsidRPr="005620FD">
              <w:t xml:space="preserve">    Categoria.objects.create(</w:t>
            </w:r>
          </w:p>
          <w:p w:rsidR="005620FD" w:rsidRPr="005620FD" w:rsidRDefault="005620FD" w:rsidP="005620FD">
            <w:pPr>
              <w:pStyle w:val="Prrafodelista"/>
              <w:rPr>
                <w:lang w:val="es-MX"/>
              </w:rPr>
            </w:pPr>
            <w:r w:rsidRPr="005620FD">
              <w:t xml:space="preserve">        </w:t>
            </w:r>
            <w:r w:rsidRPr="005620FD">
              <w:rPr>
                <w:lang w:val="es-MX"/>
              </w:rPr>
              <w:t>nombre="Papel"</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Marca.objects.create(</w:t>
            </w:r>
          </w:p>
          <w:p w:rsidR="005620FD" w:rsidRPr="005620FD" w:rsidRDefault="005620FD" w:rsidP="005620FD">
            <w:pPr>
              <w:pStyle w:val="Prrafodelista"/>
              <w:rPr>
                <w:lang w:val="es-MX"/>
              </w:rPr>
            </w:pPr>
            <w:r w:rsidRPr="005620FD">
              <w:rPr>
                <w:lang w:val="es-MX"/>
              </w:rPr>
              <w:t xml:space="preserve">        nombre="Norma"</w:t>
            </w:r>
          </w:p>
          <w:p w:rsidR="005620FD" w:rsidRPr="00FA5004" w:rsidRDefault="005620FD" w:rsidP="005620FD">
            <w:pPr>
              <w:pStyle w:val="Prrafodelista"/>
              <w:rPr>
                <w:lang w:val="es-MX"/>
              </w:rPr>
            </w:pPr>
            <w:r w:rsidRPr="005620FD">
              <w:rPr>
                <w:lang w:val="es-MX"/>
              </w:rPr>
              <w:t xml:space="preserve">    </w:t>
            </w:r>
            <w:r w:rsidRPr="00FA5004">
              <w:rPr>
                <w:lang w:val="es-MX"/>
              </w:rPr>
              <w:t>)</w:t>
            </w:r>
          </w:p>
          <w:p w:rsidR="005620FD" w:rsidRPr="00FA5004" w:rsidRDefault="005620FD" w:rsidP="005620FD">
            <w:pPr>
              <w:pStyle w:val="Prrafodelista"/>
              <w:rPr>
                <w:lang w:val="es-MX"/>
              </w:rPr>
            </w:pPr>
            <w:r w:rsidRPr="00FA5004">
              <w:rPr>
                <w:lang w:val="es-MX"/>
              </w:rPr>
              <w:t xml:space="preserve">    Proveedor.objects.create(</w:t>
            </w:r>
          </w:p>
          <w:p w:rsidR="005620FD" w:rsidRPr="00FA5004" w:rsidRDefault="005620FD" w:rsidP="005620FD">
            <w:pPr>
              <w:pStyle w:val="Prrafodelista"/>
              <w:rPr>
                <w:lang w:val="es-MX"/>
              </w:rPr>
            </w:pPr>
            <w:r w:rsidRPr="00FA5004">
              <w:rPr>
                <w:lang w:val="es-MX"/>
              </w:rPr>
              <w:t xml:space="preserve">        NIT = '804441-a',</w:t>
            </w:r>
          </w:p>
          <w:p w:rsidR="005620FD" w:rsidRPr="005620FD" w:rsidRDefault="005620FD" w:rsidP="005620FD">
            <w:pPr>
              <w:pStyle w:val="Prrafodelista"/>
              <w:rPr>
                <w:lang w:val="es-MX"/>
              </w:rPr>
            </w:pPr>
            <w:r w:rsidRPr="00FA5004">
              <w:rPr>
                <w:lang w:val="es-MX"/>
              </w:rPr>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FA5004" w:rsidRDefault="005620FD" w:rsidP="005620FD">
            <w:pPr>
              <w:pStyle w:val="Prrafodelista"/>
            </w:pPr>
            <w:r w:rsidRPr="005620FD">
              <w:rPr>
                <w:lang w:val="es-MX"/>
              </w:rPr>
              <w:t xml:space="preserve">        </w:t>
            </w:r>
            <w:r w:rsidRPr="00FA5004">
              <w:t>correo = 'anafrank@mail.com',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query = Producto.objects.get(nombre="Papel bond")</w:t>
            </w:r>
          </w:p>
          <w:p w:rsidR="005620FD" w:rsidRPr="005620FD" w:rsidRDefault="005620FD" w:rsidP="005620FD">
            <w:pPr>
              <w:pStyle w:val="Prrafodelista"/>
              <w:rPr>
                <w:lang w:val="es-MX"/>
              </w:rPr>
            </w:pPr>
            <w:r w:rsidRPr="005620FD">
              <w:rPr>
                <w:lang w:val="es-MX"/>
              </w:rPr>
              <w:t xml:space="preserve">    query.nombre = "Papel cometa"</w:t>
            </w:r>
          </w:p>
          <w:p w:rsidR="005620FD" w:rsidRPr="005620FD" w:rsidRDefault="005620FD" w:rsidP="005620FD">
            <w:pPr>
              <w:pStyle w:val="Prrafodelista"/>
              <w:rPr>
                <w:lang w:val="es-MX"/>
              </w:rPr>
            </w:pPr>
            <w:r w:rsidRPr="005620FD">
              <w:rPr>
                <w:lang w:val="es-MX"/>
              </w:rPr>
              <w:t xml:space="preserve">    query.save()</w:t>
            </w:r>
          </w:p>
          <w:p w:rsidR="005620FD" w:rsidRPr="005620FD" w:rsidRDefault="005620FD" w:rsidP="005620FD">
            <w:pPr>
              <w:pStyle w:val="Prrafodelista"/>
              <w:rPr>
                <w:lang w:val="es-MX"/>
              </w:rPr>
            </w:pPr>
            <w:r w:rsidRPr="005620FD">
              <w:rPr>
                <w:lang w:val="es-MX"/>
              </w:rPr>
              <w:lastRenderedPageBreak/>
              <w:t xml:space="preserve">    assert Producto.objects.get(nombre="Papel cometa")</w:t>
            </w:r>
          </w:p>
          <w:p w:rsidR="009D2BF3" w:rsidRDefault="009D2BF3" w:rsidP="009D2BF3">
            <w:pPr>
              <w:pStyle w:val="Prrafodelista"/>
              <w:ind w:left="0"/>
              <w:rPr>
                <w:lang w:val="es-MX"/>
              </w:rPr>
            </w:pP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eliminar producto</w:t>
            </w:r>
          </w:p>
        </w:tc>
        <w:tc>
          <w:tcPr>
            <w:tcW w:w="5528" w:type="dxa"/>
          </w:tcPr>
          <w:p w:rsidR="005620FD" w:rsidRPr="00CC497E" w:rsidRDefault="005620FD" w:rsidP="005620FD">
            <w:pPr>
              <w:pStyle w:val="Prrafodelista"/>
            </w:pPr>
          </w:p>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test_producto_eliminar():</w:t>
            </w:r>
          </w:p>
          <w:p w:rsidR="005620FD" w:rsidRPr="005620FD" w:rsidRDefault="005620FD" w:rsidP="005620FD">
            <w:pPr>
              <w:pStyle w:val="Prrafodelista"/>
            </w:pPr>
            <w:r w:rsidRPr="005620FD">
              <w:t xml:space="preserve">    Categoria.objects.create(</w:t>
            </w:r>
          </w:p>
          <w:p w:rsidR="005620FD" w:rsidRPr="005620FD" w:rsidRDefault="005620FD" w:rsidP="005620FD">
            <w:pPr>
              <w:pStyle w:val="Prrafodelista"/>
              <w:rPr>
                <w:lang w:val="es-MX"/>
              </w:rPr>
            </w:pPr>
            <w:r w:rsidRPr="005620FD">
              <w:t xml:space="preserve">        </w:t>
            </w:r>
            <w:r w:rsidRPr="005620FD">
              <w:rPr>
                <w:lang w:val="es-MX"/>
              </w:rPr>
              <w:t>nombre="Papel"</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Marca.objects.create(</w:t>
            </w:r>
          </w:p>
          <w:p w:rsidR="005620FD" w:rsidRPr="005620FD" w:rsidRDefault="005620FD" w:rsidP="005620FD">
            <w:pPr>
              <w:pStyle w:val="Prrafodelista"/>
              <w:rPr>
                <w:lang w:val="es-MX"/>
              </w:rPr>
            </w:pPr>
            <w:r w:rsidRPr="005620FD">
              <w:rPr>
                <w:lang w:val="es-MX"/>
              </w:rPr>
              <w:t xml:space="preserve">        nombre="Norma"</w:t>
            </w:r>
          </w:p>
          <w:p w:rsidR="005620FD" w:rsidRPr="00FA5004" w:rsidRDefault="005620FD" w:rsidP="005620FD">
            <w:pPr>
              <w:pStyle w:val="Prrafodelista"/>
              <w:rPr>
                <w:lang w:val="es-MX"/>
              </w:rPr>
            </w:pPr>
            <w:r w:rsidRPr="005620FD">
              <w:rPr>
                <w:lang w:val="es-MX"/>
              </w:rPr>
              <w:t xml:space="preserve">    </w:t>
            </w:r>
            <w:r w:rsidRPr="00FA5004">
              <w:rPr>
                <w:lang w:val="es-MX"/>
              </w:rPr>
              <w:t>)</w:t>
            </w:r>
          </w:p>
          <w:p w:rsidR="005620FD" w:rsidRPr="00FA5004" w:rsidRDefault="005620FD" w:rsidP="005620FD">
            <w:pPr>
              <w:pStyle w:val="Prrafodelista"/>
              <w:rPr>
                <w:lang w:val="es-MX"/>
              </w:rPr>
            </w:pPr>
            <w:r w:rsidRPr="00FA5004">
              <w:rPr>
                <w:lang w:val="es-MX"/>
              </w:rPr>
              <w:t xml:space="preserve">    Proveedor.objects.create(</w:t>
            </w:r>
          </w:p>
          <w:p w:rsidR="005620FD" w:rsidRPr="00FA5004" w:rsidRDefault="005620FD" w:rsidP="005620FD">
            <w:pPr>
              <w:pStyle w:val="Prrafodelista"/>
              <w:rPr>
                <w:lang w:val="es-MX"/>
              </w:rPr>
            </w:pPr>
            <w:r w:rsidRPr="00FA5004">
              <w:rPr>
                <w:lang w:val="es-MX"/>
              </w:rPr>
              <w:t xml:space="preserve">        NIT = '804441-a',</w:t>
            </w:r>
          </w:p>
          <w:p w:rsidR="005620FD" w:rsidRPr="005620FD" w:rsidRDefault="005620FD" w:rsidP="005620FD">
            <w:pPr>
              <w:pStyle w:val="Prrafodelista"/>
              <w:rPr>
                <w:lang w:val="es-MX"/>
              </w:rPr>
            </w:pPr>
            <w:r w:rsidRPr="00FA5004">
              <w:rPr>
                <w:lang w:val="es-MX"/>
              </w:rPr>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FA5004" w:rsidRDefault="005620FD" w:rsidP="005620FD">
            <w:pPr>
              <w:pStyle w:val="Prrafodelista"/>
            </w:pPr>
            <w:r w:rsidRPr="005620FD">
              <w:rPr>
                <w:lang w:val="es-MX"/>
              </w:rPr>
              <w:t xml:space="preserve">        </w:t>
            </w:r>
            <w:r w:rsidRPr="00FA5004">
              <w:t>correo = 'anafrank@mail.com',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CC497E" w:rsidRDefault="005620FD" w:rsidP="005620FD">
            <w:pPr>
              <w:pStyle w:val="Prrafodelista"/>
            </w:pPr>
            <w:r w:rsidRPr="005620FD">
              <w:rPr>
                <w:lang w:val="es-MX"/>
              </w:rPr>
              <w:t xml:space="preserve">    </w:t>
            </w:r>
            <w:r w:rsidRPr="00CC497E">
              <w:t>)</w:t>
            </w:r>
          </w:p>
          <w:p w:rsidR="005620FD" w:rsidRPr="00CC497E" w:rsidRDefault="005620FD" w:rsidP="005620FD">
            <w:pPr>
              <w:pStyle w:val="Prrafodelista"/>
            </w:pPr>
            <w:r w:rsidRPr="00CC497E">
              <w:t xml:space="preserve">    query = Producto.objects.get(nombre = 'Papel bond')</w:t>
            </w:r>
          </w:p>
          <w:p w:rsidR="005620FD" w:rsidRPr="00CC497E" w:rsidRDefault="005620FD" w:rsidP="005620FD">
            <w:pPr>
              <w:pStyle w:val="Prrafodelista"/>
            </w:pPr>
            <w:r w:rsidRPr="00CC497E">
              <w:t xml:space="preserve">    query.delete()</w:t>
            </w:r>
          </w:p>
          <w:p w:rsidR="009D2BF3" w:rsidRPr="00CC497E" w:rsidRDefault="005620FD" w:rsidP="005620FD">
            <w:pPr>
              <w:pStyle w:val="Prrafodelista"/>
              <w:ind w:left="0"/>
            </w:pPr>
            <w:r w:rsidRPr="00CC497E">
              <w:t xml:space="preserve">    assert Producto.objects.count() == 0</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crear cliente nuevo</w:t>
            </w:r>
          </w:p>
        </w:tc>
        <w:tc>
          <w:tcPr>
            <w:tcW w:w="5528" w:type="dxa"/>
          </w:tcPr>
          <w:p w:rsidR="005620FD" w:rsidRPr="00CC497E" w:rsidRDefault="005620FD" w:rsidP="005620FD">
            <w:pPr>
              <w:pStyle w:val="Prrafodelista"/>
            </w:pPr>
          </w:p>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test_producto_eliminar():</w:t>
            </w:r>
          </w:p>
          <w:p w:rsidR="005620FD" w:rsidRPr="005620FD" w:rsidRDefault="005620FD" w:rsidP="005620FD">
            <w:pPr>
              <w:pStyle w:val="Prrafodelista"/>
            </w:pPr>
            <w:r w:rsidRPr="005620FD">
              <w:t xml:space="preserve">    Categoria.objects.create(</w:t>
            </w:r>
          </w:p>
          <w:p w:rsidR="005620FD" w:rsidRPr="005620FD" w:rsidRDefault="005620FD" w:rsidP="005620FD">
            <w:pPr>
              <w:pStyle w:val="Prrafodelista"/>
              <w:rPr>
                <w:lang w:val="es-MX"/>
              </w:rPr>
            </w:pPr>
            <w:r w:rsidRPr="005620FD">
              <w:t xml:space="preserve">        </w:t>
            </w:r>
            <w:r w:rsidRPr="005620FD">
              <w:rPr>
                <w:lang w:val="es-MX"/>
              </w:rPr>
              <w:t>nombre="Papel"</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Marca.objects.create(</w:t>
            </w:r>
          </w:p>
          <w:p w:rsidR="005620FD" w:rsidRPr="005620FD" w:rsidRDefault="005620FD" w:rsidP="005620FD">
            <w:pPr>
              <w:pStyle w:val="Prrafodelista"/>
              <w:rPr>
                <w:lang w:val="es-MX"/>
              </w:rPr>
            </w:pPr>
            <w:r w:rsidRPr="005620FD">
              <w:rPr>
                <w:lang w:val="es-MX"/>
              </w:rPr>
              <w:t xml:space="preserve">        nombre="Norma"</w:t>
            </w:r>
          </w:p>
          <w:p w:rsidR="005620FD" w:rsidRPr="00FA5004" w:rsidRDefault="005620FD" w:rsidP="005620FD">
            <w:pPr>
              <w:pStyle w:val="Prrafodelista"/>
              <w:rPr>
                <w:lang w:val="es-MX"/>
              </w:rPr>
            </w:pPr>
            <w:r w:rsidRPr="005620FD">
              <w:rPr>
                <w:lang w:val="es-MX"/>
              </w:rPr>
              <w:t xml:space="preserve">    </w:t>
            </w:r>
            <w:r w:rsidRPr="00FA5004">
              <w:rPr>
                <w:lang w:val="es-MX"/>
              </w:rPr>
              <w:t>)</w:t>
            </w:r>
          </w:p>
          <w:p w:rsidR="005620FD" w:rsidRPr="00FA5004" w:rsidRDefault="005620FD" w:rsidP="005620FD">
            <w:pPr>
              <w:pStyle w:val="Prrafodelista"/>
              <w:rPr>
                <w:lang w:val="es-MX"/>
              </w:rPr>
            </w:pPr>
            <w:r w:rsidRPr="00FA5004">
              <w:rPr>
                <w:lang w:val="es-MX"/>
              </w:rPr>
              <w:t xml:space="preserve">    Proveedor.objects.create(</w:t>
            </w:r>
          </w:p>
          <w:p w:rsidR="005620FD" w:rsidRPr="00FA5004" w:rsidRDefault="005620FD" w:rsidP="005620FD">
            <w:pPr>
              <w:pStyle w:val="Prrafodelista"/>
              <w:rPr>
                <w:lang w:val="es-MX"/>
              </w:rPr>
            </w:pPr>
            <w:r w:rsidRPr="00FA5004">
              <w:rPr>
                <w:lang w:val="es-MX"/>
              </w:rPr>
              <w:t xml:space="preserve">        NIT = '804441-a',</w:t>
            </w:r>
          </w:p>
          <w:p w:rsidR="005620FD" w:rsidRPr="005620FD" w:rsidRDefault="005620FD" w:rsidP="005620FD">
            <w:pPr>
              <w:pStyle w:val="Prrafodelista"/>
              <w:rPr>
                <w:lang w:val="es-MX"/>
              </w:rPr>
            </w:pPr>
            <w:r w:rsidRPr="00FA5004">
              <w:rPr>
                <w:lang w:val="es-MX"/>
              </w:rPr>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lastRenderedPageBreak/>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FA5004" w:rsidRDefault="005620FD" w:rsidP="005620FD">
            <w:pPr>
              <w:pStyle w:val="Prrafodelista"/>
            </w:pPr>
            <w:r w:rsidRPr="005620FD">
              <w:rPr>
                <w:lang w:val="es-MX"/>
              </w:rPr>
              <w:t xml:space="preserve">        </w:t>
            </w:r>
            <w:r w:rsidRPr="00FA5004">
              <w:t>correo = 'anafrank@mail.com',</w:t>
            </w:r>
          </w:p>
          <w:p w:rsidR="005620FD" w:rsidRPr="00FA5004" w:rsidRDefault="005620FD" w:rsidP="005620FD">
            <w:pPr>
              <w:pStyle w:val="Prrafodelista"/>
            </w:pPr>
            <w:r w:rsidRPr="00FA5004">
              <w:t xml:space="preserve">    )</w:t>
            </w:r>
          </w:p>
          <w:p w:rsidR="005620FD" w:rsidRPr="00FA5004" w:rsidRDefault="005620FD" w:rsidP="005620FD">
            <w:pPr>
              <w:pStyle w:val="Prrafodelista"/>
            </w:pPr>
            <w:r w:rsidRPr="00FA5004">
              <w:t xml:space="preserve">    Producto.objects.create(</w:t>
            </w:r>
          </w:p>
          <w:p w:rsidR="005620FD" w:rsidRPr="005620FD" w:rsidRDefault="005620FD" w:rsidP="005620FD">
            <w:pPr>
              <w:pStyle w:val="Prrafodelista"/>
              <w:rPr>
                <w:lang w:val="es-MX"/>
              </w:rPr>
            </w:pPr>
            <w:r w:rsidRPr="00FA5004">
              <w:t xml:space="preserve">        </w:t>
            </w:r>
            <w:r w:rsidRPr="005620FD">
              <w:rPr>
                <w:lang w:val="es-MX"/>
              </w:rPr>
              <w:t>categoria = Categoria.objects.get(nombre="Papel"),</w:t>
            </w:r>
          </w:p>
          <w:p w:rsidR="005620FD" w:rsidRPr="005620FD" w:rsidRDefault="005620FD" w:rsidP="005620FD">
            <w:pPr>
              <w:pStyle w:val="Prrafodelista"/>
              <w:rPr>
                <w:lang w:val="es-MX"/>
              </w:rPr>
            </w:pPr>
            <w:r w:rsidRPr="005620FD">
              <w:rPr>
                <w:lang w:val="es-MX"/>
              </w:rPr>
              <w:t xml:space="preserve">        nombre='Papel bond',</w:t>
            </w:r>
          </w:p>
          <w:p w:rsidR="005620FD" w:rsidRPr="005620FD" w:rsidRDefault="005620FD" w:rsidP="005620FD">
            <w:pPr>
              <w:pStyle w:val="Prrafodelista"/>
              <w:rPr>
                <w:lang w:val="es-MX"/>
              </w:rPr>
            </w:pPr>
            <w:r w:rsidRPr="005620FD">
              <w:rPr>
                <w:lang w:val="es-MX"/>
              </w:rPr>
              <w:t xml:space="preserve">        cantidad = '10',</w:t>
            </w:r>
          </w:p>
          <w:p w:rsidR="005620FD" w:rsidRPr="005620FD" w:rsidRDefault="005620FD" w:rsidP="005620FD">
            <w:pPr>
              <w:pStyle w:val="Prrafodelista"/>
              <w:rPr>
                <w:lang w:val="es-MX"/>
              </w:rPr>
            </w:pPr>
            <w:r w:rsidRPr="005620FD">
              <w:rPr>
                <w:lang w:val="es-MX"/>
              </w:rPr>
              <w:t xml:space="preserve">        uniades = 'unidades',</w:t>
            </w:r>
          </w:p>
          <w:p w:rsidR="005620FD" w:rsidRPr="005620FD" w:rsidRDefault="005620FD" w:rsidP="005620FD">
            <w:pPr>
              <w:pStyle w:val="Prrafodelista"/>
              <w:rPr>
                <w:lang w:val="es-MX"/>
              </w:rPr>
            </w:pPr>
            <w:r w:rsidRPr="005620FD">
              <w:rPr>
                <w:lang w:val="es-MX"/>
              </w:rPr>
              <w:t xml:space="preserve">        precio_compra = '500',</w:t>
            </w:r>
          </w:p>
          <w:p w:rsidR="005620FD" w:rsidRPr="005620FD" w:rsidRDefault="005620FD" w:rsidP="005620FD">
            <w:pPr>
              <w:pStyle w:val="Prrafodelista"/>
            </w:pPr>
            <w:r w:rsidRPr="005620FD">
              <w:rPr>
                <w:lang w:val="es-MX"/>
              </w:rPr>
              <w:t xml:space="preserve">        </w:t>
            </w:r>
            <w:r w:rsidRPr="005620FD">
              <w:t>proveedor = Proveedor.objects.get(NIT='804441-a'),</w:t>
            </w:r>
          </w:p>
          <w:p w:rsidR="005620FD" w:rsidRPr="005620FD" w:rsidRDefault="005620FD" w:rsidP="005620FD">
            <w:pPr>
              <w:pStyle w:val="Prrafodelista"/>
              <w:rPr>
                <w:lang w:val="es-MX"/>
              </w:rPr>
            </w:pPr>
            <w:r w:rsidRPr="005620FD">
              <w:t xml:space="preserve">        </w:t>
            </w:r>
            <w:r w:rsidRPr="005620FD">
              <w:rPr>
                <w:lang w:val="es-MX"/>
              </w:rPr>
              <w:t>marca = Marca.objects.get(nombre='Norma')</w:t>
            </w:r>
          </w:p>
          <w:p w:rsidR="005620FD" w:rsidRPr="00CC497E" w:rsidRDefault="005620FD" w:rsidP="005620FD">
            <w:pPr>
              <w:pStyle w:val="Prrafodelista"/>
            </w:pPr>
            <w:r w:rsidRPr="005620FD">
              <w:rPr>
                <w:lang w:val="es-MX"/>
              </w:rPr>
              <w:t xml:space="preserve">    </w:t>
            </w:r>
            <w:r w:rsidRPr="00CC497E">
              <w:t>)</w:t>
            </w:r>
          </w:p>
          <w:p w:rsidR="005620FD" w:rsidRPr="00CC497E" w:rsidRDefault="005620FD" w:rsidP="005620FD">
            <w:pPr>
              <w:pStyle w:val="Prrafodelista"/>
            </w:pPr>
            <w:r w:rsidRPr="00CC497E">
              <w:t xml:space="preserve">    query = Producto.objects.get(nombre = 'Papel bond')</w:t>
            </w:r>
          </w:p>
          <w:p w:rsidR="005620FD" w:rsidRPr="00CC497E" w:rsidRDefault="005620FD" w:rsidP="005620FD">
            <w:pPr>
              <w:pStyle w:val="Prrafodelista"/>
            </w:pPr>
            <w:r w:rsidRPr="00CC497E">
              <w:t xml:space="preserve">    query.delete()</w:t>
            </w:r>
          </w:p>
          <w:p w:rsidR="009D2BF3" w:rsidRPr="00CC497E" w:rsidRDefault="005620FD" w:rsidP="005620FD">
            <w:pPr>
              <w:pStyle w:val="Prrafodelista"/>
              <w:ind w:left="0"/>
            </w:pPr>
            <w:r w:rsidRPr="00CC497E">
              <w:t xml:space="preserve">    assert Producto.objects.count() == 0</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buscar cliente</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test_cliente_buscar(client):</w:t>
            </w:r>
          </w:p>
          <w:p w:rsidR="005620FD" w:rsidRPr="005620FD" w:rsidRDefault="005620FD" w:rsidP="005620FD">
            <w:pPr>
              <w:pStyle w:val="Prrafodelista"/>
            </w:pPr>
            <w:r w:rsidRPr="005620FD">
              <w:t xml:space="preserve">    assert Cliente.objects.count() == 0</w:t>
            </w:r>
          </w:p>
          <w:p w:rsidR="005620FD" w:rsidRPr="00CC497E" w:rsidRDefault="005620FD" w:rsidP="005620FD">
            <w:pPr>
              <w:pStyle w:val="Prrafodelista"/>
            </w:pPr>
            <w:r w:rsidRPr="005620FD">
              <w:t xml:space="preserve">    </w:t>
            </w:r>
            <w:r w:rsidRPr="00CC497E">
              <w:t>assert Cliente.objects.create(</w:t>
            </w:r>
          </w:p>
          <w:p w:rsidR="005620FD" w:rsidRPr="00FA5004" w:rsidRDefault="005620FD" w:rsidP="005620FD">
            <w:pPr>
              <w:pStyle w:val="Prrafodelista"/>
            </w:pPr>
            <w:r w:rsidRPr="00CC497E">
              <w:t xml:space="preserve">        </w:t>
            </w:r>
            <w:r w:rsidRPr="00FA5004">
              <w:t>identificacion = '1234567890',</w:t>
            </w:r>
          </w:p>
          <w:p w:rsidR="005620FD" w:rsidRPr="005620FD" w:rsidRDefault="005620FD" w:rsidP="005620FD">
            <w:pPr>
              <w:pStyle w:val="Prrafodelista"/>
              <w:rPr>
                <w:lang w:val="es-MX"/>
              </w:rPr>
            </w:pPr>
            <w:r w:rsidRPr="00FA5004">
              <w:t xml:space="preserve">        </w:t>
            </w:r>
            <w:r w:rsidRPr="005620FD">
              <w:rPr>
                <w:lang w:val="es-MX"/>
              </w:rPr>
              <w:t>nombre = 'Ana',</w:t>
            </w:r>
          </w:p>
          <w:p w:rsidR="005620FD" w:rsidRPr="005620FD" w:rsidRDefault="005620FD" w:rsidP="005620FD">
            <w:pPr>
              <w:pStyle w:val="Prrafodelista"/>
              <w:rPr>
                <w:lang w:val="es-MX"/>
              </w:rPr>
            </w:pPr>
            <w:r w:rsidRPr="005620FD">
              <w:rPr>
                <w:lang w:val="es-MX"/>
              </w:rPr>
              <w:t xml:space="preserve">        apellido = 'Frank',</w:t>
            </w:r>
          </w:p>
          <w:p w:rsidR="005620FD" w:rsidRPr="005620FD" w:rsidRDefault="005620FD" w:rsidP="005620FD">
            <w:pPr>
              <w:pStyle w:val="Prrafodelista"/>
              <w:rPr>
                <w:lang w:val="es-MX"/>
              </w:rPr>
            </w:pPr>
            <w:r w:rsidRPr="005620FD">
              <w:rPr>
                <w:lang w:val="es-MX"/>
              </w:rPr>
              <w:t xml:space="preserve">        direccion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rPr>
                <w:lang w:val="es-MX"/>
              </w:rPr>
            </w:pPr>
            <w:r w:rsidRPr="005620FD">
              <w:rPr>
                <w:lang w:val="es-MX"/>
              </w:rPr>
              <w:t xml:space="preserve">        correo = 'anafrank@mail.com',</w:t>
            </w:r>
          </w:p>
          <w:p w:rsidR="005620FD" w:rsidRPr="00FA5004" w:rsidRDefault="005620FD" w:rsidP="005620FD">
            <w:pPr>
              <w:pStyle w:val="Prrafodelista"/>
            </w:pPr>
            <w:r w:rsidRPr="005620FD">
              <w:rPr>
                <w:lang w:val="es-MX"/>
              </w:rPr>
              <w:t xml:space="preserve">        </w:t>
            </w:r>
            <w:r w:rsidRPr="00FA5004">
              <w:t>esFrecuente = True</w:t>
            </w:r>
          </w:p>
          <w:p w:rsidR="005620FD" w:rsidRPr="005620FD" w:rsidRDefault="005620FD" w:rsidP="005620FD">
            <w:pPr>
              <w:pStyle w:val="Prrafodelista"/>
            </w:pPr>
            <w:r w:rsidRPr="00FA5004">
              <w:t xml:space="preserve">    </w:t>
            </w:r>
            <w:r w:rsidRPr="005620FD">
              <w:t>)</w:t>
            </w:r>
          </w:p>
          <w:p w:rsidR="005620FD" w:rsidRPr="005620FD" w:rsidRDefault="005620FD" w:rsidP="005620FD">
            <w:pPr>
              <w:pStyle w:val="Prrafodelista"/>
            </w:pPr>
            <w:r w:rsidRPr="005620FD">
              <w:t xml:space="preserve">    assert Cliente.objects.count() == 1</w:t>
            </w:r>
          </w:p>
          <w:p w:rsidR="005620FD" w:rsidRPr="005620FD" w:rsidRDefault="005620FD" w:rsidP="005620FD">
            <w:pPr>
              <w:pStyle w:val="Prrafodelista"/>
            </w:pPr>
            <w:r w:rsidRPr="005620FD">
              <w:t xml:space="preserve">    assert Cliente.objects.create(</w:t>
            </w:r>
          </w:p>
          <w:p w:rsidR="005620FD" w:rsidRPr="00FA5004" w:rsidRDefault="005620FD" w:rsidP="005620FD">
            <w:pPr>
              <w:pStyle w:val="Prrafodelista"/>
            </w:pPr>
            <w:r w:rsidRPr="005620FD">
              <w:t xml:space="preserve">        </w:t>
            </w:r>
            <w:r w:rsidRPr="00FA5004">
              <w:t>identificacion = '123456789',</w:t>
            </w:r>
          </w:p>
          <w:p w:rsidR="005620FD" w:rsidRPr="005620FD" w:rsidRDefault="005620FD" w:rsidP="005620FD">
            <w:pPr>
              <w:pStyle w:val="Prrafodelista"/>
              <w:rPr>
                <w:lang w:val="es-MX"/>
              </w:rPr>
            </w:pPr>
            <w:r w:rsidRPr="00FA5004">
              <w:t xml:space="preserve">        </w:t>
            </w:r>
            <w:r w:rsidRPr="005620FD">
              <w:rPr>
                <w:lang w:val="es-MX"/>
              </w:rPr>
              <w:t>nombre = 'Charles',</w:t>
            </w:r>
          </w:p>
          <w:p w:rsidR="005620FD" w:rsidRPr="005620FD" w:rsidRDefault="005620FD" w:rsidP="005620FD">
            <w:pPr>
              <w:pStyle w:val="Prrafodelista"/>
              <w:rPr>
                <w:lang w:val="es-MX"/>
              </w:rPr>
            </w:pPr>
            <w:r w:rsidRPr="005620FD">
              <w:rPr>
                <w:lang w:val="es-MX"/>
              </w:rPr>
              <w:t xml:space="preserve">        apellido = 'Darwin',</w:t>
            </w:r>
          </w:p>
          <w:p w:rsidR="005620FD" w:rsidRPr="005620FD" w:rsidRDefault="005620FD" w:rsidP="005620FD">
            <w:pPr>
              <w:pStyle w:val="Prrafodelista"/>
              <w:rPr>
                <w:lang w:val="es-MX"/>
              </w:rPr>
            </w:pPr>
            <w:r w:rsidRPr="005620FD">
              <w:rPr>
                <w:lang w:val="es-MX"/>
              </w:rPr>
              <w:t xml:space="preserve">        direccion = 'Carrera 10 No. 9-38',</w:t>
            </w:r>
          </w:p>
          <w:p w:rsidR="005620FD" w:rsidRPr="005620FD" w:rsidRDefault="005620FD" w:rsidP="005620FD">
            <w:pPr>
              <w:pStyle w:val="Prrafodelista"/>
              <w:rPr>
                <w:lang w:val="es-MX"/>
              </w:rPr>
            </w:pPr>
            <w:r w:rsidRPr="005620FD">
              <w:rPr>
                <w:lang w:val="es-MX"/>
              </w:rPr>
              <w:t xml:space="preserve">        telefono = '3188888888',</w:t>
            </w:r>
          </w:p>
          <w:p w:rsidR="005620FD" w:rsidRPr="005620FD" w:rsidRDefault="005620FD" w:rsidP="005620FD">
            <w:pPr>
              <w:pStyle w:val="Prrafodelista"/>
              <w:rPr>
                <w:lang w:val="es-MX"/>
              </w:rPr>
            </w:pPr>
            <w:r w:rsidRPr="005620FD">
              <w:rPr>
                <w:lang w:val="es-MX"/>
              </w:rPr>
              <w:t xml:space="preserve">        correo = 'charlesdarwin@mail.com',</w:t>
            </w:r>
          </w:p>
          <w:p w:rsidR="005620FD" w:rsidRPr="00FA5004" w:rsidRDefault="005620FD" w:rsidP="005620FD">
            <w:pPr>
              <w:pStyle w:val="Prrafodelista"/>
            </w:pPr>
            <w:r w:rsidRPr="005620FD">
              <w:rPr>
                <w:lang w:val="es-MX"/>
              </w:rPr>
              <w:t xml:space="preserve">        </w:t>
            </w:r>
            <w:r w:rsidRPr="00FA5004">
              <w:t>esFrecuente = True</w:t>
            </w:r>
          </w:p>
          <w:p w:rsidR="005620FD" w:rsidRPr="005620FD" w:rsidRDefault="005620FD" w:rsidP="005620FD">
            <w:pPr>
              <w:pStyle w:val="Prrafodelista"/>
            </w:pPr>
            <w:r w:rsidRPr="00FA5004">
              <w:t xml:space="preserve">    </w:t>
            </w:r>
            <w:r w:rsidRPr="005620FD">
              <w:t>)</w:t>
            </w:r>
          </w:p>
          <w:p w:rsidR="005620FD" w:rsidRPr="005620FD" w:rsidRDefault="005620FD" w:rsidP="005620FD">
            <w:pPr>
              <w:pStyle w:val="Prrafodelista"/>
            </w:pPr>
            <w:r w:rsidRPr="005620FD">
              <w:t xml:space="preserve">    assert Cliente.objects.count() == 2</w:t>
            </w:r>
          </w:p>
          <w:p w:rsidR="005620FD" w:rsidRPr="005620FD" w:rsidRDefault="005620FD" w:rsidP="005620FD">
            <w:pPr>
              <w:pStyle w:val="Prrafodelista"/>
            </w:pPr>
            <w:r w:rsidRPr="005620FD">
              <w:t xml:space="preserve">    assert Cliente.objects.get(identificacion = '1234567890')</w:t>
            </w:r>
          </w:p>
          <w:p w:rsidR="009D2BF3" w:rsidRPr="005620FD" w:rsidRDefault="005620FD" w:rsidP="005620FD">
            <w:pPr>
              <w:pStyle w:val="Prrafodelista"/>
              <w:ind w:left="0"/>
            </w:pPr>
            <w:r w:rsidRPr="005620FD">
              <w:t xml:space="preserve">    </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actualizar cliente</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test_cliente_update():</w:t>
            </w:r>
          </w:p>
          <w:p w:rsidR="005620FD" w:rsidRPr="005620FD" w:rsidRDefault="005620FD" w:rsidP="005620FD">
            <w:pPr>
              <w:pStyle w:val="Prrafodelista"/>
              <w:rPr>
                <w:lang w:val="es-MX"/>
              </w:rPr>
            </w:pPr>
            <w:r w:rsidRPr="005620FD">
              <w:t xml:space="preserve">    </w:t>
            </w:r>
            <w:r w:rsidRPr="005620FD">
              <w:rPr>
                <w:lang w:val="es-MX"/>
              </w:rPr>
              <w:t>Cliente.objects.create(</w:t>
            </w:r>
          </w:p>
          <w:p w:rsidR="005620FD" w:rsidRPr="005620FD" w:rsidRDefault="005620FD" w:rsidP="005620FD">
            <w:pPr>
              <w:pStyle w:val="Prrafodelista"/>
              <w:rPr>
                <w:lang w:val="es-MX"/>
              </w:rPr>
            </w:pPr>
            <w:r w:rsidRPr="005620FD">
              <w:rPr>
                <w:lang w:val="es-MX"/>
              </w:rPr>
              <w:lastRenderedPageBreak/>
              <w:t xml:space="preserve">        identificacion = '1234567890',</w:t>
            </w:r>
          </w:p>
          <w:p w:rsidR="005620FD" w:rsidRPr="005620FD" w:rsidRDefault="005620FD" w:rsidP="005620FD">
            <w:pPr>
              <w:pStyle w:val="Prrafodelista"/>
              <w:rPr>
                <w:lang w:val="es-MX"/>
              </w:rPr>
            </w:pPr>
            <w:r w:rsidRPr="005620FD">
              <w:rPr>
                <w:lang w:val="es-MX"/>
              </w:rPr>
              <w:t xml:space="preserve">        nombre = 'Ana',</w:t>
            </w:r>
          </w:p>
          <w:p w:rsidR="005620FD" w:rsidRPr="005620FD" w:rsidRDefault="005620FD" w:rsidP="005620FD">
            <w:pPr>
              <w:pStyle w:val="Prrafodelista"/>
              <w:rPr>
                <w:lang w:val="es-MX"/>
              </w:rPr>
            </w:pPr>
            <w:r w:rsidRPr="005620FD">
              <w:rPr>
                <w:lang w:val="es-MX"/>
              </w:rPr>
              <w:t xml:space="preserve">        apellido = 'Frank',</w:t>
            </w:r>
          </w:p>
          <w:p w:rsidR="005620FD" w:rsidRPr="005620FD" w:rsidRDefault="005620FD" w:rsidP="005620FD">
            <w:pPr>
              <w:pStyle w:val="Prrafodelista"/>
              <w:rPr>
                <w:lang w:val="es-MX"/>
              </w:rPr>
            </w:pPr>
            <w:r w:rsidRPr="005620FD">
              <w:rPr>
                <w:lang w:val="es-MX"/>
              </w:rPr>
              <w:t xml:space="preserve">        direccion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rPr>
                <w:lang w:val="es-MX"/>
              </w:rPr>
            </w:pPr>
            <w:r w:rsidRPr="005620FD">
              <w:rPr>
                <w:lang w:val="es-MX"/>
              </w:rPr>
              <w:t xml:space="preserve">        correo = 'anafrank@mail.com',</w:t>
            </w:r>
          </w:p>
          <w:p w:rsidR="005620FD" w:rsidRPr="005620FD" w:rsidRDefault="005620FD" w:rsidP="005620FD">
            <w:pPr>
              <w:pStyle w:val="Prrafodelista"/>
              <w:rPr>
                <w:lang w:val="es-MX"/>
              </w:rPr>
            </w:pPr>
            <w:r w:rsidRPr="005620FD">
              <w:rPr>
                <w:lang w:val="es-MX"/>
              </w:rPr>
              <w:t xml:space="preserve">        esFrecuente = True</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query = Cliente.objects.get(identificacion = '1234567890')</w:t>
            </w:r>
          </w:p>
          <w:p w:rsidR="005620FD" w:rsidRPr="005620FD" w:rsidRDefault="005620FD" w:rsidP="005620FD">
            <w:pPr>
              <w:pStyle w:val="Prrafodelista"/>
              <w:rPr>
                <w:lang w:val="es-MX"/>
              </w:rPr>
            </w:pPr>
            <w:r w:rsidRPr="005620FD">
              <w:rPr>
                <w:lang w:val="es-MX"/>
              </w:rPr>
              <w:t xml:space="preserve">    query.nombre = "Pepe"</w:t>
            </w:r>
          </w:p>
          <w:p w:rsidR="005620FD" w:rsidRPr="00FA5004" w:rsidRDefault="005620FD" w:rsidP="005620FD">
            <w:pPr>
              <w:pStyle w:val="Prrafodelista"/>
              <w:rPr>
                <w:lang w:val="es-MX"/>
              </w:rPr>
            </w:pPr>
            <w:r w:rsidRPr="005620FD">
              <w:rPr>
                <w:lang w:val="es-MX"/>
              </w:rPr>
              <w:t xml:space="preserve">    </w:t>
            </w:r>
            <w:r w:rsidRPr="00FA5004">
              <w:rPr>
                <w:lang w:val="es-MX"/>
              </w:rPr>
              <w:t>query.save()</w:t>
            </w:r>
          </w:p>
          <w:p w:rsidR="009D2BF3" w:rsidRPr="005620FD" w:rsidRDefault="005620FD" w:rsidP="005620FD">
            <w:pPr>
              <w:pStyle w:val="Prrafodelista"/>
              <w:ind w:left="0"/>
            </w:pPr>
            <w:r w:rsidRPr="00FA5004">
              <w:rPr>
                <w:lang w:val="es-MX"/>
              </w:rPr>
              <w:t xml:space="preserve">    </w:t>
            </w:r>
            <w:r w:rsidRPr="005620FD">
              <w:t>assert Cliente.objects.get(nombre = 'Pepe')</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eliminar cliente</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test_cliente_delete():</w:t>
            </w:r>
          </w:p>
          <w:p w:rsidR="005620FD" w:rsidRPr="005620FD" w:rsidRDefault="005620FD" w:rsidP="005620FD">
            <w:pPr>
              <w:pStyle w:val="Prrafodelista"/>
            </w:pPr>
            <w:r w:rsidRPr="005620FD">
              <w:t xml:space="preserve">    assert Cliente.objects.count() == 0</w:t>
            </w:r>
          </w:p>
          <w:p w:rsidR="005620FD" w:rsidRPr="005620FD" w:rsidRDefault="005620FD" w:rsidP="005620FD">
            <w:pPr>
              <w:pStyle w:val="Prrafodelista"/>
              <w:rPr>
                <w:lang w:val="es-MX"/>
              </w:rPr>
            </w:pPr>
            <w:r w:rsidRPr="005620FD">
              <w:t xml:space="preserve">    </w:t>
            </w:r>
            <w:r w:rsidRPr="005620FD">
              <w:rPr>
                <w:lang w:val="es-MX"/>
              </w:rPr>
              <w:t>Cliente.objects.create(</w:t>
            </w:r>
          </w:p>
          <w:p w:rsidR="005620FD" w:rsidRPr="005620FD" w:rsidRDefault="005620FD" w:rsidP="005620FD">
            <w:pPr>
              <w:pStyle w:val="Prrafodelista"/>
              <w:rPr>
                <w:lang w:val="es-MX"/>
              </w:rPr>
            </w:pPr>
            <w:r w:rsidRPr="005620FD">
              <w:rPr>
                <w:lang w:val="es-MX"/>
              </w:rPr>
              <w:t xml:space="preserve">        identificacion = '1234567890',</w:t>
            </w:r>
          </w:p>
          <w:p w:rsidR="005620FD" w:rsidRPr="005620FD" w:rsidRDefault="005620FD" w:rsidP="005620FD">
            <w:pPr>
              <w:pStyle w:val="Prrafodelista"/>
              <w:rPr>
                <w:lang w:val="es-MX"/>
              </w:rPr>
            </w:pPr>
            <w:r w:rsidRPr="005620FD">
              <w:rPr>
                <w:lang w:val="es-MX"/>
              </w:rPr>
              <w:t xml:space="preserve">        nombre = 'Ana',</w:t>
            </w:r>
          </w:p>
          <w:p w:rsidR="005620FD" w:rsidRPr="005620FD" w:rsidRDefault="005620FD" w:rsidP="005620FD">
            <w:pPr>
              <w:pStyle w:val="Prrafodelista"/>
              <w:rPr>
                <w:lang w:val="es-MX"/>
              </w:rPr>
            </w:pPr>
            <w:r w:rsidRPr="005620FD">
              <w:rPr>
                <w:lang w:val="es-MX"/>
              </w:rPr>
              <w:t xml:space="preserve">        apellido = 'Frank',</w:t>
            </w:r>
          </w:p>
          <w:p w:rsidR="005620FD" w:rsidRPr="005620FD" w:rsidRDefault="005620FD" w:rsidP="005620FD">
            <w:pPr>
              <w:pStyle w:val="Prrafodelista"/>
              <w:rPr>
                <w:lang w:val="es-MX"/>
              </w:rPr>
            </w:pPr>
            <w:r w:rsidRPr="005620FD">
              <w:rPr>
                <w:lang w:val="es-MX"/>
              </w:rPr>
              <w:t xml:space="preserve">        direccion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rPr>
                <w:lang w:val="es-MX"/>
              </w:rPr>
            </w:pPr>
            <w:r w:rsidRPr="005620FD">
              <w:rPr>
                <w:lang w:val="es-MX"/>
              </w:rPr>
              <w:t xml:space="preserve">        correo = 'anafrank@mail.com',</w:t>
            </w:r>
          </w:p>
          <w:p w:rsidR="005620FD" w:rsidRPr="005620FD" w:rsidRDefault="005620FD" w:rsidP="005620FD">
            <w:pPr>
              <w:pStyle w:val="Prrafodelista"/>
              <w:rPr>
                <w:lang w:val="es-MX"/>
              </w:rPr>
            </w:pPr>
            <w:r w:rsidRPr="005620FD">
              <w:rPr>
                <w:lang w:val="es-MX"/>
              </w:rPr>
              <w:t xml:space="preserve">        esFrecuente = True</w:t>
            </w:r>
          </w:p>
          <w:p w:rsidR="005620FD" w:rsidRPr="005620FD" w:rsidRDefault="005620FD" w:rsidP="005620FD">
            <w:pPr>
              <w:pStyle w:val="Prrafodelista"/>
              <w:rPr>
                <w:lang w:val="es-MX"/>
              </w:rPr>
            </w:pPr>
            <w:r w:rsidRPr="005620FD">
              <w:rPr>
                <w:lang w:val="es-MX"/>
              </w:rPr>
              <w:t xml:space="preserve">    )</w:t>
            </w:r>
          </w:p>
          <w:p w:rsidR="005620FD" w:rsidRPr="005620FD" w:rsidRDefault="005620FD" w:rsidP="005620FD">
            <w:pPr>
              <w:pStyle w:val="Prrafodelista"/>
              <w:rPr>
                <w:lang w:val="es-MX"/>
              </w:rPr>
            </w:pPr>
            <w:r w:rsidRPr="005620FD">
              <w:rPr>
                <w:lang w:val="es-MX"/>
              </w:rPr>
              <w:t xml:space="preserve">    Cliente.objects.create(</w:t>
            </w:r>
          </w:p>
          <w:p w:rsidR="005620FD" w:rsidRPr="005620FD" w:rsidRDefault="005620FD" w:rsidP="005620FD">
            <w:pPr>
              <w:pStyle w:val="Prrafodelista"/>
              <w:rPr>
                <w:lang w:val="es-MX"/>
              </w:rPr>
            </w:pPr>
            <w:r w:rsidRPr="005620FD">
              <w:rPr>
                <w:lang w:val="es-MX"/>
              </w:rPr>
              <w:t xml:space="preserve">        identificacion = '123456789',</w:t>
            </w:r>
          </w:p>
          <w:p w:rsidR="005620FD" w:rsidRPr="005620FD" w:rsidRDefault="005620FD" w:rsidP="005620FD">
            <w:pPr>
              <w:pStyle w:val="Prrafodelista"/>
              <w:rPr>
                <w:lang w:val="es-MX"/>
              </w:rPr>
            </w:pPr>
            <w:r w:rsidRPr="005620FD">
              <w:rPr>
                <w:lang w:val="es-MX"/>
              </w:rPr>
              <w:t xml:space="preserve">        nombre = 'Charles',</w:t>
            </w:r>
          </w:p>
          <w:p w:rsidR="005620FD" w:rsidRPr="005620FD" w:rsidRDefault="005620FD" w:rsidP="005620FD">
            <w:pPr>
              <w:pStyle w:val="Prrafodelista"/>
              <w:rPr>
                <w:lang w:val="es-MX"/>
              </w:rPr>
            </w:pPr>
            <w:r w:rsidRPr="005620FD">
              <w:rPr>
                <w:lang w:val="es-MX"/>
              </w:rPr>
              <w:t xml:space="preserve">        apellido = 'Darwin',</w:t>
            </w:r>
          </w:p>
          <w:p w:rsidR="005620FD" w:rsidRPr="005620FD" w:rsidRDefault="005620FD" w:rsidP="005620FD">
            <w:pPr>
              <w:pStyle w:val="Prrafodelista"/>
              <w:rPr>
                <w:lang w:val="es-MX"/>
              </w:rPr>
            </w:pPr>
            <w:r w:rsidRPr="005620FD">
              <w:rPr>
                <w:lang w:val="es-MX"/>
              </w:rPr>
              <w:t xml:space="preserve">        direccion = 'Carrera 10 No. 9-38',</w:t>
            </w:r>
          </w:p>
          <w:p w:rsidR="005620FD" w:rsidRPr="005620FD" w:rsidRDefault="005620FD" w:rsidP="005620FD">
            <w:pPr>
              <w:pStyle w:val="Prrafodelista"/>
              <w:rPr>
                <w:lang w:val="es-MX"/>
              </w:rPr>
            </w:pPr>
            <w:r w:rsidRPr="005620FD">
              <w:rPr>
                <w:lang w:val="es-MX"/>
              </w:rPr>
              <w:t xml:space="preserve">        telefono = '3188888888',</w:t>
            </w:r>
          </w:p>
          <w:p w:rsidR="005620FD" w:rsidRPr="005620FD" w:rsidRDefault="005620FD" w:rsidP="005620FD">
            <w:pPr>
              <w:pStyle w:val="Prrafodelista"/>
              <w:rPr>
                <w:lang w:val="es-MX"/>
              </w:rPr>
            </w:pPr>
            <w:r w:rsidRPr="005620FD">
              <w:rPr>
                <w:lang w:val="es-MX"/>
              </w:rPr>
              <w:t xml:space="preserve">        correo = 'charlesdarwin@mail.com',</w:t>
            </w:r>
          </w:p>
          <w:p w:rsidR="005620FD" w:rsidRPr="005620FD" w:rsidRDefault="005620FD" w:rsidP="005620FD">
            <w:pPr>
              <w:pStyle w:val="Prrafodelista"/>
            </w:pPr>
            <w:r w:rsidRPr="005620FD">
              <w:rPr>
                <w:lang w:val="es-MX"/>
              </w:rPr>
              <w:t xml:space="preserve">        </w:t>
            </w:r>
            <w:r w:rsidRPr="005620FD">
              <w:t>esFrecuente = True</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assert Cliente.objects.count() == 2</w:t>
            </w:r>
          </w:p>
          <w:p w:rsidR="005620FD" w:rsidRPr="00FA5004" w:rsidRDefault="005620FD" w:rsidP="005620FD">
            <w:pPr>
              <w:pStyle w:val="Prrafodelista"/>
              <w:rPr>
                <w:lang w:val="es-MX"/>
              </w:rPr>
            </w:pPr>
            <w:r w:rsidRPr="005620FD">
              <w:t xml:space="preserve">    </w:t>
            </w:r>
            <w:r w:rsidRPr="00FA5004">
              <w:rPr>
                <w:lang w:val="es-MX"/>
              </w:rPr>
              <w:t>query = Cliente.objects.get(nombre = "Ana")</w:t>
            </w:r>
          </w:p>
          <w:p w:rsidR="005620FD" w:rsidRPr="00CC497E" w:rsidRDefault="005620FD" w:rsidP="005620FD">
            <w:pPr>
              <w:pStyle w:val="Prrafodelista"/>
            </w:pPr>
            <w:r w:rsidRPr="00FA5004">
              <w:rPr>
                <w:lang w:val="es-MX"/>
              </w:rPr>
              <w:t xml:space="preserve">    </w:t>
            </w:r>
            <w:r w:rsidRPr="00CC497E">
              <w:t>query.delete()</w:t>
            </w:r>
          </w:p>
          <w:p w:rsidR="009D2BF3" w:rsidRPr="00CC497E" w:rsidRDefault="005620FD" w:rsidP="005620FD">
            <w:pPr>
              <w:pStyle w:val="Prrafodelista"/>
              <w:ind w:left="0"/>
            </w:pPr>
            <w:r w:rsidRPr="00CC497E">
              <w:t xml:space="preserve">    assert Cliente.objects.count()==1</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buscar proveedor</w:t>
            </w:r>
          </w:p>
        </w:tc>
        <w:tc>
          <w:tcPr>
            <w:tcW w:w="5528" w:type="dxa"/>
          </w:tcPr>
          <w:p w:rsidR="005620FD" w:rsidRDefault="005620FD" w:rsidP="005620FD">
            <w:pPr>
              <w:pStyle w:val="Prrafodelista"/>
            </w:pPr>
            <w:r>
              <w:t>@pytest.mark.django_db</w:t>
            </w:r>
          </w:p>
          <w:p w:rsidR="005620FD" w:rsidRDefault="005620FD" w:rsidP="005620FD">
            <w:pPr>
              <w:pStyle w:val="Prrafodelista"/>
            </w:pPr>
            <w:r>
              <w:t>def test_proveedor_buscar():</w:t>
            </w:r>
          </w:p>
          <w:p w:rsidR="005620FD" w:rsidRDefault="005620FD" w:rsidP="005620FD">
            <w:pPr>
              <w:pStyle w:val="Prrafodelista"/>
            </w:pPr>
            <w:r>
              <w:t xml:space="preserve">    Proveedor.objects.create(</w:t>
            </w:r>
          </w:p>
          <w:p w:rsidR="005620FD" w:rsidRDefault="005620FD" w:rsidP="005620FD">
            <w:pPr>
              <w:pStyle w:val="Prrafodelista"/>
            </w:pPr>
            <w:r>
              <w:t xml:space="preserve">        NIT = '804441-a',</w:t>
            </w:r>
          </w:p>
          <w:p w:rsidR="005620FD" w:rsidRPr="005620FD" w:rsidRDefault="005620FD" w:rsidP="005620FD">
            <w:pPr>
              <w:pStyle w:val="Prrafodelista"/>
              <w:rPr>
                <w:lang w:val="es-MX"/>
              </w:rPr>
            </w:pPr>
            <w:r>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Default="005620FD" w:rsidP="005620FD">
            <w:pPr>
              <w:pStyle w:val="Prrafodelista"/>
            </w:pPr>
            <w:r w:rsidRPr="005620FD">
              <w:rPr>
                <w:lang w:val="es-MX"/>
              </w:rPr>
              <w:t xml:space="preserve">        </w:t>
            </w:r>
            <w:r>
              <w:t>correo = 'anafrank@mail.com',</w:t>
            </w:r>
          </w:p>
          <w:p w:rsidR="005620FD" w:rsidRDefault="005620FD" w:rsidP="005620FD">
            <w:pPr>
              <w:pStyle w:val="Prrafodelista"/>
            </w:pPr>
            <w:r>
              <w:t xml:space="preserve">    )</w:t>
            </w:r>
          </w:p>
          <w:p w:rsidR="005620FD" w:rsidRDefault="005620FD" w:rsidP="005620FD">
            <w:pPr>
              <w:pStyle w:val="Prrafodelista"/>
            </w:pPr>
            <w:r>
              <w:lastRenderedPageBreak/>
              <w:t xml:space="preserve">    Proveedor.objects.create(</w:t>
            </w:r>
          </w:p>
          <w:p w:rsidR="005620FD" w:rsidRPr="00FA5004" w:rsidRDefault="005620FD" w:rsidP="005620FD">
            <w:pPr>
              <w:pStyle w:val="Prrafodelista"/>
              <w:rPr>
                <w:lang w:val="es-MX"/>
              </w:rPr>
            </w:pPr>
            <w:r>
              <w:t xml:space="preserve">        </w:t>
            </w:r>
            <w:r w:rsidRPr="00FA5004">
              <w:rPr>
                <w:lang w:val="es-MX"/>
              </w:rPr>
              <w:t>NIT = '804441-b',</w:t>
            </w:r>
          </w:p>
          <w:p w:rsidR="005620FD" w:rsidRPr="005620FD" w:rsidRDefault="005620FD" w:rsidP="005620FD">
            <w:pPr>
              <w:pStyle w:val="Prrafodelista"/>
              <w:rPr>
                <w:lang w:val="es-MX"/>
              </w:rPr>
            </w:pPr>
            <w:r w:rsidRPr="00FA5004">
              <w:rPr>
                <w:lang w:val="es-MX"/>
              </w:rPr>
              <w:t xml:space="preserve">        </w:t>
            </w:r>
            <w:r w:rsidRPr="005620FD">
              <w:rPr>
                <w:lang w:val="es-MX"/>
              </w:rPr>
              <w:t>razonSocial = 'TEST',</w:t>
            </w:r>
          </w:p>
          <w:p w:rsidR="005620FD" w:rsidRPr="005620FD" w:rsidRDefault="005620FD" w:rsidP="005620FD">
            <w:pPr>
              <w:pStyle w:val="Prrafodelista"/>
              <w:rPr>
                <w:lang w:val="es-MX"/>
              </w:rPr>
            </w:pPr>
            <w:r w:rsidRPr="005620FD">
              <w:rPr>
                <w:lang w:val="es-MX"/>
              </w:rPr>
              <w:t xml:space="preserve">        direccionEmpresa = 'Calle 104 No. 69b-43',</w:t>
            </w:r>
          </w:p>
          <w:p w:rsidR="005620FD" w:rsidRPr="005620FD" w:rsidRDefault="005620FD" w:rsidP="005620FD">
            <w:pPr>
              <w:pStyle w:val="Prrafodelista"/>
              <w:rPr>
                <w:lang w:val="es-MX"/>
              </w:rPr>
            </w:pPr>
            <w:r w:rsidRPr="005620FD">
              <w:rPr>
                <w:lang w:val="es-MX"/>
              </w:rPr>
              <w:t xml:space="preserve">        direccionVenta = 'Carrera 130 No. 9-38',</w:t>
            </w:r>
          </w:p>
          <w:p w:rsidR="005620FD" w:rsidRPr="005620FD" w:rsidRDefault="005620FD" w:rsidP="005620FD">
            <w:pPr>
              <w:pStyle w:val="Prrafodelista"/>
              <w:rPr>
                <w:lang w:val="es-MX"/>
              </w:rPr>
            </w:pPr>
            <w:r w:rsidRPr="005620FD">
              <w:rPr>
                <w:lang w:val="es-MX"/>
              </w:rPr>
              <w:t xml:space="preserve">        telefono = '32222227',</w:t>
            </w:r>
          </w:p>
          <w:p w:rsidR="005620FD" w:rsidRDefault="005620FD" w:rsidP="005620FD">
            <w:pPr>
              <w:pStyle w:val="Prrafodelista"/>
            </w:pPr>
            <w:r w:rsidRPr="005620FD">
              <w:rPr>
                <w:lang w:val="es-MX"/>
              </w:rPr>
              <w:t xml:space="preserve">        </w:t>
            </w:r>
            <w:r>
              <w:t>correo = 'test@mail.com',</w:t>
            </w:r>
          </w:p>
          <w:p w:rsidR="005620FD" w:rsidRDefault="005620FD" w:rsidP="005620FD">
            <w:pPr>
              <w:pStyle w:val="Prrafodelista"/>
            </w:pPr>
            <w:r>
              <w:t xml:space="preserve">    )</w:t>
            </w:r>
          </w:p>
          <w:p w:rsidR="009D2BF3" w:rsidRPr="005620FD" w:rsidRDefault="005620FD" w:rsidP="005620FD">
            <w:pPr>
              <w:pStyle w:val="Prrafodelista"/>
              <w:ind w:left="0"/>
            </w:pPr>
            <w:r>
              <w:t xml:space="preserve">    assert Proveedor.objects.get(NIT = '804441-b')</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actualizar proveedor</w:t>
            </w:r>
          </w:p>
        </w:tc>
        <w:tc>
          <w:tcPr>
            <w:tcW w:w="5528" w:type="dxa"/>
          </w:tcPr>
          <w:p w:rsidR="005620FD" w:rsidRPr="00CC497E" w:rsidRDefault="005620FD" w:rsidP="005620FD">
            <w:pPr>
              <w:pStyle w:val="Prrafodelista"/>
            </w:pPr>
          </w:p>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test_proveedor_actualizar():</w:t>
            </w:r>
          </w:p>
          <w:p w:rsidR="005620FD" w:rsidRPr="005620FD" w:rsidRDefault="005620FD" w:rsidP="005620FD">
            <w:pPr>
              <w:pStyle w:val="Prrafodelista"/>
            </w:pPr>
            <w:r w:rsidRPr="005620FD">
              <w:t xml:space="preserve">    Proveedor.objects.create(</w:t>
            </w:r>
          </w:p>
          <w:p w:rsidR="005620FD" w:rsidRPr="005620FD" w:rsidRDefault="005620FD" w:rsidP="005620FD">
            <w:pPr>
              <w:pStyle w:val="Prrafodelista"/>
              <w:rPr>
                <w:lang w:val="es-MX"/>
              </w:rPr>
            </w:pPr>
            <w:r w:rsidRPr="005620FD">
              <w:t xml:space="preserve">        </w:t>
            </w:r>
            <w:r w:rsidRPr="005620FD">
              <w:rPr>
                <w:lang w:val="es-MX"/>
              </w:rPr>
              <w:t>NIT = '804441-a',</w:t>
            </w:r>
          </w:p>
          <w:p w:rsidR="005620FD" w:rsidRPr="005620FD" w:rsidRDefault="005620FD" w:rsidP="005620FD">
            <w:pPr>
              <w:pStyle w:val="Prrafodelista"/>
              <w:rPr>
                <w:lang w:val="es-MX"/>
              </w:rPr>
            </w:pPr>
            <w:r w:rsidRPr="005620FD">
              <w:rPr>
                <w:lang w:val="es-MX"/>
              </w:rPr>
              <w:t xml:space="preserve">        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pPr>
            <w:r w:rsidRPr="005620FD">
              <w:rPr>
                <w:lang w:val="es-MX"/>
              </w:rPr>
              <w:t xml:space="preserve">        </w:t>
            </w:r>
            <w:r w:rsidRPr="005620FD">
              <w:t>correo = 'anafrank@mail.com',</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Proveedor.objects.create(</w:t>
            </w:r>
          </w:p>
          <w:p w:rsidR="005620FD" w:rsidRPr="00FA5004" w:rsidRDefault="005620FD" w:rsidP="005620FD">
            <w:pPr>
              <w:pStyle w:val="Prrafodelista"/>
              <w:rPr>
                <w:lang w:val="es-MX"/>
              </w:rPr>
            </w:pPr>
            <w:r w:rsidRPr="005620FD">
              <w:t xml:space="preserve">        </w:t>
            </w:r>
            <w:r w:rsidRPr="00FA5004">
              <w:rPr>
                <w:lang w:val="es-MX"/>
              </w:rPr>
              <w:t>NIT = '804441-b',</w:t>
            </w:r>
          </w:p>
          <w:p w:rsidR="005620FD" w:rsidRPr="005620FD" w:rsidRDefault="005620FD" w:rsidP="005620FD">
            <w:pPr>
              <w:pStyle w:val="Prrafodelista"/>
              <w:rPr>
                <w:lang w:val="es-MX"/>
              </w:rPr>
            </w:pPr>
            <w:r w:rsidRPr="00FA5004">
              <w:rPr>
                <w:lang w:val="es-MX"/>
              </w:rPr>
              <w:t xml:space="preserve">        </w:t>
            </w:r>
            <w:r w:rsidRPr="005620FD">
              <w:rPr>
                <w:lang w:val="es-MX"/>
              </w:rPr>
              <w:t>razonSocial = 'TEST',</w:t>
            </w:r>
          </w:p>
          <w:p w:rsidR="005620FD" w:rsidRPr="005620FD" w:rsidRDefault="005620FD" w:rsidP="005620FD">
            <w:pPr>
              <w:pStyle w:val="Prrafodelista"/>
              <w:rPr>
                <w:lang w:val="es-MX"/>
              </w:rPr>
            </w:pPr>
            <w:r w:rsidRPr="005620FD">
              <w:rPr>
                <w:lang w:val="es-MX"/>
              </w:rPr>
              <w:t xml:space="preserve">        direccionEmpresa = 'Calle 104 No. 69b-43',</w:t>
            </w:r>
          </w:p>
          <w:p w:rsidR="005620FD" w:rsidRPr="005620FD" w:rsidRDefault="005620FD" w:rsidP="005620FD">
            <w:pPr>
              <w:pStyle w:val="Prrafodelista"/>
              <w:rPr>
                <w:lang w:val="es-MX"/>
              </w:rPr>
            </w:pPr>
            <w:r w:rsidRPr="005620FD">
              <w:rPr>
                <w:lang w:val="es-MX"/>
              </w:rPr>
              <w:t xml:space="preserve">        direccionVenta = 'Carrera 130 No. 9-38',</w:t>
            </w:r>
          </w:p>
          <w:p w:rsidR="005620FD" w:rsidRPr="005620FD" w:rsidRDefault="005620FD" w:rsidP="005620FD">
            <w:pPr>
              <w:pStyle w:val="Prrafodelista"/>
              <w:rPr>
                <w:lang w:val="es-MX"/>
              </w:rPr>
            </w:pPr>
            <w:r w:rsidRPr="005620FD">
              <w:rPr>
                <w:lang w:val="es-MX"/>
              </w:rPr>
              <w:t xml:space="preserve">        telefono = '32222227',</w:t>
            </w:r>
          </w:p>
          <w:p w:rsidR="005620FD" w:rsidRPr="005620FD" w:rsidRDefault="005620FD" w:rsidP="005620FD">
            <w:pPr>
              <w:pStyle w:val="Prrafodelista"/>
            </w:pPr>
            <w:r w:rsidRPr="005620FD">
              <w:rPr>
                <w:lang w:val="es-MX"/>
              </w:rPr>
              <w:t xml:space="preserve">        </w:t>
            </w:r>
            <w:r w:rsidRPr="005620FD">
              <w:t>correo = 'test@mail.com',</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query =  Proveedor.objects.get(NIT = '804441-a')</w:t>
            </w:r>
          </w:p>
          <w:p w:rsidR="005620FD" w:rsidRPr="005620FD" w:rsidRDefault="005620FD" w:rsidP="005620FD">
            <w:pPr>
              <w:pStyle w:val="Prrafodelista"/>
              <w:rPr>
                <w:lang w:val="es-MX"/>
              </w:rPr>
            </w:pPr>
            <w:r w:rsidRPr="005620FD">
              <w:t xml:space="preserve">    </w:t>
            </w:r>
            <w:r w:rsidRPr="005620FD">
              <w:rPr>
                <w:lang w:val="es-MX"/>
              </w:rPr>
              <w:t>query.razonSocial = "CompraTEC"</w:t>
            </w:r>
          </w:p>
          <w:p w:rsidR="005620FD" w:rsidRPr="005620FD" w:rsidRDefault="005620FD" w:rsidP="005620FD">
            <w:pPr>
              <w:pStyle w:val="Prrafodelista"/>
              <w:rPr>
                <w:lang w:val="es-MX"/>
              </w:rPr>
            </w:pPr>
            <w:r w:rsidRPr="005620FD">
              <w:rPr>
                <w:lang w:val="es-MX"/>
              </w:rPr>
              <w:t xml:space="preserve">    query.save()</w:t>
            </w:r>
          </w:p>
          <w:p w:rsidR="009D2BF3" w:rsidRPr="005620FD" w:rsidRDefault="005620FD" w:rsidP="005620FD">
            <w:pPr>
              <w:pStyle w:val="Prrafodelista"/>
              <w:ind w:left="0"/>
            </w:pPr>
            <w:r w:rsidRPr="005620FD">
              <w:rPr>
                <w:lang w:val="es-MX"/>
              </w:rPr>
              <w:t xml:space="preserve">    </w:t>
            </w:r>
            <w:r w:rsidRPr="005620FD">
              <w:t>assert Proveedor.objects.get(razonSocial='CompraTEC')</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eliminar proveedor</w:t>
            </w:r>
          </w:p>
        </w:tc>
        <w:tc>
          <w:tcPr>
            <w:tcW w:w="5528" w:type="dxa"/>
          </w:tcPr>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test_proveedor_eliminar():</w:t>
            </w:r>
          </w:p>
          <w:p w:rsidR="005620FD" w:rsidRPr="005620FD" w:rsidRDefault="005620FD" w:rsidP="005620FD">
            <w:pPr>
              <w:pStyle w:val="Prrafodelista"/>
            </w:pPr>
            <w:r w:rsidRPr="005620FD">
              <w:t xml:space="preserve">    Proveedor.objects.create(</w:t>
            </w:r>
          </w:p>
          <w:p w:rsidR="005620FD" w:rsidRPr="005620FD" w:rsidRDefault="005620FD" w:rsidP="005620FD">
            <w:pPr>
              <w:pStyle w:val="Prrafodelista"/>
            </w:pPr>
            <w:r w:rsidRPr="005620FD">
              <w:t xml:space="preserve">        NIT = '804441-a',</w:t>
            </w:r>
          </w:p>
          <w:p w:rsidR="005620FD" w:rsidRPr="005620FD" w:rsidRDefault="005620FD" w:rsidP="005620FD">
            <w:pPr>
              <w:pStyle w:val="Prrafodelista"/>
              <w:rPr>
                <w:lang w:val="es-MX"/>
              </w:rPr>
            </w:pPr>
            <w:r w:rsidRPr="005620FD">
              <w:t xml:space="preserve">        </w:t>
            </w:r>
            <w:r w:rsidRPr="005620FD">
              <w:rPr>
                <w:lang w:val="es-MX"/>
              </w:rPr>
              <w:t>razonSocial = 'compulagp',</w:t>
            </w:r>
          </w:p>
          <w:p w:rsidR="005620FD" w:rsidRPr="005620FD" w:rsidRDefault="005620FD" w:rsidP="005620FD">
            <w:pPr>
              <w:pStyle w:val="Prrafodelista"/>
              <w:rPr>
                <w:lang w:val="es-MX"/>
              </w:rPr>
            </w:pPr>
            <w:r w:rsidRPr="005620FD">
              <w:rPr>
                <w:lang w:val="es-MX"/>
              </w:rPr>
              <w:t xml:space="preserve">        direccionEmpresa = 'Calle 103 No. 69b-43',</w:t>
            </w:r>
          </w:p>
          <w:p w:rsidR="005620FD" w:rsidRPr="005620FD" w:rsidRDefault="005620FD" w:rsidP="005620FD">
            <w:pPr>
              <w:pStyle w:val="Prrafodelista"/>
              <w:rPr>
                <w:lang w:val="es-MX"/>
              </w:rPr>
            </w:pPr>
            <w:r w:rsidRPr="005620FD">
              <w:rPr>
                <w:lang w:val="es-MX"/>
              </w:rPr>
              <w:t xml:space="preserve">        direccionVenta = 'Carrera 10 No. 9-38',</w:t>
            </w:r>
          </w:p>
          <w:p w:rsidR="005620FD" w:rsidRPr="005620FD" w:rsidRDefault="005620FD" w:rsidP="005620FD">
            <w:pPr>
              <w:pStyle w:val="Prrafodelista"/>
              <w:rPr>
                <w:lang w:val="es-MX"/>
              </w:rPr>
            </w:pPr>
            <w:r w:rsidRPr="005620FD">
              <w:rPr>
                <w:lang w:val="es-MX"/>
              </w:rPr>
              <w:t xml:space="preserve">        telefono = '3177777777',</w:t>
            </w:r>
          </w:p>
          <w:p w:rsidR="005620FD" w:rsidRPr="005620FD" w:rsidRDefault="005620FD" w:rsidP="005620FD">
            <w:pPr>
              <w:pStyle w:val="Prrafodelista"/>
            </w:pPr>
            <w:r w:rsidRPr="005620FD">
              <w:rPr>
                <w:lang w:val="es-MX"/>
              </w:rPr>
              <w:t xml:space="preserve">        </w:t>
            </w:r>
            <w:r w:rsidRPr="005620FD">
              <w:t>correo = 'anafrank@mail.com',</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Proveedor.objects.create(</w:t>
            </w:r>
          </w:p>
          <w:p w:rsidR="005620FD" w:rsidRPr="00FA5004" w:rsidRDefault="005620FD" w:rsidP="005620FD">
            <w:pPr>
              <w:pStyle w:val="Prrafodelista"/>
              <w:rPr>
                <w:lang w:val="es-MX"/>
              </w:rPr>
            </w:pPr>
            <w:r w:rsidRPr="005620FD">
              <w:t xml:space="preserve">        </w:t>
            </w:r>
            <w:r w:rsidRPr="00FA5004">
              <w:rPr>
                <w:lang w:val="es-MX"/>
              </w:rPr>
              <w:t>NIT = '804441-b',</w:t>
            </w:r>
          </w:p>
          <w:p w:rsidR="005620FD" w:rsidRPr="005620FD" w:rsidRDefault="005620FD" w:rsidP="005620FD">
            <w:pPr>
              <w:pStyle w:val="Prrafodelista"/>
              <w:rPr>
                <w:lang w:val="es-MX"/>
              </w:rPr>
            </w:pPr>
            <w:r w:rsidRPr="00FA5004">
              <w:rPr>
                <w:lang w:val="es-MX"/>
              </w:rPr>
              <w:t xml:space="preserve">        </w:t>
            </w:r>
            <w:r w:rsidRPr="005620FD">
              <w:rPr>
                <w:lang w:val="es-MX"/>
              </w:rPr>
              <w:t>razonSocial = 'TEST',</w:t>
            </w:r>
          </w:p>
          <w:p w:rsidR="005620FD" w:rsidRPr="005620FD" w:rsidRDefault="005620FD" w:rsidP="005620FD">
            <w:pPr>
              <w:pStyle w:val="Prrafodelista"/>
              <w:rPr>
                <w:lang w:val="es-MX"/>
              </w:rPr>
            </w:pPr>
            <w:r w:rsidRPr="005620FD">
              <w:rPr>
                <w:lang w:val="es-MX"/>
              </w:rPr>
              <w:t xml:space="preserve">        direccionEmpresa = 'Calle 104 No. 69b-43',</w:t>
            </w:r>
          </w:p>
          <w:p w:rsidR="005620FD" w:rsidRPr="005620FD" w:rsidRDefault="005620FD" w:rsidP="005620FD">
            <w:pPr>
              <w:pStyle w:val="Prrafodelista"/>
              <w:rPr>
                <w:lang w:val="es-MX"/>
              </w:rPr>
            </w:pPr>
            <w:r w:rsidRPr="005620FD">
              <w:rPr>
                <w:lang w:val="es-MX"/>
              </w:rPr>
              <w:t xml:space="preserve">        direccionVenta = 'Carrera 130 No. 9-38',</w:t>
            </w:r>
          </w:p>
          <w:p w:rsidR="005620FD" w:rsidRPr="005620FD" w:rsidRDefault="005620FD" w:rsidP="005620FD">
            <w:pPr>
              <w:pStyle w:val="Prrafodelista"/>
              <w:rPr>
                <w:lang w:val="es-MX"/>
              </w:rPr>
            </w:pPr>
            <w:r w:rsidRPr="005620FD">
              <w:rPr>
                <w:lang w:val="es-MX"/>
              </w:rPr>
              <w:t xml:space="preserve">        telefono = '32222227',</w:t>
            </w:r>
          </w:p>
          <w:p w:rsidR="005620FD" w:rsidRPr="005620FD" w:rsidRDefault="005620FD" w:rsidP="005620FD">
            <w:pPr>
              <w:pStyle w:val="Prrafodelista"/>
            </w:pPr>
            <w:r w:rsidRPr="005620FD">
              <w:rPr>
                <w:lang w:val="es-MX"/>
              </w:rPr>
              <w:lastRenderedPageBreak/>
              <w:t xml:space="preserve">        </w:t>
            </w:r>
            <w:r w:rsidRPr="005620FD">
              <w:t>correo = 'test@mail.com',</w:t>
            </w:r>
          </w:p>
          <w:p w:rsidR="005620FD" w:rsidRPr="005620FD" w:rsidRDefault="005620FD" w:rsidP="005620FD">
            <w:pPr>
              <w:pStyle w:val="Prrafodelista"/>
            </w:pPr>
            <w:r w:rsidRPr="005620FD">
              <w:t xml:space="preserve">    )</w:t>
            </w:r>
          </w:p>
          <w:p w:rsidR="005620FD" w:rsidRPr="005620FD" w:rsidRDefault="005620FD" w:rsidP="005620FD">
            <w:pPr>
              <w:pStyle w:val="Prrafodelista"/>
            </w:pPr>
            <w:r w:rsidRPr="005620FD">
              <w:t xml:space="preserve">    query =  Proveedor.objects.get(NIT = '804441-a')</w:t>
            </w:r>
          </w:p>
          <w:p w:rsidR="005620FD" w:rsidRPr="005620FD" w:rsidRDefault="005620FD" w:rsidP="005620FD">
            <w:pPr>
              <w:pStyle w:val="Prrafodelista"/>
              <w:rPr>
                <w:lang w:val="es-MX"/>
              </w:rPr>
            </w:pPr>
            <w:r w:rsidRPr="005620FD">
              <w:t xml:space="preserve">    </w:t>
            </w:r>
            <w:r w:rsidRPr="005620FD">
              <w:rPr>
                <w:lang w:val="es-MX"/>
              </w:rPr>
              <w:t>query.razonSocial = "CompraTEC"</w:t>
            </w:r>
          </w:p>
          <w:p w:rsidR="005620FD" w:rsidRPr="005620FD" w:rsidRDefault="005620FD" w:rsidP="005620FD">
            <w:pPr>
              <w:pStyle w:val="Prrafodelista"/>
              <w:rPr>
                <w:lang w:val="es-MX"/>
              </w:rPr>
            </w:pPr>
            <w:r w:rsidRPr="005620FD">
              <w:rPr>
                <w:lang w:val="es-MX"/>
              </w:rPr>
              <w:t xml:space="preserve">    query.delete()</w:t>
            </w:r>
          </w:p>
          <w:p w:rsidR="009D2BF3" w:rsidRDefault="005620FD" w:rsidP="005620FD">
            <w:pPr>
              <w:pStyle w:val="Prrafodelista"/>
              <w:ind w:left="0"/>
              <w:rPr>
                <w:lang w:val="es-MX"/>
              </w:rPr>
            </w:pPr>
            <w:r w:rsidRPr="005620FD">
              <w:rPr>
                <w:lang w:val="es-MX"/>
              </w:rPr>
              <w:t xml:space="preserve">    assert Proveedor.objects.count()==1</w:t>
            </w:r>
          </w:p>
        </w:tc>
        <w:tc>
          <w:tcPr>
            <w:tcW w:w="1750" w:type="dxa"/>
          </w:tcPr>
          <w:p w:rsidR="009D2BF3" w:rsidRDefault="009D2BF3" w:rsidP="009D2BF3">
            <w:pPr>
              <w:jc w:val="center"/>
            </w:pPr>
            <w:r w:rsidRPr="00347403">
              <w:rPr>
                <w:lang w:val="es-MX"/>
              </w:rPr>
              <w:lastRenderedPageBreak/>
              <w:t>PASSED</w:t>
            </w:r>
          </w:p>
        </w:tc>
      </w:tr>
      <w:tr w:rsidR="00CC497E" w:rsidTr="002B0E79">
        <w:tc>
          <w:tcPr>
            <w:tcW w:w="1560" w:type="dxa"/>
          </w:tcPr>
          <w:p w:rsidR="009D2BF3" w:rsidRDefault="005620FD" w:rsidP="009D2BF3">
            <w:pPr>
              <w:pStyle w:val="Prrafodelista"/>
              <w:ind w:left="0"/>
              <w:rPr>
                <w:lang w:val="es-MX"/>
              </w:rPr>
            </w:pPr>
            <w:r>
              <w:rPr>
                <w:lang w:val="es-MX"/>
              </w:rPr>
              <w:lastRenderedPageBreak/>
              <w:t>respuesta de interfaces de clientes</w:t>
            </w:r>
          </w:p>
        </w:tc>
        <w:tc>
          <w:tcPr>
            <w:tcW w:w="5528" w:type="dxa"/>
          </w:tcPr>
          <w:p w:rsidR="005620FD" w:rsidRPr="005620FD" w:rsidRDefault="005620FD" w:rsidP="005620FD">
            <w:pPr>
              <w:pStyle w:val="Prrafodelista"/>
            </w:pPr>
            <w:r w:rsidRPr="005620FD">
              <w:t>def test_render_view_cliente_main(client):</w:t>
            </w:r>
          </w:p>
          <w:p w:rsidR="005620FD" w:rsidRPr="005620FD" w:rsidRDefault="005620FD" w:rsidP="005620FD">
            <w:pPr>
              <w:pStyle w:val="Prrafodelista"/>
              <w:rPr>
                <w:lang w:val="es-MX"/>
              </w:rPr>
            </w:pPr>
            <w:r w:rsidRPr="005620FD">
              <w:t xml:space="preserve">    </w:t>
            </w:r>
            <w:r w:rsidRPr="005620FD">
              <w:rPr>
                <w:lang w:val="es-MX"/>
              </w:rPr>
              <w:t>resp = client.get('/personas/clientes/')</w:t>
            </w:r>
          </w:p>
          <w:p w:rsidR="009D2BF3" w:rsidRPr="005620FD" w:rsidRDefault="005620FD" w:rsidP="005620FD">
            <w:pPr>
              <w:pStyle w:val="Prrafodelista"/>
            </w:pPr>
            <w:r w:rsidRPr="005620FD">
              <w:rPr>
                <w:lang w:val="es-MX"/>
              </w:rPr>
              <w:t xml:space="preserve">    </w:t>
            </w:r>
            <w:r>
              <w:t>assert resp.status_code ==200</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respuesta de interfaces de clientes</w:t>
            </w:r>
          </w:p>
        </w:tc>
        <w:tc>
          <w:tcPr>
            <w:tcW w:w="5528" w:type="dxa"/>
          </w:tcPr>
          <w:p w:rsidR="005620FD" w:rsidRPr="005620FD" w:rsidRDefault="005620FD" w:rsidP="005620FD">
            <w:pPr>
              <w:pStyle w:val="Prrafodelista"/>
            </w:pPr>
            <w:r w:rsidRPr="005620FD">
              <w:t>def test_render_view_cliente_nuevo(client):</w:t>
            </w:r>
          </w:p>
          <w:p w:rsidR="005620FD" w:rsidRPr="005620FD" w:rsidRDefault="005620FD" w:rsidP="005620FD">
            <w:pPr>
              <w:pStyle w:val="Prrafodelista"/>
              <w:rPr>
                <w:lang w:val="es-MX"/>
              </w:rPr>
            </w:pPr>
            <w:r w:rsidRPr="005620FD">
              <w:t xml:space="preserve">    </w:t>
            </w:r>
            <w:r w:rsidRPr="005620FD">
              <w:rPr>
                <w:lang w:val="es-MX"/>
              </w:rPr>
              <w:t>resp = client.get('/personas/clientes/nuevo/')</w:t>
            </w:r>
          </w:p>
          <w:p w:rsidR="009D2BF3" w:rsidRDefault="005620FD" w:rsidP="005620FD">
            <w:pPr>
              <w:pStyle w:val="Prrafodelista"/>
              <w:ind w:left="0"/>
              <w:rPr>
                <w:lang w:val="es-MX"/>
              </w:rPr>
            </w:pPr>
            <w:r w:rsidRPr="005620FD">
              <w:rPr>
                <w:lang w:val="es-MX"/>
              </w:rPr>
              <w:t xml:space="preserve">    assert resp.status_code ==200</w:t>
            </w:r>
          </w:p>
        </w:tc>
        <w:tc>
          <w:tcPr>
            <w:tcW w:w="1750" w:type="dxa"/>
          </w:tcPr>
          <w:p w:rsidR="009D2BF3" w:rsidRDefault="009D2BF3" w:rsidP="009D2BF3">
            <w:pPr>
              <w:jc w:val="center"/>
            </w:pPr>
            <w:r w:rsidRPr="00347403">
              <w:rPr>
                <w:lang w:val="es-MX"/>
              </w:rPr>
              <w:t>PASSED</w:t>
            </w:r>
          </w:p>
        </w:tc>
      </w:tr>
      <w:tr w:rsidR="00CC497E" w:rsidTr="002B0E79">
        <w:tc>
          <w:tcPr>
            <w:tcW w:w="1560" w:type="dxa"/>
          </w:tcPr>
          <w:p w:rsidR="009D2BF3" w:rsidRDefault="005620FD" w:rsidP="009D2BF3">
            <w:pPr>
              <w:pStyle w:val="Prrafodelista"/>
              <w:ind w:left="0"/>
              <w:rPr>
                <w:lang w:val="es-MX"/>
              </w:rPr>
            </w:pPr>
            <w:r>
              <w:rPr>
                <w:lang w:val="es-MX"/>
              </w:rPr>
              <w:t>Interfaz principal</w:t>
            </w:r>
          </w:p>
        </w:tc>
        <w:tc>
          <w:tcPr>
            <w:tcW w:w="5528" w:type="dxa"/>
          </w:tcPr>
          <w:p w:rsidR="005620FD" w:rsidRPr="005620FD" w:rsidRDefault="005620FD" w:rsidP="005620FD">
            <w:pPr>
              <w:pStyle w:val="Prrafodelista"/>
              <w:rPr>
                <w:lang w:val="es-MX"/>
              </w:rPr>
            </w:pPr>
          </w:p>
          <w:p w:rsidR="005620FD" w:rsidRPr="005620FD" w:rsidRDefault="005620FD" w:rsidP="005620FD">
            <w:pPr>
              <w:pStyle w:val="Prrafodelista"/>
              <w:rPr>
                <w:lang w:val="es-MX"/>
              </w:rPr>
            </w:pPr>
            <w:r w:rsidRPr="005620FD">
              <w:rPr>
                <w:lang w:val="es-MX"/>
              </w:rPr>
              <w:t>@pytest.mark.parametrize('param',[('register'),('login'),])</w:t>
            </w:r>
          </w:p>
          <w:p w:rsidR="005620FD" w:rsidRPr="005620FD" w:rsidRDefault="005620FD" w:rsidP="005620FD">
            <w:pPr>
              <w:pStyle w:val="Prrafodelista"/>
            </w:pPr>
            <w:r w:rsidRPr="005620FD">
              <w:t>def test_render_views(param,client):</w:t>
            </w:r>
          </w:p>
          <w:p w:rsidR="005620FD" w:rsidRPr="005620FD" w:rsidRDefault="005620FD" w:rsidP="005620FD">
            <w:pPr>
              <w:pStyle w:val="Prrafodelista"/>
            </w:pPr>
            <w:r w:rsidRPr="005620FD">
              <w:t xml:space="preserve">    temp_url=urls.reverse(param)</w:t>
            </w:r>
          </w:p>
          <w:p w:rsidR="005620FD" w:rsidRPr="005620FD" w:rsidRDefault="005620FD" w:rsidP="005620FD">
            <w:pPr>
              <w:pStyle w:val="Prrafodelista"/>
            </w:pPr>
            <w:r w:rsidRPr="005620FD">
              <w:t xml:space="preserve">    resp = client.get(temp_url)</w:t>
            </w:r>
          </w:p>
          <w:p w:rsidR="005620FD" w:rsidRPr="005620FD" w:rsidRDefault="005620FD" w:rsidP="005620FD">
            <w:pPr>
              <w:pStyle w:val="Prrafodelista"/>
            </w:pPr>
            <w:r w:rsidRPr="005620FD">
              <w:t xml:space="preserve">    assert resp.status_code ==200</w:t>
            </w:r>
          </w:p>
          <w:p w:rsidR="005620FD" w:rsidRPr="005620FD" w:rsidRDefault="005620FD" w:rsidP="005620FD">
            <w:pPr>
              <w:pStyle w:val="Prrafodelista"/>
            </w:pPr>
          </w:p>
          <w:p w:rsidR="005620FD" w:rsidRPr="005620FD" w:rsidRDefault="005620FD" w:rsidP="005620FD">
            <w:pPr>
              <w:pStyle w:val="Prrafodelista"/>
            </w:pPr>
            <w:r w:rsidRPr="005620FD">
              <w:t>@pytest.fixture</w:t>
            </w:r>
          </w:p>
          <w:p w:rsidR="005620FD" w:rsidRPr="005620FD" w:rsidRDefault="005620FD" w:rsidP="005620FD">
            <w:pPr>
              <w:pStyle w:val="Prrafodelista"/>
            </w:pPr>
            <w:r w:rsidRPr="005620FD">
              <w:t>def user_data():</w:t>
            </w:r>
          </w:p>
          <w:p w:rsidR="005620FD" w:rsidRPr="005620FD" w:rsidRDefault="005620FD" w:rsidP="005620FD">
            <w:pPr>
              <w:pStyle w:val="Prrafodelista"/>
            </w:pPr>
            <w:r w:rsidRPr="005620FD">
              <w:t xml:space="preserve">    return{'first_name':'melfer','last_name':'alvarez','email':'melferalvarez@mail.com','username':'melfer',</w:t>
            </w:r>
          </w:p>
          <w:p w:rsidR="005620FD" w:rsidRPr="005620FD" w:rsidRDefault="005620FD" w:rsidP="005620FD">
            <w:pPr>
              <w:pStyle w:val="Prrafodelista"/>
            </w:pPr>
            <w:r w:rsidRPr="005620FD">
              <w:t xml:space="preserve">    'password1':'L4l09599.','password2':'L4l09599.'}</w:t>
            </w:r>
          </w:p>
          <w:p w:rsidR="005620FD" w:rsidRPr="005620FD" w:rsidRDefault="005620FD" w:rsidP="005620FD">
            <w:pPr>
              <w:pStyle w:val="Prrafodelista"/>
            </w:pPr>
          </w:p>
          <w:p w:rsidR="005620FD" w:rsidRPr="005620FD" w:rsidRDefault="005620FD" w:rsidP="005620FD">
            <w:pPr>
              <w:pStyle w:val="Prrafodelista"/>
            </w:pPr>
            <w:r w:rsidRPr="005620FD">
              <w:t>@pytest.mark.django_db</w:t>
            </w:r>
          </w:p>
          <w:p w:rsidR="005620FD" w:rsidRPr="005620FD" w:rsidRDefault="005620FD" w:rsidP="005620FD">
            <w:pPr>
              <w:pStyle w:val="Prrafodelista"/>
            </w:pPr>
            <w:r w:rsidRPr="005620FD">
              <w:t>def test_user_signup(client,user_data):</w:t>
            </w:r>
          </w:p>
          <w:p w:rsidR="005620FD" w:rsidRPr="005620FD" w:rsidRDefault="005620FD" w:rsidP="005620FD">
            <w:pPr>
              <w:pStyle w:val="Prrafodelista"/>
            </w:pPr>
            <w:r w:rsidRPr="005620FD">
              <w:t xml:space="preserve">    user_model = get_user_model()</w:t>
            </w:r>
          </w:p>
          <w:p w:rsidR="005620FD" w:rsidRPr="005620FD" w:rsidRDefault="005620FD" w:rsidP="005620FD">
            <w:pPr>
              <w:pStyle w:val="Prrafodelista"/>
            </w:pPr>
            <w:r w:rsidRPr="005620FD">
              <w:t xml:space="preserve">    assert user_model.objects.count() == 0</w:t>
            </w:r>
          </w:p>
          <w:p w:rsidR="005620FD" w:rsidRPr="005620FD" w:rsidRDefault="005620FD" w:rsidP="005620FD">
            <w:pPr>
              <w:pStyle w:val="Prrafodelista"/>
            </w:pPr>
            <w:r w:rsidRPr="005620FD">
              <w:t xml:space="preserve">    signup_url =urls.reverse('register')</w:t>
            </w:r>
          </w:p>
          <w:p w:rsidR="005620FD" w:rsidRPr="005620FD" w:rsidRDefault="005620FD" w:rsidP="005620FD">
            <w:pPr>
              <w:pStyle w:val="Prrafodelista"/>
            </w:pPr>
            <w:r w:rsidRPr="005620FD">
              <w:t xml:space="preserve">    resp =client.post(signup_url,user_data)</w:t>
            </w:r>
          </w:p>
          <w:p w:rsidR="005620FD" w:rsidRPr="005620FD" w:rsidRDefault="005620FD" w:rsidP="005620FD">
            <w:pPr>
              <w:pStyle w:val="Prrafodelista"/>
            </w:pPr>
            <w:r w:rsidRPr="005620FD">
              <w:t xml:space="preserve">    assert user_model.objects.count() == 1</w:t>
            </w:r>
          </w:p>
          <w:p w:rsidR="005620FD" w:rsidRPr="005620FD" w:rsidRDefault="005620FD" w:rsidP="005620FD">
            <w:pPr>
              <w:pStyle w:val="Prrafodelista"/>
            </w:pPr>
            <w:r w:rsidRPr="005620FD">
              <w:t xml:space="preserve">    assert resp.status_code == 302</w:t>
            </w:r>
          </w:p>
          <w:p w:rsidR="005620FD" w:rsidRPr="005620FD" w:rsidRDefault="005620FD" w:rsidP="005620FD">
            <w:pPr>
              <w:pStyle w:val="Prrafodelista"/>
            </w:pPr>
          </w:p>
          <w:p w:rsidR="005620FD" w:rsidRPr="005620FD" w:rsidRDefault="005620FD" w:rsidP="005620FD">
            <w:pPr>
              <w:pStyle w:val="Prrafodelista"/>
            </w:pPr>
            <w:r w:rsidRPr="005620FD">
              <w:t>@pytest.fixture</w:t>
            </w:r>
          </w:p>
          <w:p w:rsidR="005620FD" w:rsidRPr="005620FD" w:rsidRDefault="005620FD" w:rsidP="005620FD">
            <w:pPr>
              <w:pStyle w:val="Prrafodelista"/>
            </w:pPr>
            <w:r w:rsidRPr="005620FD">
              <w:t>def create_test_user():</w:t>
            </w:r>
          </w:p>
          <w:p w:rsidR="005620FD" w:rsidRPr="005620FD" w:rsidRDefault="005620FD" w:rsidP="005620FD">
            <w:pPr>
              <w:pStyle w:val="Prrafodelista"/>
            </w:pPr>
            <w:r w:rsidRPr="005620FD">
              <w:t xml:space="preserve">    user_model = get_user_model()</w:t>
            </w:r>
          </w:p>
          <w:p w:rsidR="005620FD" w:rsidRPr="005620FD" w:rsidRDefault="005620FD" w:rsidP="005620FD">
            <w:pPr>
              <w:pStyle w:val="Prrafodelista"/>
            </w:pPr>
            <w:r w:rsidRPr="005620FD">
              <w:t xml:space="preserve">    test_user = user_model.objects.create_user(first_name='melfer',last_name='alvarez',email='melferalvarez@mail.com',username='melfer',</w:t>
            </w:r>
          </w:p>
          <w:p w:rsidR="005620FD" w:rsidRPr="005620FD" w:rsidRDefault="005620FD" w:rsidP="005620FD">
            <w:pPr>
              <w:pStyle w:val="Prrafodelista"/>
            </w:pPr>
            <w:r w:rsidRPr="005620FD">
              <w:t xml:space="preserve">    password='L4l09599.')</w:t>
            </w:r>
          </w:p>
          <w:p w:rsidR="005620FD" w:rsidRPr="005620FD" w:rsidRDefault="005620FD" w:rsidP="005620FD">
            <w:pPr>
              <w:pStyle w:val="Prrafodelista"/>
            </w:pPr>
            <w:r w:rsidRPr="005620FD">
              <w:t xml:space="preserve">    test_user.set_password('L4l09599.')</w:t>
            </w:r>
          </w:p>
          <w:p w:rsidR="005620FD" w:rsidRPr="005620FD" w:rsidRDefault="005620FD" w:rsidP="005620FD">
            <w:pPr>
              <w:pStyle w:val="Prrafodelista"/>
            </w:pPr>
            <w:r w:rsidRPr="005620FD">
              <w:t xml:space="preserve">    return test_user</w:t>
            </w:r>
          </w:p>
          <w:p w:rsidR="005620FD" w:rsidRPr="005620FD" w:rsidRDefault="005620FD" w:rsidP="005620FD">
            <w:pPr>
              <w:pStyle w:val="Prrafodelista"/>
            </w:pPr>
          </w:p>
          <w:p w:rsidR="005620FD" w:rsidRPr="005620FD" w:rsidRDefault="005620FD" w:rsidP="005620FD">
            <w:pPr>
              <w:pStyle w:val="Prrafodelista"/>
            </w:pPr>
            <w:r w:rsidRPr="005620FD">
              <w:lastRenderedPageBreak/>
              <w:t>@pytest.mark.django_db</w:t>
            </w:r>
          </w:p>
          <w:p w:rsidR="005620FD" w:rsidRPr="005620FD" w:rsidRDefault="005620FD" w:rsidP="005620FD">
            <w:pPr>
              <w:pStyle w:val="Prrafodelista"/>
            </w:pPr>
            <w:r w:rsidRPr="005620FD">
              <w:t>def test_user_login(client,create_test_user):</w:t>
            </w:r>
          </w:p>
          <w:p w:rsidR="005620FD" w:rsidRPr="005620FD" w:rsidRDefault="005620FD" w:rsidP="005620FD">
            <w:pPr>
              <w:pStyle w:val="Prrafodelista"/>
            </w:pPr>
            <w:r w:rsidRPr="005620FD">
              <w:t xml:space="preserve">    user_model = get_user_model()</w:t>
            </w:r>
          </w:p>
          <w:p w:rsidR="005620FD" w:rsidRPr="005620FD" w:rsidRDefault="005620FD" w:rsidP="005620FD">
            <w:pPr>
              <w:pStyle w:val="Prrafodelista"/>
            </w:pPr>
            <w:r w:rsidRPr="005620FD">
              <w:t xml:space="preserve">    assert user_model.objects.count() == 1</w:t>
            </w:r>
          </w:p>
          <w:p w:rsidR="005620FD" w:rsidRPr="005620FD" w:rsidRDefault="005620FD" w:rsidP="005620FD">
            <w:pPr>
              <w:pStyle w:val="Prrafodelista"/>
            </w:pPr>
            <w:r w:rsidRPr="005620FD">
              <w:t xml:space="preserve">    login_url = urls.reverse('login')</w:t>
            </w:r>
          </w:p>
          <w:p w:rsidR="005620FD" w:rsidRPr="005620FD" w:rsidRDefault="005620FD" w:rsidP="005620FD">
            <w:pPr>
              <w:pStyle w:val="Prrafodelista"/>
            </w:pPr>
            <w:r w:rsidRPr="005620FD">
              <w:t xml:space="preserve">    resp = client.post(login_url,data = {'username':'melfer','password':'L4l09599.'})</w:t>
            </w:r>
          </w:p>
          <w:p w:rsidR="009D2BF3" w:rsidRDefault="005620FD" w:rsidP="005620FD">
            <w:pPr>
              <w:pStyle w:val="Prrafodelista"/>
              <w:ind w:left="0"/>
              <w:rPr>
                <w:lang w:val="es-MX"/>
              </w:rPr>
            </w:pPr>
            <w:r w:rsidRPr="005620FD">
              <w:t xml:space="preserve">    </w:t>
            </w:r>
            <w:r w:rsidRPr="005620FD">
              <w:rPr>
                <w:lang w:val="es-MX"/>
              </w:rPr>
              <w:t>assert resp.status_code == 302</w:t>
            </w:r>
          </w:p>
        </w:tc>
        <w:tc>
          <w:tcPr>
            <w:tcW w:w="1750" w:type="dxa"/>
          </w:tcPr>
          <w:p w:rsidR="009D2BF3" w:rsidRDefault="009D2BF3" w:rsidP="009D2BF3">
            <w:pPr>
              <w:jc w:val="center"/>
            </w:pPr>
            <w:r w:rsidRPr="00347403">
              <w:rPr>
                <w:lang w:val="es-MX"/>
              </w:rPr>
              <w:lastRenderedPageBreak/>
              <w:t>PASSED</w:t>
            </w:r>
          </w:p>
        </w:tc>
      </w:tr>
      <w:bookmarkEnd w:id="5"/>
      <w:bookmarkEnd w:id="6"/>
      <w:bookmarkEnd w:id="7"/>
    </w:tbl>
    <w:p w:rsidR="009D2BF3" w:rsidRDefault="009D2BF3" w:rsidP="009D2BF3">
      <w:pPr>
        <w:pStyle w:val="Prrafodelista"/>
        <w:rPr>
          <w:lang w:val="es-MX"/>
        </w:rPr>
      </w:pPr>
    </w:p>
    <w:bookmarkEnd w:id="3"/>
    <w:bookmarkEnd w:id="4"/>
    <w:p w:rsidR="00B02A68" w:rsidRDefault="00B02A68" w:rsidP="009D2BF3">
      <w:pPr>
        <w:pStyle w:val="Prrafodelista"/>
        <w:rPr>
          <w:lang w:val="es-MX"/>
        </w:rPr>
      </w:pPr>
      <w:r>
        <w:rPr>
          <w:lang w:val="es-MX"/>
        </w:rPr>
        <w:t>Según pytest, el sistema no presenta errores dentro de los procedimientos establecidos en el backend.</w:t>
      </w:r>
    </w:p>
    <w:p w:rsidR="008630E7" w:rsidRPr="008630E7" w:rsidRDefault="008630E7" w:rsidP="008630E7">
      <w:pPr>
        <w:rPr>
          <w:lang w:val="es-MX"/>
        </w:rPr>
      </w:pPr>
    </w:p>
    <w:p w:rsidR="009D2BF3" w:rsidRDefault="00E3538C" w:rsidP="009D2BF3">
      <w:pPr>
        <w:rPr>
          <w:lang w:val="es-MX"/>
        </w:rPr>
      </w:pPr>
      <w:r>
        <w:rPr>
          <w:lang w:val="es-MX"/>
        </w:rPr>
        <w:t>Para mayor información</w:t>
      </w:r>
      <w:r w:rsidR="002B0E79">
        <w:rPr>
          <w:lang w:val="es-MX"/>
        </w:rPr>
        <w:t xml:space="preserve"> y ver el log completo de las pruebas</w:t>
      </w:r>
      <w:r w:rsidR="002648CB">
        <w:rPr>
          <w:lang w:val="es-MX"/>
        </w:rPr>
        <w:t xml:space="preserve"> unitarias</w:t>
      </w:r>
      <w:r>
        <w:rPr>
          <w:lang w:val="es-MX"/>
        </w:rPr>
        <w:t>, ver el archivo testReport</w:t>
      </w:r>
      <w:r w:rsidR="00FA5004">
        <w:rPr>
          <w:lang w:val="es-MX"/>
        </w:rPr>
        <w:t xml:space="preserve"> – Alpha 0.0.3 </w:t>
      </w:r>
      <w:r w:rsidR="00174C96">
        <w:rPr>
          <w:lang w:val="es-MX"/>
        </w:rPr>
        <w:t>incluido</w:t>
      </w:r>
      <w:r w:rsidR="00FA5004">
        <w:rPr>
          <w:lang w:val="es-MX"/>
        </w:rPr>
        <w:t xml:space="preserve"> en la carpeta de </w:t>
      </w:r>
      <w:r w:rsidR="00174C96">
        <w:rPr>
          <w:lang w:val="es-MX"/>
        </w:rPr>
        <w:t>Documentación</w:t>
      </w:r>
      <w:r w:rsidR="00FA5004">
        <w:rPr>
          <w:lang w:val="es-MX"/>
        </w:rPr>
        <w:t xml:space="preserve"> del repositorio</w:t>
      </w:r>
      <w:r>
        <w:rPr>
          <w:lang w:val="es-MX"/>
        </w:rPr>
        <w:t>.</w:t>
      </w:r>
    </w:p>
    <w:p w:rsidR="002648CB" w:rsidRPr="002648CB" w:rsidRDefault="002648CB" w:rsidP="002648CB">
      <w:pPr>
        <w:pStyle w:val="Prrafodelista"/>
        <w:numPr>
          <w:ilvl w:val="0"/>
          <w:numId w:val="3"/>
        </w:numPr>
        <w:rPr>
          <w:lang w:val="es-MX"/>
        </w:rPr>
      </w:pPr>
      <w:r>
        <w:rPr>
          <w:lang w:val="es-MX"/>
        </w:rPr>
        <w:t>Pruebas de Funciones : Ver Excel anexo – Formato de casos de Prueba.xlsx</w:t>
      </w:r>
    </w:p>
    <w:sectPr w:rsidR="002648CB" w:rsidRPr="002648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37B"/>
    <w:multiLevelType w:val="hybridMultilevel"/>
    <w:tmpl w:val="FADA0F38"/>
    <w:lvl w:ilvl="0" w:tplc="B23E99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845B1"/>
    <w:multiLevelType w:val="hybridMultilevel"/>
    <w:tmpl w:val="D4986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513BB"/>
    <w:multiLevelType w:val="hybridMultilevel"/>
    <w:tmpl w:val="8E0E4AF2"/>
    <w:lvl w:ilvl="0" w:tplc="4B9E5BBC">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95233F"/>
    <w:multiLevelType w:val="hybridMultilevel"/>
    <w:tmpl w:val="0FB61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652F7"/>
    <w:multiLevelType w:val="hybridMultilevel"/>
    <w:tmpl w:val="9B46788E"/>
    <w:lvl w:ilvl="0" w:tplc="E370F4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B87A65"/>
    <w:multiLevelType w:val="hybridMultilevel"/>
    <w:tmpl w:val="7526BD22"/>
    <w:lvl w:ilvl="0" w:tplc="48044D9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91FED"/>
    <w:multiLevelType w:val="hybridMultilevel"/>
    <w:tmpl w:val="6D64FF00"/>
    <w:lvl w:ilvl="0" w:tplc="FBB866DC">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9450E9"/>
    <w:multiLevelType w:val="hybridMultilevel"/>
    <w:tmpl w:val="7B7227E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activeWritingStyle w:appName="MSWord" w:lang="en-US" w:vendorID="64" w:dllVersion="131078" w:nlCheck="1" w:checkStyle="0"/>
  <w:activeWritingStyle w:appName="MSWord" w:lang="es-CO"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BF3"/>
    <w:rsid w:val="0007720E"/>
    <w:rsid w:val="00174C96"/>
    <w:rsid w:val="002648CB"/>
    <w:rsid w:val="002B0E79"/>
    <w:rsid w:val="003E5A6F"/>
    <w:rsid w:val="004650D1"/>
    <w:rsid w:val="005620FD"/>
    <w:rsid w:val="0077051D"/>
    <w:rsid w:val="007C3CFD"/>
    <w:rsid w:val="008630E7"/>
    <w:rsid w:val="009D2BF3"/>
    <w:rsid w:val="00B02A68"/>
    <w:rsid w:val="00C22035"/>
    <w:rsid w:val="00CC497E"/>
    <w:rsid w:val="00E3538C"/>
    <w:rsid w:val="00FA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6F765-B83E-46C2-969F-668B06A3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2BF3"/>
    <w:pPr>
      <w:ind w:left="720"/>
      <w:contextualSpacing/>
    </w:pPr>
  </w:style>
  <w:style w:type="table" w:styleId="Tablaconcuadrcula">
    <w:name w:val="Table Grid"/>
    <w:basedOn w:val="Tablanormal"/>
    <w:uiPriority w:val="59"/>
    <w:rsid w:val="009D2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9D2B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CC49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2">
    <w:name w:val="Grid Table 2"/>
    <w:basedOn w:val="Tablanormal"/>
    <w:uiPriority w:val="47"/>
    <w:rsid w:val="00CC497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C22035"/>
    <w:rPr>
      <w:sz w:val="16"/>
      <w:szCs w:val="16"/>
    </w:rPr>
  </w:style>
  <w:style w:type="paragraph" w:styleId="Textocomentario">
    <w:name w:val="annotation text"/>
    <w:basedOn w:val="Normal"/>
    <w:link w:val="TextocomentarioCar"/>
    <w:uiPriority w:val="99"/>
    <w:unhideWhenUsed/>
    <w:rsid w:val="00C22035"/>
    <w:pPr>
      <w:spacing w:after="200" w:line="240" w:lineRule="auto"/>
    </w:pPr>
    <w:rPr>
      <w:rFonts w:ascii="Times New Roman" w:hAnsi="Times New Roman"/>
      <w:sz w:val="20"/>
      <w:szCs w:val="20"/>
      <w:lang w:val="es-CO"/>
    </w:rPr>
  </w:style>
  <w:style w:type="character" w:customStyle="1" w:styleId="TextocomentarioCar">
    <w:name w:val="Texto comentario Car"/>
    <w:basedOn w:val="Fuentedeprrafopredeter"/>
    <w:link w:val="Textocomentario"/>
    <w:uiPriority w:val="99"/>
    <w:rsid w:val="00C22035"/>
    <w:rPr>
      <w:rFonts w:ascii="Times New Roman" w:hAnsi="Times New Roman"/>
      <w:sz w:val="20"/>
      <w:szCs w:val="20"/>
      <w:lang w:val="es-CO"/>
    </w:rPr>
  </w:style>
  <w:style w:type="paragraph" w:customStyle="1" w:styleId="Normal1">
    <w:name w:val="Normal1"/>
    <w:rsid w:val="00C22035"/>
    <w:pPr>
      <w:spacing w:after="0" w:line="276" w:lineRule="auto"/>
    </w:pPr>
    <w:rPr>
      <w:rFonts w:ascii="Arial" w:eastAsia="Arial" w:hAnsi="Arial" w:cs="Arial"/>
      <w:color w:val="000000"/>
      <w:szCs w:val="20"/>
      <w:lang w:val="es-CO" w:eastAsia="es-CO"/>
    </w:rPr>
  </w:style>
  <w:style w:type="paragraph" w:styleId="Textodeglobo">
    <w:name w:val="Balloon Text"/>
    <w:basedOn w:val="Normal"/>
    <w:link w:val="TextodegloboCar"/>
    <w:uiPriority w:val="99"/>
    <w:semiHidden/>
    <w:unhideWhenUsed/>
    <w:rsid w:val="00C220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2035"/>
    <w:rPr>
      <w:rFonts w:ascii="Segoe UI" w:hAnsi="Segoe UI" w:cs="Segoe UI"/>
      <w:sz w:val="18"/>
      <w:szCs w:val="18"/>
    </w:rPr>
  </w:style>
  <w:style w:type="table" w:styleId="Cuadrculadetablaclara">
    <w:name w:val="Grid Table Light"/>
    <w:basedOn w:val="Tablanormal"/>
    <w:uiPriority w:val="40"/>
    <w:rsid w:val="002B0E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0626">
      <w:bodyDiv w:val="1"/>
      <w:marLeft w:val="0"/>
      <w:marRight w:val="0"/>
      <w:marTop w:val="0"/>
      <w:marBottom w:val="0"/>
      <w:divBdr>
        <w:top w:val="none" w:sz="0" w:space="0" w:color="auto"/>
        <w:left w:val="none" w:sz="0" w:space="0" w:color="auto"/>
        <w:bottom w:val="none" w:sz="0" w:space="0" w:color="auto"/>
        <w:right w:val="none" w:sz="0" w:space="0" w:color="auto"/>
      </w:divBdr>
      <w:divsChild>
        <w:div w:id="1180850836">
          <w:marLeft w:val="0"/>
          <w:marRight w:val="0"/>
          <w:marTop w:val="0"/>
          <w:marBottom w:val="0"/>
          <w:divBdr>
            <w:top w:val="none" w:sz="0" w:space="0" w:color="auto"/>
            <w:left w:val="none" w:sz="0" w:space="0" w:color="auto"/>
            <w:bottom w:val="none" w:sz="0" w:space="0" w:color="auto"/>
            <w:right w:val="none" w:sz="0" w:space="0" w:color="auto"/>
          </w:divBdr>
          <w:divsChild>
            <w:div w:id="1361665353">
              <w:marLeft w:val="0"/>
              <w:marRight w:val="0"/>
              <w:marTop w:val="0"/>
              <w:marBottom w:val="0"/>
              <w:divBdr>
                <w:top w:val="none" w:sz="0" w:space="0" w:color="auto"/>
                <w:left w:val="none" w:sz="0" w:space="0" w:color="auto"/>
                <w:bottom w:val="none" w:sz="0" w:space="0" w:color="auto"/>
                <w:right w:val="none" w:sz="0" w:space="0" w:color="auto"/>
              </w:divBdr>
            </w:div>
            <w:div w:id="1648893452">
              <w:marLeft w:val="0"/>
              <w:marRight w:val="0"/>
              <w:marTop w:val="0"/>
              <w:marBottom w:val="0"/>
              <w:divBdr>
                <w:top w:val="none" w:sz="0" w:space="0" w:color="auto"/>
                <w:left w:val="none" w:sz="0" w:space="0" w:color="auto"/>
                <w:bottom w:val="none" w:sz="0" w:space="0" w:color="auto"/>
                <w:right w:val="none" w:sz="0" w:space="0" w:color="auto"/>
              </w:divBdr>
            </w:div>
            <w:div w:id="1045644133">
              <w:marLeft w:val="0"/>
              <w:marRight w:val="0"/>
              <w:marTop w:val="0"/>
              <w:marBottom w:val="0"/>
              <w:divBdr>
                <w:top w:val="none" w:sz="0" w:space="0" w:color="auto"/>
                <w:left w:val="none" w:sz="0" w:space="0" w:color="auto"/>
                <w:bottom w:val="none" w:sz="0" w:space="0" w:color="auto"/>
                <w:right w:val="none" w:sz="0" w:space="0" w:color="auto"/>
              </w:divBdr>
            </w:div>
            <w:div w:id="684942350">
              <w:marLeft w:val="0"/>
              <w:marRight w:val="0"/>
              <w:marTop w:val="0"/>
              <w:marBottom w:val="0"/>
              <w:divBdr>
                <w:top w:val="none" w:sz="0" w:space="0" w:color="auto"/>
                <w:left w:val="none" w:sz="0" w:space="0" w:color="auto"/>
                <w:bottom w:val="none" w:sz="0" w:space="0" w:color="auto"/>
                <w:right w:val="none" w:sz="0" w:space="0" w:color="auto"/>
              </w:divBdr>
            </w:div>
            <w:div w:id="40253864">
              <w:marLeft w:val="0"/>
              <w:marRight w:val="0"/>
              <w:marTop w:val="0"/>
              <w:marBottom w:val="0"/>
              <w:divBdr>
                <w:top w:val="none" w:sz="0" w:space="0" w:color="auto"/>
                <w:left w:val="none" w:sz="0" w:space="0" w:color="auto"/>
                <w:bottom w:val="none" w:sz="0" w:space="0" w:color="auto"/>
                <w:right w:val="none" w:sz="0" w:space="0" w:color="auto"/>
              </w:divBdr>
            </w:div>
            <w:div w:id="1928228308">
              <w:marLeft w:val="0"/>
              <w:marRight w:val="0"/>
              <w:marTop w:val="0"/>
              <w:marBottom w:val="0"/>
              <w:divBdr>
                <w:top w:val="none" w:sz="0" w:space="0" w:color="auto"/>
                <w:left w:val="none" w:sz="0" w:space="0" w:color="auto"/>
                <w:bottom w:val="none" w:sz="0" w:space="0" w:color="auto"/>
                <w:right w:val="none" w:sz="0" w:space="0" w:color="auto"/>
              </w:divBdr>
            </w:div>
            <w:div w:id="132021912">
              <w:marLeft w:val="0"/>
              <w:marRight w:val="0"/>
              <w:marTop w:val="0"/>
              <w:marBottom w:val="0"/>
              <w:divBdr>
                <w:top w:val="none" w:sz="0" w:space="0" w:color="auto"/>
                <w:left w:val="none" w:sz="0" w:space="0" w:color="auto"/>
                <w:bottom w:val="none" w:sz="0" w:space="0" w:color="auto"/>
                <w:right w:val="none" w:sz="0" w:space="0" w:color="auto"/>
              </w:divBdr>
            </w:div>
            <w:div w:id="947011026">
              <w:marLeft w:val="0"/>
              <w:marRight w:val="0"/>
              <w:marTop w:val="0"/>
              <w:marBottom w:val="0"/>
              <w:divBdr>
                <w:top w:val="none" w:sz="0" w:space="0" w:color="auto"/>
                <w:left w:val="none" w:sz="0" w:space="0" w:color="auto"/>
                <w:bottom w:val="none" w:sz="0" w:space="0" w:color="auto"/>
                <w:right w:val="none" w:sz="0" w:space="0" w:color="auto"/>
              </w:divBdr>
            </w:div>
            <w:div w:id="685015008">
              <w:marLeft w:val="0"/>
              <w:marRight w:val="0"/>
              <w:marTop w:val="0"/>
              <w:marBottom w:val="0"/>
              <w:divBdr>
                <w:top w:val="none" w:sz="0" w:space="0" w:color="auto"/>
                <w:left w:val="none" w:sz="0" w:space="0" w:color="auto"/>
                <w:bottom w:val="none" w:sz="0" w:space="0" w:color="auto"/>
                <w:right w:val="none" w:sz="0" w:space="0" w:color="auto"/>
              </w:divBdr>
            </w:div>
            <w:div w:id="1341079896">
              <w:marLeft w:val="0"/>
              <w:marRight w:val="0"/>
              <w:marTop w:val="0"/>
              <w:marBottom w:val="0"/>
              <w:divBdr>
                <w:top w:val="none" w:sz="0" w:space="0" w:color="auto"/>
                <w:left w:val="none" w:sz="0" w:space="0" w:color="auto"/>
                <w:bottom w:val="none" w:sz="0" w:space="0" w:color="auto"/>
                <w:right w:val="none" w:sz="0" w:space="0" w:color="auto"/>
              </w:divBdr>
            </w:div>
            <w:div w:id="1460491919">
              <w:marLeft w:val="0"/>
              <w:marRight w:val="0"/>
              <w:marTop w:val="0"/>
              <w:marBottom w:val="0"/>
              <w:divBdr>
                <w:top w:val="none" w:sz="0" w:space="0" w:color="auto"/>
                <w:left w:val="none" w:sz="0" w:space="0" w:color="auto"/>
                <w:bottom w:val="none" w:sz="0" w:space="0" w:color="auto"/>
                <w:right w:val="none" w:sz="0" w:space="0" w:color="auto"/>
              </w:divBdr>
            </w:div>
            <w:div w:id="11278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60">
      <w:bodyDiv w:val="1"/>
      <w:marLeft w:val="0"/>
      <w:marRight w:val="0"/>
      <w:marTop w:val="0"/>
      <w:marBottom w:val="0"/>
      <w:divBdr>
        <w:top w:val="none" w:sz="0" w:space="0" w:color="auto"/>
        <w:left w:val="none" w:sz="0" w:space="0" w:color="auto"/>
        <w:bottom w:val="none" w:sz="0" w:space="0" w:color="auto"/>
        <w:right w:val="none" w:sz="0" w:space="0" w:color="auto"/>
      </w:divBdr>
      <w:divsChild>
        <w:div w:id="1971666575">
          <w:marLeft w:val="0"/>
          <w:marRight w:val="0"/>
          <w:marTop w:val="0"/>
          <w:marBottom w:val="0"/>
          <w:divBdr>
            <w:top w:val="none" w:sz="0" w:space="0" w:color="auto"/>
            <w:left w:val="none" w:sz="0" w:space="0" w:color="auto"/>
            <w:bottom w:val="none" w:sz="0" w:space="0" w:color="auto"/>
            <w:right w:val="none" w:sz="0" w:space="0" w:color="auto"/>
          </w:divBdr>
          <w:divsChild>
            <w:div w:id="1137574005">
              <w:marLeft w:val="0"/>
              <w:marRight w:val="0"/>
              <w:marTop w:val="0"/>
              <w:marBottom w:val="0"/>
              <w:divBdr>
                <w:top w:val="none" w:sz="0" w:space="0" w:color="auto"/>
                <w:left w:val="none" w:sz="0" w:space="0" w:color="auto"/>
                <w:bottom w:val="none" w:sz="0" w:space="0" w:color="auto"/>
                <w:right w:val="none" w:sz="0" w:space="0" w:color="auto"/>
              </w:divBdr>
            </w:div>
            <w:div w:id="429157582">
              <w:marLeft w:val="0"/>
              <w:marRight w:val="0"/>
              <w:marTop w:val="0"/>
              <w:marBottom w:val="0"/>
              <w:divBdr>
                <w:top w:val="none" w:sz="0" w:space="0" w:color="auto"/>
                <w:left w:val="none" w:sz="0" w:space="0" w:color="auto"/>
                <w:bottom w:val="none" w:sz="0" w:space="0" w:color="auto"/>
                <w:right w:val="none" w:sz="0" w:space="0" w:color="auto"/>
              </w:divBdr>
            </w:div>
            <w:div w:id="1068531084">
              <w:marLeft w:val="0"/>
              <w:marRight w:val="0"/>
              <w:marTop w:val="0"/>
              <w:marBottom w:val="0"/>
              <w:divBdr>
                <w:top w:val="none" w:sz="0" w:space="0" w:color="auto"/>
                <w:left w:val="none" w:sz="0" w:space="0" w:color="auto"/>
                <w:bottom w:val="none" w:sz="0" w:space="0" w:color="auto"/>
                <w:right w:val="none" w:sz="0" w:space="0" w:color="auto"/>
              </w:divBdr>
            </w:div>
            <w:div w:id="534150115">
              <w:marLeft w:val="0"/>
              <w:marRight w:val="0"/>
              <w:marTop w:val="0"/>
              <w:marBottom w:val="0"/>
              <w:divBdr>
                <w:top w:val="none" w:sz="0" w:space="0" w:color="auto"/>
                <w:left w:val="none" w:sz="0" w:space="0" w:color="auto"/>
                <w:bottom w:val="none" w:sz="0" w:space="0" w:color="auto"/>
                <w:right w:val="none" w:sz="0" w:space="0" w:color="auto"/>
              </w:divBdr>
            </w:div>
            <w:div w:id="1819034397">
              <w:marLeft w:val="0"/>
              <w:marRight w:val="0"/>
              <w:marTop w:val="0"/>
              <w:marBottom w:val="0"/>
              <w:divBdr>
                <w:top w:val="none" w:sz="0" w:space="0" w:color="auto"/>
                <w:left w:val="none" w:sz="0" w:space="0" w:color="auto"/>
                <w:bottom w:val="none" w:sz="0" w:space="0" w:color="auto"/>
                <w:right w:val="none" w:sz="0" w:space="0" w:color="auto"/>
              </w:divBdr>
            </w:div>
            <w:div w:id="1432511088">
              <w:marLeft w:val="0"/>
              <w:marRight w:val="0"/>
              <w:marTop w:val="0"/>
              <w:marBottom w:val="0"/>
              <w:divBdr>
                <w:top w:val="none" w:sz="0" w:space="0" w:color="auto"/>
                <w:left w:val="none" w:sz="0" w:space="0" w:color="auto"/>
                <w:bottom w:val="none" w:sz="0" w:space="0" w:color="auto"/>
                <w:right w:val="none" w:sz="0" w:space="0" w:color="auto"/>
              </w:divBdr>
            </w:div>
            <w:div w:id="281882336">
              <w:marLeft w:val="0"/>
              <w:marRight w:val="0"/>
              <w:marTop w:val="0"/>
              <w:marBottom w:val="0"/>
              <w:divBdr>
                <w:top w:val="none" w:sz="0" w:space="0" w:color="auto"/>
                <w:left w:val="none" w:sz="0" w:space="0" w:color="auto"/>
                <w:bottom w:val="none" w:sz="0" w:space="0" w:color="auto"/>
                <w:right w:val="none" w:sz="0" w:space="0" w:color="auto"/>
              </w:divBdr>
            </w:div>
            <w:div w:id="1648049304">
              <w:marLeft w:val="0"/>
              <w:marRight w:val="0"/>
              <w:marTop w:val="0"/>
              <w:marBottom w:val="0"/>
              <w:divBdr>
                <w:top w:val="none" w:sz="0" w:space="0" w:color="auto"/>
                <w:left w:val="none" w:sz="0" w:space="0" w:color="auto"/>
                <w:bottom w:val="none" w:sz="0" w:space="0" w:color="auto"/>
                <w:right w:val="none" w:sz="0" w:space="0" w:color="auto"/>
              </w:divBdr>
            </w:div>
            <w:div w:id="935942544">
              <w:marLeft w:val="0"/>
              <w:marRight w:val="0"/>
              <w:marTop w:val="0"/>
              <w:marBottom w:val="0"/>
              <w:divBdr>
                <w:top w:val="none" w:sz="0" w:space="0" w:color="auto"/>
                <w:left w:val="none" w:sz="0" w:space="0" w:color="auto"/>
                <w:bottom w:val="none" w:sz="0" w:space="0" w:color="auto"/>
                <w:right w:val="none" w:sz="0" w:space="0" w:color="auto"/>
              </w:divBdr>
            </w:div>
            <w:div w:id="521363139">
              <w:marLeft w:val="0"/>
              <w:marRight w:val="0"/>
              <w:marTop w:val="0"/>
              <w:marBottom w:val="0"/>
              <w:divBdr>
                <w:top w:val="none" w:sz="0" w:space="0" w:color="auto"/>
                <w:left w:val="none" w:sz="0" w:space="0" w:color="auto"/>
                <w:bottom w:val="none" w:sz="0" w:space="0" w:color="auto"/>
                <w:right w:val="none" w:sz="0" w:space="0" w:color="auto"/>
              </w:divBdr>
            </w:div>
            <w:div w:id="197282769">
              <w:marLeft w:val="0"/>
              <w:marRight w:val="0"/>
              <w:marTop w:val="0"/>
              <w:marBottom w:val="0"/>
              <w:divBdr>
                <w:top w:val="none" w:sz="0" w:space="0" w:color="auto"/>
                <w:left w:val="none" w:sz="0" w:space="0" w:color="auto"/>
                <w:bottom w:val="none" w:sz="0" w:space="0" w:color="auto"/>
                <w:right w:val="none" w:sz="0" w:space="0" w:color="auto"/>
              </w:divBdr>
            </w:div>
            <w:div w:id="900293235">
              <w:marLeft w:val="0"/>
              <w:marRight w:val="0"/>
              <w:marTop w:val="0"/>
              <w:marBottom w:val="0"/>
              <w:divBdr>
                <w:top w:val="none" w:sz="0" w:space="0" w:color="auto"/>
                <w:left w:val="none" w:sz="0" w:space="0" w:color="auto"/>
                <w:bottom w:val="none" w:sz="0" w:space="0" w:color="auto"/>
                <w:right w:val="none" w:sz="0" w:space="0" w:color="auto"/>
              </w:divBdr>
            </w:div>
            <w:div w:id="1941641557">
              <w:marLeft w:val="0"/>
              <w:marRight w:val="0"/>
              <w:marTop w:val="0"/>
              <w:marBottom w:val="0"/>
              <w:divBdr>
                <w:top w:val="none" w:sz="0" w:space="0" w:color="auto"/>
                <w:left w:val="none" w:sz="0" w:space="0" w:color="auto"/>
                <w:bottom w:val="none" w:sz="0" w:space="0" w:color="auto"/>
                <w:right w:val="none" w:sz="0" w:space="0" w:color="auto"/>
              </w:divBdr>
            </w:div>
            <w:div w:id="1330793092">
              <w:marLeft w:val="0"/>
              <w:marRight w:val="0"/>
              <w:marTop w:val="0"/>
              <w:marBottom w:val="0"/>
              <w:divBdr>
                <w:top w:val="none" w:sz="0" w:space="0" w:color="auto"/>
                <w:left w:val="none" w:sz="0" w:space="0" w:color="auto"/>
                <w:bottom w:val="none" w:sz="0" w:space="0" w:color="auto"/>
                <w:right w:val="none" w:sz="0" w:space="0" w:color="auto"/>
              </w:divBdr>
            </w:div>
            <w:div w:id="1400519244">
              <w:marLeft w:val="0"/>
              <w:marRight w:val="0"/>
              <w:marTop w:val="0"/>
              <w:marBottom w:val="0"/>
              <w:divBdr>
                <w:top w:val="none" w:sz="0" w:space="0" w:color="auto"/>
                <w:left w:val="none" w:sz="0" w:space="0" w:color="auto"/>
                <w:bottom w:val="none" w:sz="0" w:space="0" w:color="auto"/>
                <w:right w:val="none" w:sz="0" w:space="0" w:color="auto"/>
              </w:divBdr>
            </w:div>
            <w:div w:id="533007545">
              <w:marLeft w:val="0"/>
              <w:marRight w:val="0"/>
              <w:marTop w:val="0"/>
              <w:marBottom w:val="0"/>
              <w:divBdr>
                <w:top w:val="none" w:sz="0" w:space="0" w:color="auto"/>
                <w:left w:val="none" w:sz="0" w:space="0" w:color="auto"/>
                <w:bottom w:val="none" w:sz="0" w:space="0" w:color="auto"/>
                <w:right w:val="none" w:sz="0" w:space="0" w:color="auto"/>
              </w:divBdr>
            </w:div>
            <w:div w:id="239217860">
              <w:marLeft w:val="0"/>
              <w:marRight w:val="0"/>
              <w:marTop w:val="0"/>
              <w:marBottom w:val="0"/>
              <w:divBdr>
                <w:top w:val="none" w:sz="0" w:space="0" w:color="auto"/>
                <w:left w:val="none" w:sz="0" w:space="0" w:color="auto"/>
                <w:bottom w:val="none" w:sz="0" w:space="0" w:color="auto"/>
                <w:right w:val="none" w:sz="0" w:space="0" w:color="auto"/>
              </w:divBdr>
            </w:div>
            <w:div w:id="1892577590">
              <w:marLeft w:val="0"/>
              <w:marRight w:val="0"/>
              <w:marTop w:val="0"/>
              <w:marBottom w:val="0"/>
              <w:divBdr>
                <w:top w:val="none" w:sz="0" w:space="0" w:color="auto"/>
                <w:left w:val="none" w:sz="0" w:space="0" w:color="auto"/>
                <w:bottom w:val="none" w:sz="0" w:space="0" w:color="auto"/>
                <w:right w:val="none" w:sz="0" w:space="0" w:color="auto"/>
              </w:divBdr>
            </w:div>
            <w:div w:id="11758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9199">
      <w:bodyDiv w:val="1"/>
      <w:marLeft w:val="0"/>
      <w:marRight w:val="0"/>
      <w:marTop w:val="0"/>
      <w:marBottom w:val="0"/>
      <w:divBdr>
        <w:top w:val="none" w:sz="0" w:space="0" w:color="auto"/>
        <w:left w:val="none" w:sz="0" w:space="0" w:color="auto"/>
        <w:bottom w:val="none" w:sz="0" w:space="0" w:color="auto"/>
        <w:right w:val="none" w:sz="0" w:space="0" w:color="auto"/>
      </w:divBdr>
    </w:div>
    <w:div w:id="513032709">
      <w:bodyDiv w:val="1"/>
      <w:marLeft w:val="0"/>
      <w:marRight w:val="0"/>
      <w:marTop w:val="0"/>
      <w:marBottom w:val="0"/>
      <w:divBdr>
        <w:top w:val="none" w:sz="0" w:space="0" w:color="auto"/>
        <w:left w:val="none" w:sz="0" w:space="0" w:color="auto"/>
        <w:bottom w:val="none" w:sz="0" w:space="0" w:color="auto"/>
        <w:right w:val="none" w:sz="0" w:space="0" w:color="auto"/>
      </w:divBdr>
      <w:divsChild>
        <w:div w:id="1534223688">
          <w:marLeft w:val="0"/>
          <w:marRight w:val="0"/>
          <w:marTop w:val="0"/>
          <w:marBottom w:val="0"/>
          <w:divBdr>
            <w:top w:val="none" w:sz="0" w:space="0" w:color="auto"/>
            <w:left w:val="none" w:sz="0" w:space="0" w:color="auto"/>
            <w:bottom w:val="none" w:sz="0" w:space="0" w:color="auto"/>
            <w:right w:val="none" w:sz="0" w:space="0" w:color="auto"/>
          </w:divBdr>
          <w:divsChild>
            <w:div w:id="321349564">
              <w:marLeft w:val="0"/>
              <w:marRight w:val="0"/>
              <w:marTop w:val="0"/>
              <w:marBottom w:val="0"/>
              <w:divBdr>
                <w:top w:val="none" w:sz="0" w:space="0" w:color="auto"/>
                <w:left w:val="none" w:sz="0" w:space="0" w:color="auto"/>
                <w:bottom w:val="none" w:sz="0" w:space="0" w:color="auto"/>
                <w:right w:val="none" w:sz="0" w:space="0" w:color="auto"/>
              </w:divBdr>
            </w:div>
            <w:div w:id="938369976">
              <w:marLeft w:val="0"/>
              <w:marRight w:val="0"/>
              <w:marTop w:val="0"/>
              <w:marBottom w:val="0"/>
              <w:divBdr>
                <w:top w:val="none" w:sz="0" w:space="0" w:color="auto"/>
                <w:left w:val="none" w:sz="0" w:space="0" w:color="auto"/>
                <w:bottom w:val="none" w:sz="0" w:space="0" w:color="auto"/>
                <w:right w:val="none" w:sz="0" w:space="0" w:color="auto"/>
              </w:divBdr>
            </w:div>
            <w:div w:id="1073626673">
              <w:marLeft w:val="0"/>
              <w:marRight w:val="0"/>
              <w:marTop w:val="0"/>
              <w:marBottom w:val="0"/>
              <w:divBdr>
                <w:top w:val="none" w:sz="0" w:space="0" w:color="auto"/>
                <w:left w:val="none" w:sz="0" w:space="0" w:color="auto"/>
                <w:bottom w:val="none" w:sz="0" w:space="0" w:color="auto"/>
                <w:right w:val="none" w:sz="0" w:space="0" w:color="auto"/>
              </w:divBdr>
            </w:div>
            <w:div w:id="2094929239">
              <w:marLeft w:val="0"/>
              <w:marRight w:val="0"/>
              <w:marTop w:val="0"/>
              <w:marBottom w:val="0"/>
              <w:divBdr>
                <w:top w:val="none" w:sz="0" w:space="0" w:color="auto"/>
                <w:left w:val="none" w:sz="0" w:space="0" w:color="auto"/>
                <w:bottom w:val="none" w:sz="0" w:space="0" w:color="auto"/>
                <w:right w:val="none" w:sz="0" w:space="0" w:color="auto"/>
              </w:divBdr>
            </w:div>
            <w:div w:id="1195118897">
              <w:marLeft w:val="0"/>
              <w:marRight w:val="0"/>
              <w:marTop w:val="0"/>
              <w:marBottom w:val="0"/>
              <w:divBdr>
                <w:top w:val="none" w:sz="0" w:space="0" w:color="auto"/>
                <w:left w:val="none" w:sz="0" w:space="0" w:color="auto"/>
                <w:bottom w:val="none" w:sz="0" w:space="0" w:color="auto"/>
                <w:right w:val="none" w:sz="0" w:space="0" w:color="auto"/>
              </w:divBdr>
            </w:div>
            <w:div w:id="225922601">
              <w:marLeft w:val="0"/>
              <w:marRight w:val="0"/>
              <w:marTop w:val="0"/>
              <w:marBottom w:val="0"/>
              <w:divBdr>
                <w:top w:val="none" w:sz="0" w:space="0" w:color="auto"/>
                <w:left w:val="none" w:sz="0" w:space="0" w:color="auto"/>
                <w:bottom w:val="none" w:sz="0" w:space="0" w:color="auto"/>
                <w:right w:val="none" w:sz="0" w:space="0" w:color="auto"/>
              </w:divBdr>
            </w:div>
            <w:div w:id="505633904">
              <w:marLeft w:val="0"/>
              <w:marRight w:val="0"/>
              <w:marTop w:val="0"/>
              <w:marBottom w:val="0"/>
              <w:divBdr>
                <w:top w:val="none" w:sz="0" w:space="0" w:color="auto"/>
                <w:left w:val="none" w:sz="0" w:space="0" w:color="auto"/>
                <w:bottom w:val="none" w:sz="0" w:space="0" w:color="auto"/>
                <w:right w:val="none" w:sz="0" w:space="0" w:color="auto"/>
              </w:divBdr>
            </w:div>
            <w:div w:id="1762944842">
              <w:marLeft w:val="0"/>
              <w:marRight w:val="0"/>
              <w:marTop w:val="0"/>
              <w:marBottom w:val="0"/>
              <w:divBdr>
                <w:top w:val="none" w:sz="0" w:space="0" w:color="auto"/>
                <w:left w:val="none" w:sz="0" w:space="0" w:color="auto"/>
                <w:bottom w:val="none" w:sz="0" w:space="0" w:color="auto"/>
                <w:right w:val="none" w:sz="0" w:space="0" w:color="auto"/>
              </w:divBdr>
            </w:div>
            <w:div w:id="989140234">
              <w:marLeft w:val="0"/>
              <w:marRight w:val="0"/>
              <w:marTop w:val="0"/>
              <w:marBottom w:val="0"/>
              <w:divBdr>
                <w:top w:val="none" w:sz="0" w:space="0" w:color="auto"/>
                <w:left w:val="none" w:sz="0" w:space="0" w:color="auto"/>
                <w:bottom w:val="none" w:sz="0" w:space="0" w:color="auto"/>
                <w:right w:val="none" w:sz="0" w:space="0" w:color="auto"/>
              </w:divBdr>
            </w:div>
            <w:div w:id="781848321">
              <w:marLeft w:val="0"/>
              <w:marRight w:val="0"/>
              <w:marTop w:val="0"/>
              <w:marBottom w:val="0"/>
              <w:divBdr>
                <w:top w:val="none" w:sz="0" w:space="0" w:color="auto"/>
                <w:left w:val="none" w:sz="0" w:space="0" w:color="auto"/>
                <w:bottom w:val="none" w:sz="0" w:space="0" w:color="auto"/>
                <w:right w:val="none" w:sz="0" w:space="0" w:color="auto"/>
              </w:divBdr>
            </w:div>
            <w:div w:id="931622307">
              <w:marLeft w:val="0"/>
              <w:marRight w:val="0"/>
              <w:marTop w:val="0"/>
              <w:marBottom w:val="0"/>
              <w:divBdr>
                <w:top w:val="none" w:sz="0" w:space="0" w:color="auto"/>
                <w:left w:val="none" w:sz="0" w:space="0" w:color="auto"/>
                <w:bottom w:val="none" w:sz="0" w:space="0" w:color="auto"/>
                <w:right w:val="none" w:sz="0" w:space="0" w:color="auto"/>
              </w:divBdr>
            </w:div>
            <w:div w:id="854349415">
              <w:marLeft w:val="0"/>
              <w:marRight w:val="0"/>
              <w:marTop w:val="0"/>
              <w:marBottom w:val="0"/>
              <w:divBdr>
                <w:top w:val="none" w:sz="0" w:space="0" w:color="auto"/>
                <w:left w:val="none" w:sz="0" w:space="0" w:color="auto"/>
                <w:bottom w:val="none" w:sz="0" w:space="0" w:color="auto"/>
                <w:right w:val="none" w:sz="0" w:space="0" w:color="auto"/>
              </w:divBdr>
            </w:div>
            <w:div w:id="1403715872">
              <w:marLeft w:val="0"/>
              <w:marRight w:val="0"/>
              <w:marTop w:val="0"/>
              <w:marBottom w:val="0"/>
              <w:divBdr>
                <w:top w:val="none" w:sz="0" w:space="0" w:color="auto"/>
                <w:left w:val="none" w:sz="0" w:space="0" w:color="auto"/>
                <w:bottom w:val="none" w:sz="0" w:space="0" w:color="auto"/>
                <w:right w:val="none" w:sz="0" w:space="0" w:color="auto"/>
              </w:divBdr>
            </w:div>
            <w:div w:id="760026208">
              <w:marLeft w:val="0"/>
              <w:marRight w:val="0"/>
              <w:marTop w:val="0"/>
              <w:marBottom w:val="0"/>
              <w:divBdr>
                <w:top w:val="none" w:sz="0" w:space="0" w:color="auto"/>
                <w:left w:val="none" w:sz="0" w:space="0" w:color="auto"/>
                <w:bottom w:val="none" w:sz="0" w:space="0" w:color="auto"/>
                <w:right w:val="none" w:sz="0" w:space="0" w:color="auto"/>
              </w:divBdr>
            </w:div>
            <w:div w:id="773596648">
              <w:marLeft w:val="0"/>
              <w:marRight w:val="0"/>
              <w:marTop w:val="0"/>
              <w:marBottom w:val="0"/>
              <w:divBdr>
                <w:top w:val="none" w:sz="0" w:space="0" w:color="auto"/>
                <w:left w:val="none" w:sz="0" w:space="0" w:color="auto"/>
                <w:bottom w:val="none" w:sz="0" w:space="0" w:color="auto"/>
                <w:right w:val="none" w:sz="0" w:space="0" w:color="auto"/>
              </w:divBdr>
            </w:div>
            <w:div w:id="1002928292">
              <w:marLeft w:val="0"/>
              <w:marRight w:val="0"/>
              <w:marTop w:val="0"/>
              <w:marBottom w:val="0"/>
              <w:divBdr>
                <w:top w:val="none" w:sz="0" w:space="0" w:color="auto"/>
                <w:left w:val="none" w:sz="0" w:space="0" w:color="auto"/>
                <w:bottom w:val="none" w:sz="0" w:space="0" w:color="auto"/>
                <w:right w:val="none" w:sz="0" w:space="0" w:color="auto"/>
              </w:divBdr>
            </w:div>
            <w:div w:id="1323041700">
              <w:marLeft w:val="0"/>
              <w:marRight w:val="0"/>
              <w:marTop w:val="0"/>
              <w:marBottom w:val="0"/>
              <w:divBdr>
                <w:top w:val="none" w:sz="0" w:space="0" w:color="auto"/>
                <w:left w:val="none" w:sz="0" w:space="0" w:color="auto"/>
                <w:bottom w:val="none" w:sz="0" w:space="0" w:color="auto"/>
                <w:right w:val="none" w:sz="0" w:space="0" w:color="auto"/>
              </w:divBdr>
            </w:div>
            <w:div w:id="599224113">
              <w:marLeft w:val="0"/>
              <w:marRight w:val="0"/>
              <w:marTop w:val="0"/>
              <w:marBottom w:val="0"/>
              <w:divBdr>
                <w:top w:val="none" w:sz="0" w:space="0" w:color="auto"/>
                <w:left w:val="none" w:sz="0" w:space="0" w:color="auto"/>
                <w:bottom w:val="none" w:sz="0" w:space="0" w:color="auto"/>
                <w:right w:val="none" w:sz="0" w:space="0" w:color="auto"/>
              </w:divBdr>
            </w:div>
            <w:div w:id="1583680370">
              <w:marLeft w:val="0"/>
              <w:marRight w:val="0"/>
              <w:marTop w:val="0"/>
              <w:marBottom w:val="0"/>
              <w:divBdr>
                <w:top w:val="none" w:sz="0" w:space="0" w:color="auto"/>
                <w:left w:val="none" w:sz="0" w:space="0" w:color="auto"/>
                <w:bottom w:val="none" w:sz="0" w:space="0" w:color="auto"/>
                <w:right w:val="none" w:sz="0" w:space="0" w:color="auto"/>
              </w:divBdr>
            </w:div>
            <w:div w:id="328487031">
              <w:marLeft w:val="0"/>
              <w:marRight w:val="0"/>
              <w:marTop w:val="0"/>
              <w:marBottom w:val="0"/>
              <w:divBdr>
                <w:top w:val="none" w:sz="0" w:space="0" w:color="auto"/>
                <w:left w:val="none" w:sz="0" w:space="0" w:color="auto"/>
                <w:bottom w:val="none" w:sz="0" w:space="0" w:color="auto"/>
                <w:right w:val="none" w:sz="0" w:space="0" w:color="auto"/>
              </w:divBdr>
            </w:div>
            <w:div w:id="1926643954">
              <w:marLeft w:val="0"/>
              <w:marRight w:val="0"/>
              <w:marTop w:val="0"/>
              <w:marBottom w:val="0"/>
              <w:divBdr>
                <w:top w:val="none" w:sz="0" w:space="0" w:color="auto"/>
                <w:left w:val="none" w:sz="0" w:space="0" w:color="auto"/>
                <w:bottom w:val="none" w:sz="0" w:space="0" w:color="auto"/>
                <w:right w:val="none" w:sz="0" w:space="0" w:color="auto"/>
              </w:divBdr>
            </w:div>
            <w:div w:id="498428008">
              <w:marLeft w:val="0"/>
              <w:marRight w:val="0"/>
              <w:marTop w:val="0"/>
              <w:marBottom w:val="0"/>
              <w:divBdr>
                <w:top w:val="none" w:sz="0" w:space="0" w:color="auto"/>
                <w:left w:val="none" w:sz="0" w:space="0" w:color="auto"/>
                <w:bottom w:val="none" w:sz="0" w:space="0" w:color="auto"/>
                <w:right w:val="none" w:sz="0" w:space="0" w:color="auto"/>
              </w:divBdr>
            </w:div>
            <w:div w:id="353769223">
              <w:marLeft w:val="0"/>
              <w:marRight w:val="0"/>
              <w:marTop w:val="0"/>
              <w:marBottom w:val="0"/>
              <w:divBdr>
                <w:top w:val="none" w:sz="0" w:space="0" w:color="auto"/>
                <w:left w:val="none" w:sz="0" w:space="0" w:color="auto"/>
                <w:bottom w:val="none" w:sz="0" w:space="0" w:color="auto"/>
                <w:right w:val="none" w:sz="0" w:space="0" w:color="auto"/>
              </w:divBdr>
            </w:div>
            <w:div w:id="1910731362">
              <w:marLeft w:val="0"/>
              <w:marRight w:val="0"/>
              <w:marTop w:val="0"/>
              <w:marBottom w:val="0"/>
              <w:divBdr>
                <w:top w:val="none" w:sz="0" w:space="0" w:color="auto"/>
                <w:left w:val="none" w:sz="0" w:space="0" w:color="auto"/>
                <w:bottom w:val="none" w:sz="0" w:space="0" w:color="auto"/>
                <w:right w:val="none" w:sz="0" w:space="0" w:color="auto"/>
              </w:divBdr>
            </w:div>
            <w:div w:id="916473410">
              <w:marLeft w:val="0"/>
              <w:marRight w:val="0"/>
              <w:marTop w:val="0"/>
              <w:marBottom w:val="0"/>
              <w:divBdr>
                <w:top w:val="none" w:sz="0" w:space="0" w:color="auto"/>
                <w:left w:val="none" w:sz="0" w:space="0" w:color="auto"/>
                <w:bottom w:val="none" w:sz="0" w:space="0" w:color="auto"/>
                <w:right w:val="none" w:sz="0" w:space="0" w:color="auto"/>
              </w:divBdr>
            </w:div>
            <w:div w:id="1910845236">
              <w:marLeft w:val="0"/>
              <w:marRight w:val="0"/>
              <w:marTop w:val="0"/>
              <w:marBottom w:val="0"/>
              <w:divBdr>
                <w:top w:val="none" w:sz="0" w:space="0" w:color="auto"/>
                <w:left w:val="none" w:sz="0" w:space="0" w:color="auto"/>
                <w:bottom w:val="none" w:sz="0" w:space="0" w:color="auto"/>
                <w:right w:val="none" w:sz="0" w:space="0" w:color="auto"/>
              </w:divBdr>
            </w:div>
            <w:div w:id="1848788667">
              <w:marLeft w:val="0"/>
              <w:marRight w:val="0"/>
              <w:marTop w:val="0"/>
              <w:marBottom w:val="0"/>
              <w:divBdr>
                <w:top w:val="none" w:sz="0" w:space="0" w:color="auto"/>
                <w:left w:val="none" w:sz="0" w:space="0" w:color="auto"/>
                <w:bottom w:val="none" w:sz="0" w:space="0" w:color="auto"/>
                <w:right w:val="none" w:sz="0" w:space="0" w:color="auto"/>
              </w:divBdr>
            </w:div>
            <w:div w:id="301740606">
              <w:marLeft w:val="0"/>
              <w:marRight w:val="0"/>
              <w:marTop w:val="0"/>
              <w:marBottom w:val="0"/>
              <w:divBdr>
                <w:top w:val="none" w:sz="0" w:space="0" w:color="auto"/>
                <w:left w:val="none" w:sz="0" w:space="0" w:color="auto"/>
                <w:bottom w:val="none" w:sz="0" w:space="0" w:color="auto"/>
                <w:right w:val="none" w:sz="0" w:space="0" w:color="auto"/>
              </w:divBdr>
            </w:div>
            <w:div w:id="138888530">
              <w:marLeft w:val="0"/>
              <w:marRight w:val="0"/>
              <w:marTop w:val="0"/>
              <w:marBottom w:val="0"/>
              <w:divBdr>
                <w:top w:val="none" w:sz="0" w:space="0" w:color="auto"/>
                <w:left w:val="none" w:sz="0" w:space="0" w:color="auto"/>
                <w:bottom w:val="none" w:sz="0" w:space="0" w:color="auto"/>
                <w:right w:val="none" w:sz="0" w:space="0" w:color="auto"/>
              </w:divBdr>
            </w:div>
            <w:div w:id="1752383587">
              <w:marLeft w:val="0"/>
              <w:marRight w:val="0"/>
              <w:marTop w:val="0"/>
              <w:marBottom w:val="0"/>
              <w:divBdr>
                <w:top w:val="none" w:sz="0" w:space="0" w:color="auto"/>
                <w:left w:val="none" w:sz="0" w:space="0" w:color="auto"/>
                <w:bottom w:val="none" w:sz="0" w:space="0" w:color="auto"/>
                <w:right w:val="none" w:sz="0" w:space="0" w:color="auto"/>
              </w:divBdr>
            </w:div>
            <w:div w:id="703286222">
              <w:marLeft w:val="0"/>
              <w:marRight w:val="0"/>
              <w:marTop w:val="0"/>
              <w:marBottom w:val="0"/>
              <w:divBdr>
                <w:top w:val="none" w:sz="0" w:space="0" w:color="auto"/>
                <w:left w:val="none" w:sz="0" w:space="0" w:color="auto"/>
                <w:bottom w:val="none" w:sz="0" w:space="0" w:color="auto"/>
                <w:right w:val="none" w:sz="0" w:space="0" w:color="auto"/>
              </w:divBdr>
            </w:div>
            <w:div w:id="1327199852">
              <w:marLeft w:val="0"/>
              <w:marRight w:val="0"/>
              <w:marTop w:val="0"/>
              <w:marBottom w:val="0"/>
              <w:divBdr>
                <w:top w:val="none" w:sz="0" w:space="0" w:color="auto"/>
                <w:left w:val="none" w:sz="0" w:space="0" w:color="auto"/>
                <w:bottom w:val="none" w:sz="0" w:space="0" w:color="auto"/>
                <w:right w:val="none" w:sz="0" w:space="0" w:color="auto"/>
              </w:divBdr>
            </w:div>
            <w:div w:id="911694524">
              <w:marLeft w:val="0"/>
              <w:marRight w:val="0"/>
              <w:marTop w:val="0"/>
              <w:marBottom w:val="0"/>
              <w:divBdr>
                <w:top w:val="none" w:sz="0" w:space="0" w:color="auto"/>
                <w:left w:val="none" w:sz="0" w:space="0" w:color="auto"/>
                <w:bottom w:val="none" w:sz="0" w:space="0" w:color="auto"/>
                <w:right w:val="none" w:sz="0" w:space="0" w:color="auto"/>
              </w:divBdr>
            </w:div>
            <w:div w:id="305857658">
              <w:marLeft w:val="0"/>
              <w:marRight w:val="0"/>
              <w:marTop w:val="0"/>
              <w:marBottom w:val="0"/>
              <w:divBdr>
                <w:top w:val="none" w:sz="0" w:space="0" w:color="auto"/>
                <w:left w:val="none" w:sz="0" w:space="0" w:color="auto"/>
                <w:bottom w:val="none" w:sz="0" w:space="0" w:color="auto"/>
                <w:right w:val="none" w:sz="0" w:space="0" w:color="auto"/>
              </w:divBdr>
            </w:div>
            <w:div w:id="846797873">
              <w:marLeft w:val="0"/>
              <w:marRight w:val="0"/>
              <w:marTop w:val="0"/>
              <w:marBottom w:val="0"/>
              <w:divBdr>
                <w:top w:val="none" w:sz="0" w:space="0" w:color="auto"/>
                <w:left w:val="none" w:sz="0" w:space="0" w:color="auto"/>
                <w:bottom w:val="none" w:sz="0" w:space="0" w:color="auto"/>
                <w:right w:val="none" w:sz="0" w:space="0" w:color="auto"/>
              </w:divBdr>
            </w:div>
            <w:div w:id="579877393">
              <w:marLeft w:val="0"/>
              <w:marRight w:val="0"/>
              <w:marTop w:val="0"/>
              <w:marBottom w:val="0"/>
              <w:divBdr>
                <w:top w:val="none" w:sz="0" w:space="0" w:color="auto"/>
                <w:left w:val="none" w:sz="0" w:space="0" w:color="auto"/>
                <w:bottom w:val="none" w:sz="0" w:space="0" w:color="auto"/>
                <w:right w:val="none" w:sz="0" w:space="0" w:color="auto"/>
              </w:divBdr>
            </w:div>
            <w:div w:id="703404760">
              <w:marLeft w:val="0"/>
              <w:marRight w:val="0"/>
              <w:marTop w:val="0"/>
              <w:marBottom w:val="0"/>
              <w:divBdr>
                <w:top w:val="none" w:sz="0" w:space="0" w:color="auto"/>
                <w:left w:val="none" w:sz="0" w:space="0" w:color="auto"/>
                <w:bottom w:val="none" w:sz="0" w:space="0" w:color="auto"/>
                <w:right w:val="none" w:sz="0" w:space="0" w:color="auto"/>
              </w:divBdr>
            </w:div>
            <w:div w:id="1765494388">
              <w:marLeft w:val="0"/>
              <w:marRight w:val="0"/>
              <w:marTop w:val="0"/>
              <w:marBottom w:val="0"/>
              <w:divBdr>
                <w:top w:val="none" w:sz="0" w:space="0" w:color="auto"/>
                <w:left w:val="none" w:sz="0" w:space="0" w:color="auto"/>
                <w:bottom w:val="none" w:sz="0" w:space="0" w:color="auto"/>
                <w:right w:val="none" w:sz="0" w:space="0" w:color="auto"/>
              </w:divBdr>
            </w:div>
            <w:div w:id="1362242673">
              <w:marLeft w:val="0"/>
              <w:marRight w:val="0"/>
              <w:marTop w:val="0"/>
              <w:marBottom w:val="0"/>
              <w:divBdr>
                <w:top w:val="none" w:sz="0" w:space="0" w:color="auto"/>
                <w:left w:val="none" w:sz="0" w:space="0" w:color="auto"/>
                <w:bottom w:val="none" w:sz="0" w:space="0" w:color="auto"/>
                <w:right w:val="none" w:sz="0" w:space="0" w:color="auto"/>
              </w:divBdr>
            </w:div>
            <w:div w:id="103423658">
              <w:marLeft w:val="0"/>
              <w:marRight w:val="0"/>
              <w:marTop w:val="0"/>
              <w:marBottom w:val="0"/>
              <w:divBdr>
                <w:top w:val="none" w:sz="0" w:space="0" w:color="auto"/>
                <w:left w:val="none" w:sz="0" w:space="0" w:color="auto"/>
                <w:bottom w:val="none" w:sz="0" w:space="0" w:color="auto"/>
                <w:right w:val="none" w:sz="0" w:space="0" w:color="auto"/>
              </w:divBdr>
            </w:div>
            <w:div w:id="1678146694">
              <w:marLeft w:val="0"/>
              <w:marRight w:val="0"/>
              <w:marTop w:val="0"/>
              <w:marBottom w:val="0"/>
              <w:divBdr>
                <w:top w:val="none" w:sz="0" w:space="0" w:color="auto"/>
                <w:left w:val="none" w:sz="0" w:space="0" w:color="auto"/>
                <w:bottom w:val="none" w:sz="0" w:space="0" w:color="auto"/>
                <w:right w:val="none" w:sz="0" w:space="0" w:color="auto"/>
              </w:divBdr>
            </w:div>
            <w:div w:id="1131247313">
              <w:marLeft w:val="0"/>
              <w:marRight w:val="0"/>
              <w:marTop w:val="0"/>
              <w:marBottom w:val="0"/>
              <w:divBdr>
                <w:top w:val="none" w:sz="0" w:space="0" w:color="auto"/>
                <w:left w:val="none" w:sz="0" w:space="0" w:color="auto"/>
                <w:bottom w:val="none" w:sz="0" w:space="0" w:color="auto"/>
                <w:right w:val="none" w:sz="0" w:space="0" w:color="auto"/>
              </w:divBdr>
            </w:div>
            <w:div w:id="1679312060">
              <w:marLeft w:val="0"/>
              <w:marRight w:val="0"/>
              <w:marTop w:val="0"/>
              <w:marBottom w:val="0"/>
              <w:divBdr>
                <w:top w:val="none" w:sz="0" w:space="0" w:color="auto"/>
                <w:left w:val="none" w:sz="0" w:space="0" w:color="auto"/>
                <w:bottom w:val="none" w:sz="0" w:space="0" w:color="auto"/>
                <w:right w:val="none" w:sz="0" w:space="0" w:color="auto"/>
              </w:divBdr>
            </w:div>
            <w:div w:id="1970086497">
              <w:marLeft w:val="0"/>
              <w:marRight w:val="0"/>
              <w:marTop w:val="0"/>
              <w:marBottom w:val="0"/>
              <w:divBdr>
                <w:top w:val="none" w:sz="0" w:space="0" w:color="auto"/>
                <w:left w:val="none" w:sz="0" w:space="0" w:color="auto"/>
                <w:bottom w:val="none" w:sz="0" w:space="0" w:color="auto"/>
                <w:right w:val="none" w:sz="0" w:space="0" w:color="auto"/>
              </w:divBdr>
            </w:div>
            <w:div w:id="1896309095">
              <w:marLeft w:val="0"/>
              <w:marRight w:val="0"/>
              <w:marTop w:val="0"/>
              <w:marBottom w:val="0"/>
              <w:divBdr>
                <w:top w:val="none" w:sz="0" w:space="0" w:color="auto"/>
                <w:left w:val="none" w:sz="0" w:space="0" w:color="auto"/>
                <w:bottom w:val="none" w:sz="0" w:space="0" w:color="auto"/>
                <w:right w:val="none" w:sz="0" w:space="0" w:color="auto"/>
              </w:divBdr>
            </w:div>
            <w:div w:id="1585726667">
              <w:marLeft w:val="0"/>
              <w:marRight w:val="0"/>
              <w:marTop w:val="0"/>
              <w:marBottom w:val="0"/>
              <w:divBdr>
                <w:top w:val="none" w:sz="0" w:space="0" w:color="auto"/>
                <w:left w:val="none" w:sz="0" w:space="0" w:color="auto"/>
                <w:bottom w:val="none" w:sz="0" w:space="0" w:color="auto"/>
                <w:right w:val="none" w:sz="0" w:space="0" w:color="auto"/>
              </w:divBdr>
            </w:div>
            <w:div w:id="697199432">
              <w:marLeft w:val="0"/>
              <w:marRight w:val="0"/>
              <w:marTop w:val="0"/>
              <w:marBottom w:val="0"/>
              <w:divBdr>
                <w:top w:val="none" w:sz="0" w:space="0" w:color="auto"/>
                <w:left w:val="none" w:sz="0" w:space="0" w:color="auto"/>
                <w:bottom w:val="none" w:sz="0" w:space="0" w:color="auto"/>
                <w:right w:val="none" w:sz="0" w:space="0" w:color="auto"/>
              </w:divBdr>
            </w:div>
            <w:div w:id="1338994777">
              <w:marLeft w:val="0"/>
              <w:marRight w:val="0"/>
              <w:marTop w:val="0"/>
              <w:marBottom w:val="0"/>
              <w:divBdr>
                <w:top w:val="none" w:sz="0" w:space="0" w:color="auto"/>
                <w:left w:val="none" w:sz="0" w:space="0" w:color="auto"/>
                <w:bottom w:val="none" w:sz="0" w:space="0" w:color="auto"/>
                <w:right w:val="none" w:sz="0" w:space="0" w:color="auto"/>
              </w:divBdr>
            </w:div>
            <w:div w:id="944844570">
              <w:marLeft w:val="0"/>
              <w:marRight w:val="0"/>
              <w:marTop w:val="0"/>
              <w:marBottom w:val="0"/>
              <w:divBdr>
                <w:top w:val="none" w:sz="0" w:space="0" w:color="auto"/>
                <w:left w:val="none" w:sz="0" w:space="0" w:color="auto"/>
                <w:bottom w:val="none" w:sz="0" w:space="0" w:color="auto"/>
                <w:right w:val="none" w:sz="0" w:space="0" w:color="auto"/>
              </w:divBdr>
            </w:div>
            <w:div w:id="206111957">
              <w:marLeft w:val="0"/>
              <w:marRight w:val="0"/>
              <w:marTop w:val="0"/>
              <w:marBottom w:val="0"/>
              <w:divBdr>
                <w:top w:val="none" w:sz="0" w:space="0" w:color="auto"/>
                <w:left w:val="none" w:sz="0" w:space="0" w:color="auto"/>
                <w:bottom w:val="none" w:sz="0" w:space="0" w:color="auto"/>
                <w:right w:val="none" w:sz="0" w:space="0" w:color="auto"/>
              </w:divBdr>
            </w:div>
            <w:div w:id="1802186086">
              <w:marLeft w:val="0"/>
              <w:marRight w:val="0"/>
              <w:marTop w:val="0"/>
              <w:marBottom w:val="0"/>
              <w:divBdr>
                <w:top w:val="none" w:sz="0" w:space="0" w:color="auto"/>
                <w:left w:val="none" w:sz="0" w:space="0" w:color="auto"/>
                <w:bottom w:val="none" w:sz="0" w:space="0" w:color="auto"/>
                <w:right w:val="none" w:sz="0" w:space="0" w:color="auto"/>
              </w:divBdr>
            </w:div>
            <w:div w:id="752821108">
              <w:marLeft w:val="0"/>
              <w:marRight w:val="0"/>
              <w:marTop w:val="0"/>
              <w:marBottom w:val="0"/>
              <w:divBdr>
                <w:top w:val="none" w:sz="0" w:space="0" w:color="auto"/>
                <w:left w:val="none" w:sz="0" w:space="0" w:color="auto"/>
                <w:bottom w:val="none" w:sz="0" w:space="0" w:color="auto"/>
                <w:right w:val="none" w:sz="0" w:space="0" w:color="auto"/>
              </w:divBdr>
            </w:div>
            <w:div w:id="777219839">
              <w:marLeft w:val="0"/>
              <w:marRight w:val="0"/>
              <w:marTop w:val="0"/>
              <w:marBottom w:val="0"/>
              <w:divBdr>
                <w:top w:val="none" w:sz="0" w:space="0" w:color="auto"/>
                <w:left w:val="none" w:sz="0" w:space="0" w:color="auto"/>
                <w:bottom w:val="none" w:sz="0" w:space="0" w:color="auto"/>
                <w:right w:val="none" w:sz="0" w:space="0" w:color="auto"/>
              </w:divBdr>
            </w:div>
            <w:div w:id="1361976185">
              <w:marLeft w:val="0"/>
              <w:marRight w:val="0"/>
              <w:marTop w:val="0"/>
              <w:marBottom w:val="0"/>
              <w:divBdr>
                <w:top w:val="none" w:sz="0" w:space="0" w:color="auto"/>
                <w:left w:val="none" w:sz="0" w:space="0" w:color="auto"/>
                <w:bottom w:val="none" w:sz="0" w:space="0" w:color="auto"/>
                <w:right w:val="none" w:sz="0" w:space="0" w:color="auto"/>
              </w:divBdr>
            </w:div>
            <w:div w:id="1926038112">
              <w:marLeft w:val="0"/>
              <w:marRight w:val="0"/>
              <w:marTop w:val="0"/>
              <w:marBottom w:val="0"/>
              <w:divBdr>
                <w:top w:val="none" w:sz="0" w:space="0" w:color="auto"/>
                <w:left w:val="none" w:sz="0" w:space="0" w:color="auto"/>
                <w:bottom w:val="none" w:sz="0" w:space="0" w:color="auto"/>
                <w:right w:val="none" w:sz="0" w:space="0" w:color="auto"/>
              </w:divBdr>
            </w:div>
            <w:div w:id="608775456">
              <w:marLeft w:val="0"/>
              <w:marRight w:val="0"/>
              <w:marTop w:val="0"/>
              <w:marBottom w:val="0"/>
              <w:divBdr>
                <w:top w:val="none" w:sz="0" w:space="0" w:color="auto"/>
                <w:left w:val="none" w:sz="0" w:space="0" w:color="auto"/>
                <w:bottom w:val="none" w:sz="0" w:space="0" w:color="auto"/>
                <w:right w:val="none" w:sz="0" w:space="0" w:color="auto"/>
              </w:divBdr>
            </w:div>
            <w:div w:id="1105268099">
              <w:marLeft w:val="0"/>
              <w:marRight w:val="0"/>
              <w:marTop w:val="0"/>
              <w:marBottom w:val="0"/>
              <w:divBdr>
                <w:top w:val="none" w:sz="0" w:space="0" w:color="auto"/>
                <w:left w:val="none" w:sz="0" w:space="0" w:color="auto"/>
                <w:bottom w:val="none" w:sz="0" w:space="0" w:color="auto"/>
                <w:right w:val="none" w:sz="0" w:space="0" w:color="auto"/>
              </w:divBdr>
            </w:div>
            <w:div w:id="1934514713">
              <w:marLeft w:val="0"/>
              <w:marRight w:val="0"/>
              <w:marTop w:val="0"/>
              <w:marBottom w:val="0"/>
              <w:divBdr>
                <w:top w:val="none" w:sz="0" w:space="0" w:color="auto"/>
                <w:left w:val="none" w:sz="0" w:space="0" w:color="auto"/>
                <w:bottom w:val="none" w:sz="0" w:space="0" w:color="auto"/>
                <w:right w:val="none" w:sz="0" w:space="0" w:color="auto"/>
              </w:divBdr>
            </w:div>
            <w:div w:id="465246662">
              <w:marLeft w:val="0"/>
              <w:marRight w:val="0"/>
              <w:marTop w:val="0"/>
              <w:marBottom w:val="0"/>
              <w:divBdr>
                <w:top w:val="none" w:sz="0" w:space="0" w:color="auto"/>
                <w:left w:val="none" w:sz="0" w:space="0" w:color="auto"/>
                <w:bottom w:val="none" w:sz="0" w:space="0" w:color="auto"/>
                <w:right w:val="none" w:sz="0" w:space="0" w:color="auto"/>
              </w:divBdr>
            </w:div>
            <w:div w:id="1114210011">
              <w:marLeft w:val="0"/>
              <w:marRight w:val="0"/>
              <w:marTop w:val="0"/>
              <w:marBottom w:val="0"/>
              <w:divBdr>
                <w:top w:val="none" w:sz="0" w:space="0" w:color="auto"/>
                <w:left w:val="none" w:sz="0" w:space="0" w:color="auto"/>
                <w:bottom w:val="none" w:sz="0" w:space="0" w:color="auto"/>
                <w:right w:val="none" w:sz="0" w:space="0" w:color="auto"/>
              </w:divBdr>
            </w:div>
            <w:div w:id="960961357">
              <w:marLeft w:val="0"/>
              <w:marRight w:val="0"/>
              <w:marTop w:val="0"/>
              <w:marBottom w:val="0"/>
              <w:divBdr>
                <w:top w:val="none" w:sz="0" w:space="0" w:color="auto"/>
                <w:left w:val="none" w:sz="0" w:space="0" w:color="auto"/>
                <w:bottom w:val="none" w:sz="0" w:space="0" w:color="auto"/>
                <w:right w:val="none" w:sz="0" w:space="0" w:color="auto"/>
              </w:divBdr>
            </w:div>
            <w:div w:id="1665862699">
              <w:marLeft w:val="0"/>
              <w:marRight w:val="0"/>
              <w:marTop w:val="0"/>
              <w:marBottom w:val="0"/>
              <w:divBdr>
                <w:top w:val="none" w:sz="0" w:space="0" w:color="auto"/>
                <w:left w:val="none" w:sz="0" w:space="0" w:color="auto"/>
                <w:bottom w:val="none" w:sz="0" w:space="0" w:color="auto"/>
                <w:right w:val="none" w:sz="0" w:space="0" w:color="auto"/>
              </w:divBdr>
            </w:div>
            <w:div w:id="1393885333">
              <w:marLeft w:val="0"/>
              <w:marRight w:val="0"/>
              <w:marTop w:val="0"/>
              <w:marBottom w:val="0"/>
              <w:divBdr>
                <w:top w:val="none" w:sz="0" w:space="0" w:color="auto"/>
                <w:left w:val="none" w:sz="0" w:space="0" w:color="auto"/>
                <w:bottom w:val="none" w:sz="0" w:space="0" w:color="auto"/>
                <w:right w:val="none" w:sz="0" w:space="0" w:color="auto"/>
              </w:divBdr>
            </w:div>
            <w:div w:id="1828937805">
              <w:marLeft w:val="0"/>
              <w:marRight w:val="0"/>
              <w:marTop w:val="0"/>
              <w:marBottom w:val="0"/>
              <w:divBdr>
                <w:top w:val="none" w:sz="0" w:space="0" w:color="auto"/>
                <w:left w:val="none" w:sz="0" w:space="0" w:color="auto"/>
                <w:bottom w:val="none" w:sz="0" w:space="0" w:color="auto"/>
                <w:right w:val="none" w:sz="0" w:space="0" w:color="auto"/>
              </w:divBdr>
            </w:div>
            <w:div w:id="466244031">
              <w:marLeft w:val="0"/>
              <w:marRight w:val="0"/>
              <w:marTop w:val="0"/>
              <w:marBottom w:val="0"/>
              <w:divBdr>
                <w:top w:val="none" w:sz="0" w:space="0" w:color="auto"/>
                <w:left w:val="none" w:sz="0" w:space="0" w:color="auto"/>
                <w:bottom w:val="none" w:sz="0" w:space="0" w:color="auto"/>
                <w:right w:val="none" w:sz="0" w:space="0" w:color="auto"/>
              </w:divBdr>
            </w:div>
            <w:div w:id="641277915">
              <w:marLeft w:val="0"/>
              <w:marRight w:val="0"/>
              <w:marTop w:val="0"/>
              <w:marBottom w:val="0"/>
              <w:divBdr>
                <w:top w:val="none" w:sz="0" w:space="0" w:color="auto"/>
                <w:left w:val="none" w:sz="0" w:space="0" w:color="auto"/>
                <w:bottom w:val="none" w:sz="0" w:space="0" w:color="auto"/>
                <w:right w:val="none" w:sz="0" w:space="0" w:color="auto"/>
              </w:divBdr>
            </w:div>
            <w:div w:id="903877035">
              <w:marLeft w:val="0"/>
              <w:marRight w:val="0"/>
              <w:marTop w:val="0"/>
              <w:marBottom w:val="0"/>
              <w:divBdr>
                <w:top w:val="none" w:sz="0" w:space="0" w:color="auto"/>
                <w:left w:val="none" w:sz="0" w:space="0" w:color="auto"/>
                <w:bottom w:val="none" w:sz="0" w:space="0" w:color="auto"/>
                <w:right w:val="none" w:sz="0" w:space="0" w:color="auto"/>
              </w:divBdr>
            </w:div>
            <w:div w:id="1738548656">
              <w:marLeft w:val="0"/>
              <w:marRight w:val="0"/>
              <w:marTop w:val="0"/>
              <w:marBottom w:val="0"/>
              <w:divBdr>
                <w:top w:val="none" w:sz="0" w:space="0" w:color="auto"/>
                <w:left w:val="none" w:sz="0" w:space="0" w:color="auto"/>
                <w:bottom w:val="none" w:sz="0" w:space="0" w:color="auto"/>
                <w:right w:val="none" w:sz="0" w:space="0" w:color="auto"/>
              </w:divBdr>
            </w:div>
            <w:div w:id="1692336973">
              <w:marLeft w:val="0"/>
              <w:marRight w:val="0"/>
              <w:marTop w:val="0"/>
              <w:marBottom w:val="0"/>
              <w:divBdr>
                <w:top w:val="none" w:sz="0" w:space="0" w:color="auto"/>
                <w:left w:val="none" w:sz="0" w:space="0" w:color="auto"/>
                <w:bottom w:val="none" w:sz="0" w:space="0" w:color="auto"/>
                <w:right w:val="none" w:sz="0" w:space="0" w:color="auto"/>
              </w:divBdr>
            </w:div>
            <w:div w:id="698776687">
              <w:marLeft w:val="0"/>
              <w:marRight w:val="0"/>
              <w:marTop w:val="0"/>
              <w:marBottom w:val="0"/>
              <w:divBdr>
                <w:top w:val="none" w:sz="0" w:space="0" w:color="auto"/>
                <w:left w:val="none" w:sz="0" w:space="0" w:color="auto"/>
                <w:bottom w:val="none" w:sz="0" w:space="0" w:color="auto"/>
                <w:right w:val="none" w:sz="0" w:space="0" w:color="auto"/>
              </w:divBdr>
            </w:div>
            <w:div w:id="1347829901">
              <w:marLeft w:val="0"/>
              <w:marRight w:val="0"/>
              <w:marTop w:val="0"/>
              <w:marBottom w:val="0"/>
              <w:divBdr>
                <w:top w:val="none" w:sz="0" w:space="0" w:color="auto"/>
                <w:left w:val="none" w:sz="0" w:space="0" w:color="auto"/>
                <w:bottom w:val="none" w:sz="0" w:space="0" w:color="auto"/>
                <w:right w:val="none" w:sz="0" w:space="0" w:color="auto"/>
              </w:divBdr>
            </w:div>
            <w:div w:id="1926378078">
              <w:marLeft w:val="0"/>
              <w:marRight w:val="0"/>
              <w:marTop w:val="0"/>
              <w:marBottom w:val="0"/>
              <w:divBdr>
                <w:top w:val="none" w:sz="0" w:space="0" w:color="auto"/>
                <w:left w:val="none" w:sz="0" w:space="0" w:color="auto"/>
                <w:bottom w:val="none" w:sz="0" w:space="0" w:color="auto"/>
                <w:right w:val="none" w:sz="0" w:space="0" w:color="auto"/>
              </w:divBdr>
            </w:div>
            <w:div w:id="1376082476">
              <w:marLeft w:val="0"/>
              <w:marRight w:val="0"/>
              <w:marTop w:val="0"/>
              <w:marBottom w:val="0"/>
              <w:divBdr>
                <w:top w:val="none" w:sz="0" w:space="0" w:color="auto"/>
                <w:left w:val="none" w:sz="0" w:space="0" w:color="auto"/>
                <w:bottom w:val="none" w:sz="0" w:space="0" w:color="auto"/>
                <w:right w:val="none" w:sz="0" w:space="0" w:color="auto"/>
              </w:divBdr>
            </w:div>
            <w:div w:id="2051300134">
              <w:marLeft w:val="0"/>
              <w:marRight w:val="0"/>
              <w:marTop w:val="0"/>
              <w:marBottom w:val="0"/>
              <w:divBdr>
                <w:top w:val="none" w:sz="0" w:space="0" w:color="auto"/>
                <w:left w:val="none" w:sz="0" w:space="0" w:color="auto"/>
                <w:bottom w:val="none" w:sz="0" w:space="0" w:color="auto"/>
                <w:right w:val="none" w:sz="0" w:space="0" w:color="auto"/>
              </w:divBdr>
            </w:div>
            <w:div w:id="1583568523">
              <w:marLeft w:val="0"/>
              <w:marRight w:val="0"/>
              <w:marTop w:val="0"/>
              <w:marBottom w:val="0"/>
              <w:divBdr>
                <w:top w:val="none" w:sz="0" w:space="0" w:color="auto"/>
                <w:left w:val="none" w:sz="0" w:space="0" w:color="auto"/>
                <w:bottom w:val="none" w:sz="0" w:space="0" w:color="auto"/>
                <w:right w:val="none" w:sz="0" w:space="0" w:color="auto"/>
              </w:divBdr>
            </w:div>
            <w:div w:id="6416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2363">
      <w:bodyDiv w:val="1"/>
      <w:marLeft w:val="0"/>
      <w:marRight w:val="0"/>
      <w:marTop w:val="0"/>
      <w:marBottom w:val="0"/>
      <w:divBdr>
        <w:top w:val="none" w:sz="0" w:space="0" w:color="auto"/>
        <w:left w:val="none" w:sz="0" w:space="0" w:color="auto"/>
        <w:bottom w:val="none" w:sz="0" w:space="0" w:color="auto"/>
        <w:right w:val="none" w:sz="0" w:space="0" w:color="auto"/>
      </w:divBdr>
      <w:divsChild>
        <w:div w:id="217087209">
          <w:marLeft w:val="0"/>
          <w:marRight w:val="0"/>
          <w:marTop w:val="0"/>
          <w:marBottom w:val="0"/>
          <w:divBdr>
            <w:top w:val="none" w:sz="0" w:space="0" w:color="auto"/>
            <w:left w:val="none" w:sz="0" w:space="0" w:color="auto"/>
            <w:bottom w:val="none" w:sz="0" w:space="0" w:color="auto"/>
            <w:right w:val="none" w:sz="0" w:space="0" w:color="auto"/>
          </w:divBdr>
          <w:divsChild>
            <w:div w:id="165831429">
              <w:marLeft w:val="0"/>
              <w:marRight w:val="0"/>
              <w:marTop w:val="0"/>
              <w:marBottom w:val="0"/>
              <w:divBdr>
                <w:top w:val="none" w:sz="0" w:space="0" w:color="auto"/>
                <w:left w:val="none" w:sz="0" w:space="0" w:color="auto"/>
                <w:bottom w:val="none" w:sz="0" w:space="0" w:color="auto"/>
                <w:right w:val="none" w:sz="0" w:space="0" w:color="auto"/>
              </w:divBdr>
            </w:div>
            <w:div w:id="1609583453">
              <w:marLeft w:val="0"/>
              <w:marRight w:val="0"/>
              <w:marTop w:val="0"/>
              <w:marBottom w:val="0"/>
              <w:divBdr>
                <w:top w:val="none" w:sz="0" w:space="0" w:color="auto"/>
                <w:left w:val="none" w:sz="0" w:space="0" w:color="auto"/>
                <w:bottom w:val="none" w:sz="0" w:space="0" w:color="auto"/>
                <w:right w:val="none" w:sz="0" w:space="0" w:color="auto"/>
              </w:divBdr>
            </w:div>
            <w:div w:id="1008752547">
              <w:marLeft w:val="0"/>
              <w:marRight w:val="0"/>
              <w:marTop w:val="0"/>
              <w:marBottom w:val="0"/>
              <w:divBdr>
                <w:top w:val="none" w:sz="0" w:space="0" w:color="auto"/>
                <w:left w:val="none" w:sz="0" w:space="0" w:color="auto"/>
                <w:bottom w:val="none" w:sz="0" w:space="0" w:color="auto"/>
                <w:right w:val="none" w:sz="0" w:space="0" w:color="auto"/>
              </w:divBdr>
            </w:div>
            <w:div w:id="877015156">
              <w:marLeft w:val="0"/>
              <w:marRight w:val="0"/>
              <w:marTop w:val="0"/>
              <w:marBottom w:val="0"/>
              <w:divBdr>
                <w:top w:val="none" w:sz="0" w:space="0" w:color="auto"/>
                <w:left w:val="none" w:sz="0" w:space="0" w:color="auto"/>
                <w:bottom w:val="none" w:sz="0" w:space="0" w:color="auto"/>
                <w:right w:val="none" w:sz="0" w:space="0" w:color="auto"/>
              </w:divBdr>
            </w:div>
            <w:div w:id="2019114462">
              <w:marLeft w:val="0"/>
              <w:marRight w:val="0"/>
              <w:marTop w:val="0"/>
              <w:marBottom w:val="0"/>
              <w:divBdr>
                <w:top w:val="none" w:sz="0" w:space="0" w:color="auto"/>
                <w:left w:val="none" w:sz="0" w:space="0" w:color="auto"/>
                <w:bottom w:val="none" w:sz="0" w:space="0" w:color="auto"/>
                <w:right w:val="none" w:sz="0" w:space="0" w:color="auto"/>
              </w:divBdr>
            </w:div>
            <w:div w:id="2009553227">
              <w:marLeft w:val="0"/>
              <w:marRight w:val="0"/>
              <w:marTop w:val="0"/>
              <w:marBottom w:val="0"/>
              <w:divBdr>
                <w:top w:val="none" w:sz="0" w:space="0" w:color="auto"/>
                <w:left w:val="none" w:sz="0" w:space="0" w:color="auto"/>
                <w:bottom w:val="none" w:sz="0" w:space="0" w:color="auto"/>
                <w:right w:val="none" w:sz="0" w:space="0" w:color="auto"/>
              </w:divBdr>
            </w:div>
            <w:div w:id="709955786">
              <w:marLeft w:val="0"/>
              <w:marRight w:val="0"/>
              <w:marTop w:val="0"/>
              <w:marBottom w:val="0"/>
              <w:divBdr>
                <w:top w:val="none" w:sz="0" w:space="0" w:color="auto"/>
                <w:left w:val="none" w:sz="0" w:space="0" w:color="auto"/>
                <w:bottom w:val="none" w:sz="0" w:space="0" w:color="auto"/>
                <w:right w:val="none" w:sz="0" w:space="0" w:color="auto"/>
              </w:divBdr>
            </w:div>
            <w:div w:id="692460622">
              <w:marLeft w:val="0"/>
              <w:marRight w:val="0"/>
              <w:marTop w:val="0"/>
              <w:marBottom w:val="0"/>
              <w:divBdr>
                <w:top w:val="none" w:sz="0" w:space="0" w:color="auto"/>
                <w:left w:val="none" w:sz="0" w:space="0" w:color="auto"/>
                <w:bottom w:val="none" w:sz="0" w:space="0" w:color="auto"/>
                <w:right w:val="none" w:sz="0" w:space="0" w:color="auto"/>
              </w:divBdr>
            </w:div>
            <w:div w:id="1826242784">
              <w:marLeft w:val="0"/>
              <w:marRight w:val="0"/>
              <w:marTop w:val="0"/>
              <w:marBottom w:val="0"/>
              <w:divBdr>
                <w:top w:val="none" w:sz="0" w:space="0" w:color="auto"/>
                <w:left w:val="none" w:sz="0" w:space="0" w:color="auto"/>
                <w:bottom w:val="none" w:sz="0" w:space="0" w:color="auto"/>
                <w:right w:val="none" w:sz="0" w:space="0" w:color="auto"/>
              </w:divBdr>
            </w:div>
            <w:div w:id="2014989189">
              <w:marLeft w:val="0"/>
              <w:marRight w:val="0"/>
              <w:marTop w:val="0"/>
              <w:marBottom w:val="0"/>
              <w:divBdr>
                <w:top w:val="none" w:sz="0" w:space="0" w:color="auto"/>
                <w:left w:val="none" w:sz="0" w:space="0" w:color="auto"/>
                <w:bottom w:val="none" w:sz="0" w:space="0" w:color="auto"/>
                <w:right w:val="none" w:sz="0" w:space="0" w:color="auto"/>
              </w:divBdr>
            </w:div>
            <w:div w:id="1418281782">
              <w:marLeft w:val="0"/>
              <w:marRight w:val="0"/>
              <w:marTop w:val="0"/>
              <w:marBottom w:val="0"/>
              <w:divBdr>
                <w:top w:val="none" w:sz="0" w:space="0" w:color="auto"/>
                <w:left w:val="none" w:sz="0" w:space="0" w:color="auto"/>
                <w:bottom w:val="none" w:sz="0" w:space="0" w:color="auto"/>
                <w:right w:val="none" w:sz="0" w:space="0" w:color="auto"/>
              </w:divBdr>
            </w:div>
            <w:div w:id="393968403">
              <w:marLeft w:val="0"/>
              <w:marRight w:val="0"/>
              <w:marTop w:val="0"/>
              <w:marBottom w:val="0"/>
              <w:divBdr>
                <w:top w:val="none" w:sz="0" w:space="0" w:color="auto"/>
                <w:left w:val="none" w:sz="0" w:space="0" w:color="auto"/>
                <w:bottom w:val="none" w:sz="0" w:space="0" w:color="auto"/>
                <w:right w:val="none" w:sz="0" w:space="0" w:color="auto"/>
              </w:divBdr>
            </w:div>
            <w:div w:id="1061487856">
              <w:marLeft w:val="0"/>
              <w:marRight w:val="0"/>
              <w:marTop w:val="0"/>
              <w:marBottom w:val="0"/>
              <w:divBdr>
                <w:top w:val="none" w:sz="0" w:space="0" w:color="auto"/>
                <w:left w:val="none" w:sz="0" w:space="0" w:color="auto"/>
                <w:bottom w:val="none" w:sz="0" w:space="0" w:color="auto"/>
                <w:right w:val="none" w:sz="0" w:space="0" w:color="auto"/>
              </w:divBdr>
            </w:div>
            <w:div w:id="2072927430">
              <w:marLeft w:val="0"/>
              <w:marRight w:val="0"/>
              <w:marTop w:val="0"/>
              <w:marBottom w:val="0"/>
              <w:divBdr>
                <w:top w:val="none" w:sz="0" w:space="0" w:color="auto"/>
                <w:left w:val="none" w:sz="0" w:space="0" w:color="auto"/>
                <w:bottom w:val="none" w:sz="0" w:space="0" w:color="auto"/>
                <w:right w:val="none" w:sz="0" w:space="0" w:color="auto"/>
              </w:divBdr>
            </w:div>
            <w:div w:id="826088547">
              <w:marLeft w:val="0"/>
              <w:marRight w:val="0"/>
              <w:marTop w:val="0"/>
              <w:marBottom w:val="0"/>
              <w:divBdr>
                <w:top w:val="none" w:sz="0" w:space="0" w:color="auto"/>
                <w:left w:val="none" w:sz="0" w:space="0" w:color="auto"/>
                <w:bottom w:val="none" w:sz="0" w:space="0" w:color="auto"/>
                <w:right w:val="none" w:sz="0" w:space="0" w:color="auto"/>
              </w:divBdr>
            </w:div>
            <w:div w:id="119346848">
              <w:marLeft w:val="0"/>
              <w:marRight w:val="0"/>
              <w:marTop w:val="0"/>
              <w:marBottom w:val="0"/>
              <w:divBdr>
                <w:top w:val="none" w:sz="0" w:space="0" w:color="auto"/>
                <w:left w:val="none" w:sz="0" w:space="0" w:color="auto"/>
                <w:bottom w:val="none" w:sz="0" w:space="0" w:color="auto"/>
                <w:right w:val="none" w:sz="0" w:space="0" w:color="auto"/>
              </w:divBdr>
            </w:div>
            <w:div w:id="120344914">
              <w:marLeft w:val="0"/>
              <w:marRight w:val="0"/>
              <w:marTop w:val="0"/>
              <w:marBottom w:val="0"/>
              <w:divBdr>
                <w:top w:val="none" w:sz="0" w:space="0" w:color="auto"/>
                <w:left w:val="none" w:sz="0" w:space="0" w:color="auto"/>
                <w:bottom w:val="none" w:sz="0" w:space="0" w:color="auto"/>
                <w:right w:val="none" w:sz="0" w:space="0" w:color="auto"/>
              </w:divBdr>
            </w:div>
            <w:div w:id="1359355788">
              <w:marLeft w:val="0"/>
              <w:marRight w:val="0"/>
              <w:marTop w:val="0"/>
              <w:marBottom w:val="0"/>
              <w:divBdr>
                <w:top w:val="none" w:sz="0" w:space="0" w:color="auto"/>
                <w:left w:val="none" w:sz="0" w:space="0" w:color="auto"/>
                <w:bottom w:val="none" w:sz="0" w:space="0" w:color="auto"/>
                <w:right w:val="none" w:sz="0" w:space="0" w:color="auto"/>
              </w:divBdr>
            </w:div>
            <w:div w:id="1573392292">
              <w:marLeft w:val="0"/>
              <w:marRight w:val="0"/>
              <w:marTop w:val="0"/>
              <w:marBottom w:val="0"/>
              <w:divBdr>
                <w:top w:val="none" w:sz="0" w:space="0" w:color="auto"/>
                <w:left w:val="none" w:sz="0" w:space="0" w:color="auto"/>
                <w:bottom w:val="none" w:sz="0" w:space="0" w:color="auto"/>
                <w:right w:val="none" w:sz="0" w:space="0" w:color="auto"/>
              </w:divBdr>
            </w:div>
            <w:div w:id="406617408">
              <w:marLeft w:val="0"/>
              <w:marRight w:val="0"/>
              <w:marTop w:val="0"/>
              <w:marBottom w:val="0"/>
              <w:divBdr>
                <w:top w:val="none" w:sz="0" w:space="0" w:color="auto"/>
                <w:left w:val="none" w:sz="0" w:space="0" w:color="auto"/>
                <w:bottom w:val="none" w:sz="0" w:space="0" w:color="auto"/>
                <w:right w:val="none" w:sz="0" w:space="0" w:color="auto"/>
              </w:divBdr>
            </w:div>
            <w:div w:id="544147524">
              <w:marLeft w:val="0"/>
              <w:marRight w:val="0"/>
              <w:marTop w:val="0"/>
              <w:marBottom w:val="0"/>
              <w:divBdr>
                <w:top w:val="none" w:sz="0" w:space="0" w:color="auto"/>
                <w:left w:val="none" w:sz="0" w:space="0" w:color="auto"/>
                <w:bottom w:val="none" w:sz="0" w:space="0" w:color="auto"/>
                <w:right w:val="none" w:sz="0" w:space="0" w:color="auto"/>
              </w:divBdr>
            </w:div>
            <w:div w:id="852573295">
              <w:marLeft w:val="0"/>
              <w:marRight w:val="0"/>
              <w:marTop w:val="0"/>
              <w:marBottom w:val="0"/>
              <w:divBdr>
                <w:top w:val="none" w:sz="0" w:space="0" w:color="auto"/>
                <w:left w:val="none" w:sz="0" w:space="0" w:color="auto"/>
                <w:bottom w:val="none" w:sz="0" w:space="0" w:color="auto"/>
                <w:right w:val="none" w:sz="0" w:space="0" w:color="auto"/>
              </w:divBdr>
            </w:div>
            <w:div w:id="2009671753">
              <w:marLeft w:val="0"/>
              <w:marRight w:val="0"/>
              <w:marTop w:val="0"/>
              <w:marBottom w:val="0"/>
              <w:divBdr>
                <w:top w:val="none" w:sz="0" w:space="0" w:color="auto"/>
                <w:left w:val="none" w:sz="0" w:space="0" w:color="auto"/>
                <w:bottom w:val="none" w:sz="0" w:space="0" w:color="auto"/>
                <w:right w:val="none" w:sz="0" w:space="0" w:color="auto"/>
              </w:divBdr>
            </w:div>
            <w:div w:id="64911469">
              <w:marLeft w:val="0"/>
              <w:marRight w:val="0"/>
              <w:marTop w:val="0"/>
              <w:marBottom w:val="0"/>
              <w:divBdr>
                <w:top w:val="none" w:sz="0" w:space="0" w:color="auto"/>
                <w:left w:val="none" w:sz="0" w:space="0" w:color="auto"/>
                <w:bottom w:val="none" w:sz="0" w:space="0" w:color="auto"/>
                <w:right w:val="none" w:sz="0" w:space="0" w:color="auto"/>
              </w:divBdr>
            </w:div>
            <w:div w:id="651102893">
              <w:marLeft w:val="0"/>
              <w:marRight w:val="0"/>
              <w:marTop w:val="0"/>
              <w:marBottom w:val="0"/>
              <w:divBdr>
                <w:top w:val="none" w:sz="0" w:space="0" w:color="auto"/>
                <w:left w:val="none" w:sz="0" w:space="0" w:color="auto"/>
                <w:bottom w:val="none" w:sz="0" w:space="0" w:color="auto"/>
                <w:right w:val="none" w:sz="0" w:space="0" w:color="auto"/>
              </w:divBdr>
            </w:div>
            <w:div w:id="3325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2469">
      <w:bodyDiv w:val="1"/>
      <w:marLeft w:val="0"/>
      <w:marRight w:val="0"/>
      <w:marTop w:val="0"/>
      <w:marBottom w:val="0"/>
      <w:divBdr>
        <w:top w:val="none" w:sz="0" w:space="0" w:color="auto"/>
        <w:left w:val="none" w:sz="0" w:space="0" w:color="auto"/>
        <w:bottom w:val="none" w:sz="0" w:space="0" w:color="auto"/>
        <w:right w:val="none" w:sz="0" w:space="0" w:color="auto"/>
      </w:divBdr>
      <w:divsChild>
        <w:div w:id="676806048">
          <w:marLeft w:val="0"/>
          <w:marRight w:val="0"/>
          <w:marTop w:val="0"/>
          <w:marBottom w:val="0"/>
          <w:divBdr>
            <w:top w:val="none" w:sz="0" w:space="0" w:color="auto"/>
            <w:left w:val="none" w:sz="0" w:space="0" w:color="auto"/>
            <w:bottom w:val="none" w:sz="0" w:space="0" w:color="auto"/>
            <w:right w:val="none" w:sz="0" w:space="0" w:color="auto"/>
          </w:divBdr>
          <w:divsChild>
            <w:div w:id="1137602268">
              <w:marLeft w:val="0"/>
              <w:marRight w:val="0"/>
              <w:marTop w:val="0"/>
              <w:marBottom w:val="0"/>
              <w:divBdr>
                <w:top w:val="none" w:sz="0" w:space="0" w:color="auto"/>
                <w:left w:val="none" w:sz="0" w:space="0" w:color="auto"/>
                <w:bottom w:val="none" w:sz="0" w:space="0" w:color="auto"/>
                <w:right w:val="none" w:sz="0" w:space="0" w:color="auto"/>
              </w:divBdr>
            </w:div>
            <w:div w:id="202525837">
              <w:marLeft w:val="0"/>
              <w:marRight w:val="0"/>
              <w:marTop w:val="0"/>
              <w:marBottom w:val="0"/>
              <w:divBdr>
                <w:top w:val="none" w:sz="0" w:space="0" w:color="auto"/>
                <w:left w:val="none" w:sz="0" w:space="0" w:color="auto"/>
                <w:bottom w:val="none" w:sz="0" w:space="0" w:color="auto"/>
                <w:right w:val="none" w:sz="0" w:space="0" w:color="auto"/>
              </w:divBdr>
            </w:div>
            <w:div w:id="1449549092">
              <w:marLeft w:val="0"/>
              <w:marRight w:val="0"/>
              <w:marTop w:val="0"/>
              <w:marBottom w:val="0"/>
              <w:divBdr>
                <w:top w:val="none" w:sz="0" w:space="0" w:color="auto"/>
                <w:left w:val="none" w:sz="0" w:space="0" w:color="auto"/>
                <w:bottom w:val="none" w:sz="0" w:space="0" w:color="auto"/>
                <w:right w:val="none" w:sz="0" w:space="0" w:color="auto"/>
              </w:divBdr>
            </w:div>
            <w:div w:id="1586955670">
              <w:marLeft w:val="0"/>
              <w:marRight w:val="0"/>
              <w:marTop w:val="0"/>
              <w:marBottom w:val="0"/>
              <w:divBdr>
                <w:top w:val="none" w:sz="0" w:space="0" w:color="auto"/>
                <w:left w:val="none" w:sz="0" w:space="0" w:color="auto"/>
                <w:bottom w:val="none" w:sz="0" w:space="0" w:color="auto"/>
                <w:right w:val="none" w:sz="0" w:space="0" w:color="auto"/>
              </w:divBdr>
            </w:div>
            <w:div w:id="1246954957">
              <w:marLeft w:val="0"/>
              <w:marRight w:val="0"/>
              <w:marTop w:val="0"/>
              <w:marBottom w:val="0"/>
              <w:divBdr>
                <w:top w:val="none" w:sz="0" w:space="0" w:color="auto"/>
                <w:left w:val="none" w:sz="0" w:space="0" w:color="auto"/>
                <w:bottom w:val="none" w:sz="0" w:space="0" w:color="auto"/>
                <w:right w:val="none" w:sz="0" w:space="0" w:color="auto"/>
              </w:divBdr>
            </w:div>
            <w:div w:id="433474414">
              <w:marLeft w:val="0"/>
              <w:marRight w:val="0"/>
              <w:marTop w:val="0"/>
              <w:marBottom w:val="0"/>
              <w:divBdr>
                <w:top w:val="none" w:sz="0" w:space="0" w:color="auto"/>
                <w:left w:val="none" w:sz="0" w:space="0" w:color="auto"/>
                <w:bottom w:val="none" w:sz="0" w:space="0" w:color="auto"/>
                <w:right w:val="none" w:sz="0" w:space="0" w:color="auto"/>
              </w:divBdr>
            </w:div>
            <w:div w:id="1364136035">
              <w:marLeft w:val="0"/>
              <w:marRight w:val="0"/>
              <w:marTop w:val="0"/>
              <w:marBottom w:val="0"/>
              <w:divBdr>
                <w:top w:val="none" w:sz="0" w:space="0" w:color="auto"/>
                <w:left w:val="none" w:sz="0" w:space="0" w:color="auto"/>
                <w:bottom w:val="none" w:sz="0" w:space="0" w:color="auto"/>
                <w:right w:val="none" w:sz="0" w:space="0" w:color="auto"/>
              </w:divBdr>
            </w:div>
            <w:div w:id="835271147">
              <w:marLeft w:val="0"/>
              <w:marRight w:val="0"/>
              <w:marTop w:val="0"/>
              <w:marBottom w:val="0"/>
              <w:divBdr>
                <w:top w:val="none" w:sz="0" w:space="0" w:color="auto"/>
                <w:left w:val="none" w:sz="0" w:space="0" w:color="auto"/>
                <w:bottom w:val="none" w:sz="0" w:space="0" w:color="auto"/>
                <w:right w:val="none" w:sz="0" w:space="0" w:color="auto"/>
              </w:divBdr>
            </w:div>
            <w:div w:id="31809410">
              <w:marLeft w:val="0"/>
              <w:marRight w:val="0"/>
              <w:marTop w:val="0"/>
              <w:marBottom w:val="0"/>
              <w:divBdr>
                <w:top w:val="none" w:sz="0" w:space="0" w:color="auto"/>
                <w:left w:val="none" w:sz="0" w:space="0" w:color="auto"/>
                <w:bottom w:val="none" w:sz="0" w:space="0" w:color="auto"/>
                <w:right w:val="none" w:sz="0" w:space="0" w:color="auto"/>
              </w:divBdr>
            </w:div>
            <w:div w:id="758336047">
              <w:marLeft w:val="0"/>
              <w:marRight w:val="0"/>
              <w:marTop w:val="0"/>
              <w:marBottom w:val="0"/>
              <w:divBdr>
                <w:top w:val="none" w:sz="0" w:space="0" w:color="auto"/>
                <w:left w:val="none" w:sz="0" w:space="0" w:color="auto"/>
                <w:bottom w:val="none" w:sz="0" w:space="0" w:color="auto"/>
                <w:right w:val="none" w:sz="0" w:space="0" w:color="auto"/>
              </w:divBdr>
            </w:div>
            <w:div w:id="309946345">
              <w:marLeft w:val="0"/>
              <w:marRight w:val="0"/>
              <w:marTop w:val="0"/>
              <w:marBottom w:val="0"/>
              <w:divBdr>
                <w:top w:val="none" w:sz="0" w:space="0" w:color="auto"/>
                <w:left w:val="none" w:sz="0" w:space="0" w:color="auto"/>
                <w:bottom w:val="none" w:sz="0" w:space="0" w:color="auto"/>
                <w:right w:val="none" w:sz="0" w:space="0" w:color="auto"/>
              </w:divBdr>
            </w:div>
            <w:div w:id="2032871904">
              <w:marLeft w:val="0"/>
              <w:marRight w:val="0"/>
              <w:marTop w:val="0"/>
              <w:marBottom w:val="0"/>
              <w:divBdr>
                <w:top w:val="none" w:sz="0" w:space="0" w:color="auto"/>
                <w:left w:val="none" w:sz="0" w:space="0" w:color="auto"/>
                <w:bottom w:val="none" w:sz="0" w:space="0" w:color="auto"/>
                <w:right w:val="none" w:sz="0" w:space="0" w:color="auto"/>
              </w:divBdr>
            </w:div>
            <w:div w:id="369695751">
              <w:marLeft w:val="0"/>
              <w:marRight w:val="0"/>
              <w:marTop w:val="0"/>
              <w:marBottom w:val="0"/>
              <w:divBdr>
                <w:top w:val="none" w:sz="0" w:space="0" w:color="auto"/>
                <w:left w:val="none" w:sz="0" w:space="0" w:color="auto"/>
                <w:bottom w:val="none" w:sz="0" w:space="0" w:color="auto"/>
                <w:right w:val="none" w:sz="0" w:space="0" w:color="auto"/>
              </w:divBdr>
            </w:div>
            <w:div w:id="1120535143">
              <w:marLeft w:val="0"/>
              <w:marRight w:val="0"/>
              <w:marTop w:val="0"/>
              <w:marBottom w:val="0"/>
              <w:divBdr>
                <w:top w:val="none" w:sz="0" w:space="0" w:color="auto"/>
                <w:left w:val="none" w:sz="0" w:space="0" w:color="auto"/>
                <w:bottom w:val="none" w:sz="0" w:space="0" w:color="auto"/>
                <w:right w:val="none" w:sz="0" w:space="0" w:color="auto"/>
              </w:divBdr>
            </w:div>
            <w:div w:id="695935306">
              <w:marLeft w:val="0"/>
              <w:marRight w:val="0"/>
              <w:marTop w:val="0"/>
              <w:marBottom w:val="0"/>
              <w:divBdr>
                <w:top w:val="none" w:sz="0" w:space="0" w:color="auto"/>
                <w:left w:val="none" w:sz="0" w:space="0" w:color="auto"/>
                <w:bottom w:val="none" w:sz="0" w:space="0" w:color="auto"/>
                <w:right w:val="none" w:sz="0" w:space="0" w:color="auto"/>
              </w:divBdr>
            </w:div>
            <w:div w:id="941841223">
              <w:marLeft w:val="0"/>
              <w:marRight w:val="0"/>
              <w:marTop w:val="0"/>
              <w:marBottom w:val="0"/>
              <w:divBdr>
                <w:top w:val="none" w:sz="0" w:space="0" w:color="auto"/>
                <w:left w:val="none" w:sz="0" w:space="0" w:color="auto"/>
                <w:bottom w:val="none" w:sz="0" w:space="0" w:color="auto"/>
                <w:right w:val="none" w:sz="0" w:space="0" w:color="auto"/>
              </w:divBdr>
            </w:div>
            <w:div w:id="1740447126">
              <w:marLeft w:val="0"/>
              <w:marRight w:val="0"/>
              <w:marTop w:val="0"/>
              <w:marBottom w:val="0"/>
              <w:divBdr>
                <w:top w:val="none" w:sz="0" w:space="0" w:color="auto"/>
                <w:left w:val="none" w:sz="0" w:space="0" w:color="auto"/>
                <w:bottom w:val="none" w:sz="0" w:space="0" w:color="auto"/>
                <w:right w:val="none" w:sz="0" w:space="0" w:color="auto"/>
              </w:divBdr>
            </w:div>
            <w:div w:id="522792087">
              <w:marLeft w:val="0"/>
              <w:marRight w:val="0"/>
              <w:marTop w:val="0"/>
              <w:marBottom w:val="0"/>
              <w:divBdr>
                <w:top w:val="none" w:sz="0" w:space="0" w:color="auto"/>
                <w:left w:val="none" w:sz="0" w:space="0" w:color="auto"/>
                <w:bottom w:val="none" w:sz="0" w:space="0" w:color="auto"/>
                <w:right w:val="none" w:sz="0" w:space="0" w:color="auto"/>
              </w:divBdr>
            </w:div>
            <w:div w:id="878052929">
              <w:marLeft w:val="0"/>
              <w:marRight w:val="0"/>
              <w:marTop w:val="0"/>
              <w:marBottom w:val="0"/>
              <w:divBdr>
                <w:top w:val="none" w:sz="0" w:space="0" w:color="auto"/>
                <w:left w:val="none" w:sz="0" w:space="0" w:color="auto"/>
                <w:bottom w:val="none" w:sz="0" w:space="0" w:color="auto"/>
                <w:right w:val="none" w:sz="0" w:space="0" w:color="auto"/>
              </w:divBdr>
            </w:div>
            <w:div w:id="1731343557">
              <w:marLeft w:val="0"/>
              <w:marRight w:val="0"/>
              <w:marTop w:val="0"/>
              <w:marBottom w:val="0"/>
              <w:divBdr>
                <w:top w:val="none" w:sz="0" w:space="0" w:color="auto"/>
                <w:left w:val="none" w:sz="0" w:space="0" w:color="auto"/>
                <w:bottom w:val="none" w:sz="0" w:space="0" w:color="auto"/>
                <w:right w:val="none" w:sz="0" w:space="0" w:color="auto"/>
              </w:divBdr>
            </w:div>
            <w:div w:id="1852715766">
              <w:marLeft w:val="0"/>
              <w:marRight w:val="0"/>
              <w:marTop w:val="0"/>
              <w:marBottom w:val="0"/>
              <w:divBdr>
                <w:top w:val="none" w:sz="0" w:space="0" w:color="auto"/>
                <w:left w:val="none" w:sz="0" w:space="0" w:color="auto"/>
                <w:bottom w:val="none" w:sz="0" w:space="0" w:color="auto"/>
                <w:right w:val="none" w:sz="0" w:space="0" w:color="auto"/>
              </w:divBdr>
            </w:div>
            <w:div w:id="3740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5470">
      <w:bodyDiv w:val="1"/>
      <w:marLeft w:val="0"/>
      <w:marRight w:val="0"/>
      <w:marTop w:val="0"/>
      <w:marBottom w:val="0"/>
      <w:divBdr>
        <w:top w:val="none" w:sz="0" w:space="0" w:color="auto"/>
        <w:left w:val="none" w:sz="0" w:space="0" w:color="auto"/>
        <w:bottom w:val="none" w:sz="0" w:space="0" w:color="auto"/>
        <w:right w:val="none" w:sz="0" w:space="0" w:color="auto"/>
      </w:divBdr>
      <w:divsChild>
        <w:div w:id="612522856">
          <w:marLeft w:val="0"/>
          <w:marRight w:val="0"/>
          <w:marTop w:val="0"/>
          <w:marBottom w:val="0"/>
          <w:divBdr>
            <w:top w:val="none" w:sz="0" w:space="0" w:color="auto"/>
            <w:left w:val="none" w:sz="0" w:space="0" w:color="auto"/>
            <w:bottom w:val="none" w:sz="0" w:space="0" w:color="auto"/>
            <w:right w:val="none" w:sz="0" w:space="0" w:color="auto"/>
          </w:divBdr>
          <w:divsChild>
            <w:div w:id="1345131064">
              <w:marLeft w:val="0"/>
              <w:marRight w:val="0"/>
              <w:marTop w:val="0"/>
              <w:marBottom w:val="0"/>
              <w:divBdr>
                <w:top w:val="none" w:sz="0" w:space="0" w:color="auto"/>
                <w:left w:val="none" w:sz="0" w:space="0" w:color="auto"/>
                <w:bottom w:val="none" w:sz="0" w:space="0" w:color="auto"/>
                <w:right w:val="none" w:sz="0" w:space="0" w:color="auto"/>
              </w:divBdr>
            </w:div>
            <w:div w:id="2015649687">
              <w:marLeft w:val="0"/>
              <w:marRight w:val="0"/>
              <w:marTop w:val="0"/>
              <w:marBottom w:val="0"/>
              <w:divBdr>
                <w:top w:val="none" w:sz="0" w:space="0" w:color="auto"/>
                <w:left w:val="none" w:sz="0" w:space="0" w:color="auto"/>
                <w:bottom w:val="none" w:sz="0" w:space="0" w:color="auto"/>
                <w:right w:val="none" w:sz="0" w:space="0" w:color="auto"/>
              </w:divBdr>
            </w:div>
            <w:div w:id="1292831939">
              <w:marLeft w:val="0"/>
              <w:marRight w:val="0"/>
              <w:marTop w:val="0"/>
              <w:marBottom w:val="0"/>
              <w:divBdr>
                <w:top w:val="none" w:sz="0" w:space="0" w:color="auto"/>
                <w:left w:val="none" w:sz="0" w:space="0" w:color="auto"/>
                <w:bottom w:val="none" w:sz="0" w:space="0" w:color="auto"/>
                <w:right w:val="none" w:sz="0" w:space="0" w:color="auto"/>
              </w:divBdr>
            </w:div>
            <w:div w:id="646134859">
              <w:marLeft w:val="0"/>
              <w:marRight w:val="0"/>
              <w:marTop w:val="0"/>
              <w:marBottom w:val="0"/>
              <w:divBdr>
                <w:top w:val="none" w:sz="0" w:space="0" w:color="auto"/>
                <w:left w:val="none" w:sz="0" w:space="0" w:color="auto"/>
                <w:bottom w:val="none" w:sz="0" w:space="0" w:color="auto"/>
                <w:right w:val="none" w:sz="0" w:space="0" w:color="auto"/>
              </w:divBdr>
            </w:div>
            <w:div w:id="765804263">
              <w:marLeft w:val="0"/>
              <w:marRight w:val="0"/>
              <w:marTop w:val="0"/>
              <w:marBottom w:val="0"/>
              <w:divBdr>
                <w:top w:val="none" w:sz="0" w:space="0" w:color="auto"/>
                <w:left w:val="none" w:sz="0" w:space="0" w:color="auto"/>
                <w:bottom w:val="none" w:sz="0" w:space="0" w:color="auto"/>
                <w:right w:val="none" w:sz="0" w:space="0" w:color="auto"/>
              </w:divBdr>
            </w:div>
            <w:div w:id="1085568033">
              <w:marLeft w:val="0"/>
              <w:marRight w:val="0"/>
              <w:marTop w:val="0"/>
              <w:marBottom w:val="0"/>
              <w:divBdr>
                <w:top w:val="none" w:sz="0" w:space="0" w:color="auto"/>
                <w:left w:val="none" w:sz="0" w:space="0" w:color="auto"/>
                <w:bottom w:val="none" w:sz="0" w:space="0" w:color="auto"/>
                <w:right w:val="none" w:sz="0" w:space="0" w:color="auto"/>
              </w:divBdr>
            </w:div>
            <w:div w:id="884026780">
              <w:marLeft w:val="0"/>
              <w:marRight w:val="0"/>
              <w:marTop w:val="0"/>
              <w:marBottom w:val="0"/>
              <w:divBdr>
                <w:top w:val="none" w:sz="0" w:space="0" w:color="auto"/>
                <w:left w:val="none" w:sz="0" w:space="0" w:color="auto"/>
                <w:bottom w:val="none" w:sz="0" w:space="0" w:color="auto"/>
                <w:right w:val="none" w:sz="0" w:space="0" w:color="auto"/>
              </w:divBdr>
            </w:div>
            <w:div w:id="1419015070">
              <w:marLeft w:val="0"/>
              <w:marRight w:val="0"/>
              <w:marTop w:val="0"/>
              <w:marBottom w:val="0"/>
              <w:divBdr>
                <w:top w:val="none" w:sz="0" w:space="0" w:color="auto"/>
                <w:left w:val="none" w:sz="0" w:space="0" w:color="auto"/>
                <w:bottom w:val="none" w:sz="0" w:space="0" w:color="auto"/>
                <w:right w:val="none" w:sz="0" w:space="0" w:color="auto"/>
              </w:divBdr>
            </w:div>
            <w:div w:id="808746824">
              <w:marLeft w:val="0"/>
              <w:marRight w:val="0"/>
              <w:marTop w:val="0"/>
              <w:marBottom w:val="0"/>
              <w:divBdr>
                <w:top w:val="none" w:sz="0" w:space="0" w:color="auto"/>
                <w:left w:val="none" w:sz="0" w:space="0" w:color="auto"/>
                <w:bottom w:val="none" w:sz="0" w:space="0" w:color="auto"/>
                <w:right w:val="none" w:sz="0" w:space="0" w:color="auto"/>
              </w:divBdr>
            </w:div>
            <w:div w:id="238901841">
              <w:marLeft w:val="0"/>
              <w:marRight w:val="0"/>
              <w:marTop w:val="0"/>
              <w:marBottom w:val="0"/>
              <w:divBdr>
                <w:top w:val="none" w:sz="0" w:space="0" w:color="auto"/>
                <w:left w:val="none" w:sz="0" w:space="0" w:color="auto"/>
                <w:bottom w:val="none" w:sz="0" w:space="0" w:color="auto"/>
                <w:right w:val="none" w:sz="0" w:space="0" w:color="auto"/>
              </w:divBdr>
            </w:div>
            <w:div w:id="1933314698">
              <w:marLeft w:val="0"/>
              <w:marRight w:val="0"/>
              <w:marTop w:val="0"/>
              <w:marBottom w:val="0"/>
              <w:divBdr>
                <w:top w:val="none" w:sz="0" w:space="0" w:color="auto"/>
                <w:left w:val="none" w:sz="0" w:space="0" w:color="auto"/>
                <w:bottom w:val="none" w:sz="0" w:space="0" w:color="auto"/>
                <w:right w:val="none" w:sz="0" w:space="0" w:color="auto"/>
              </w:divBdr>
            </w:div>
            <w:div w:id="1324889891">
              <w:marLeft w:val="0"/>
              <w:marRight w:val="0"/>
              <w:marTop w:val="0"/>
              <w:marBottom w:val="0"/>
              <w:divBdr>
                <w:top w:val="none" w:sz="0" w:space="0" w:color="auto"/>
                <w:left w:val="none" w:sz="0" w:space="0" w:color="auto"/>
                <w:bottom w:val="none" w:sz="0" w:space="0" w:color="auto"/>
                <w:right w:val="none" w:sz="0" w:space="0" w:color="auto"/>
              </w:divBdr>
            </w:div>
            <w:div w:id="1401252931">
              <w:marLeft w:val="0"/>
              <w:marRight w:val="0"/>
              <w:marTop w:val="0"/>
              <w:marBottom w:val="0"/>
              <w:divBdr>
                <w:top w:val="none" w:sz="0" w:space="0" w:color="auto"/>
                <w:left w:val="none" w:sz="0" w:space="0" w:color="auto"/>
                <w:bottom w:val="none" w:sz="0" w:space="0" w:color="auto"/>
                <w:right w:val="none" w:sz="0" w:space="0" w:color="auto"/>
              </w:divBdr>
            </w:div>
            <w:div w:id="1640763853">
              <w:marLeft w:val="0"/>
              <w:marRight w:val="0"/>
              <w:marTop w:val="0"/>
              <w:marBottom w:val="0"/>
              <w:divBdr>
                <w:top w:val="none" w:sz="0" w:space="0" w:color="auto"/>
                <w:left w:val="none" w:sz="0" w:space="0" w:color="auto"/>
                <w:bottom w:val="none" w:sz="0" w:space="0" w:color="auto"/>
                <w:right w:val="none" w:sz="0" w:space="0" w:color="auto"/>
              </w:divBdr>
            </w:div>
            <w:div w:id="1883444831">
              <w:marLeft w:val="0"/>
              <w:marRight w:val="0"/>
              <w:marTop w:val="0"/>
              <w:marBottom w:val="0"/>
              <w:divBdr>
                <w:top w:val="none" w:sz="0" w:space="0" w:color="auto"/>
                <w:left w:val="none" w:sz="0" w:space="0" w:color="auto"/>
                <w:bottom w:val="none" w:sz="0" w:space="0" w:color="auto"/>
                <w:right w:val="none" w:sz="0" w:space="0" w:color="auto"/>
              </w:divBdr>
            </w:div>
            <w:div w:id="1038317649">
              <w:marLeft w:val="0"/>
              <w:marRight w:val="0"/>
              <w:marTop w:val="0"/>
              <w:marBottom w:val="0"/>
              <w:divBdr>
                <w:top w:val="none" w:sz="0" w:space="0" w:color="auto"/>
                <w:left w:val="none" w:sz="0" w:space="0" w:color="auto"/>
                <w:bottom w:val="none" w:sz="0" w:space="0" w:color="auto"/>
                <w:right w:val="none" w:sz="0" w:space="0" w:color="auto"/>
              </w:divBdr>
            </w:div>
            <w:div w:id="1914074894">
              <w:marLeft w:val="0"/>
              <w:marRight w:val="0"/>
              <w:marTop w:val="0"/>
              <w:marBottom w:val="0"/>
              <w:divBdr>
                <w:top w:val="none" w:sz="0" w:space="0" w:color="auto"/>
                <w:left w:val="none" w:sz="0" w:space="0" w:color="auto"/>
                <w:bottom w:val="none" w:sz="0" w:space="0" w:color="auto"/>
                <w:right w:val="none" w:sz="0" w:space="0" w:color="auto"/>
              </w:divBdr>
            </w:div>
            <w:div w:id="2069186144">
              <w:marLeft w:val="0"/>
              <w:marRight w:val="0"/>
              <w:marTop w:val="0"/>
              <w:marBottom w:val="0"/>
              <w:divBdr>
                <w:top w:val="none" w:sz="0" w:space="0" w:color="auto"/>
                <w:left w:val="none" w:sz="0" w:space="0" w:color="auto"/>
                <w:bottom w:val="none" w:sz="0" w:space="0" w:color="auto"/>
                <w:right w:val="none" w:sz="0" w:space="0" w:color="auto"/>
              </w:divBdr>
            </w:div>
            <w:div w:id="1779329332">
              <w:marLeft w:val="0"/>
              <w:marRight w:val="0"/>
              <w:marTop w:val="0"/>
              <w:marBottom w:val="0"/>
              <w:divBdr>
                <w:top w:val="none" w:sz="0" w:space="0" w:color="auto"/>
                <w:left w:val="none" w:sz="0" w:space="0" w:color="auto"/>
                <w:bottom w:val="none" w:sz="0" w:space="0" w:color="auto"/>
                <w:right w:val="none" w:sz="0" w:space="0" w:color="auto"/>
              </w:divBdr>
            </w:div>
            <w:div w:id="709377996">
              <w:marLeft w:val="0"/>
              <w:marRight w:val="0"/>
              <w:marTop w:val="0"/>
              <w:marBottom w:val="0"/>
              <w:divBdr>
                <w:top w:val="none" w:sz="0" w:space="0" w:color="auto"/>
                <w:left w:val="none" w:sz="0" w:space="0" w:color="auto"/>
                <w:bottom w:val="none" w:sz="0" w:space="0" w:color="auto"/>
                <w:right w:val="none" w:sz="0" w:space="0" w:color="auto"/>
              </w:divBdr>
            </w:div>
            <w:div w:id="493841597">
              <w:marLeft w:val="0"/>
              <w:marRight w:val="0"/>
              <w:marTop w:val="0"/>
              <w:marBottom w:val="0"/>
              <w:divBdr>
                <w:top w:val="none" w:sz="0" w:space="0" w:color="auto"/>
                <w:left w:val="none" w:sz="0" w:space="0" w:color="auto"/>
                <w:bottom w:val="none" w:sz="0" w:space="0" w:color="auto"/>
                <w:right w:val="none" w:sz="0" w:space="0" w:color="auto"/>
              </w:divBdr>
            </w:div>
            <w:div w:id="831530979">
              <w:marLeft w:val="0"/>
              <w:marRight w:val="0"/>
              <w:marTop w:val="0"/>
              <w:marBottom w:val="0"/>
              <w:divBdr>
                <w:top w:val="none" w:sz="0" w:space="0" w:color="auto"/>
                <w:left w:val="none" w:sz="0" w:space="0" w:color="auto"/>
                <w:bottom w:val="none" w:sz="0" w:space="0" w:color="auto"/>
                <w:right w:val="none" w:sz="0" w:space="0" w:color="auto"/>
              </w:divBdr>
            </w:div>
            <w:div w:id="866872423">
              <w:marLeft w:val="0"/>
              <w:marRight w:val="0"/>
              <w:marTop w:val="0"/>
              <w:marBottom w:val="0"/>
              <w:divBdr>
                <w:top w:val="none" w:sz="0" w:space="0" w:color="auto"/>
                <w:left w:val="none" w:sz="0" w:space="0" w:color="auto"/>
                <w:bottom w:val="none" w:sz="0" w:space="0" w:color="auto"/>
                <w:right w:val="none" w:sz="0" w:space="0" w:color="auto"/>
              </w:divBdr>
            </w:div>
            <w:div w:id="1300957079">
              <w:marLeft w:val="0"/>
              <w:marRight w:val="0"/>
              <w:marTop w:val="0"/>
              <w:marBottom w:val="0"/>
              <w:divBdr>
                <w:top w:val="none" w:sz="0" w:space="0" w:color="auto"/>
                <w:left w:val="none" w:sz="0" w:space="0" w:color="auto"/>
                <w:bottom w:val="none" w:sz="0" w:space="0" w:color="auto"/>
                <w:right w:val="none" w:sz="0" w:space="0" w:color="auto"/>
              </w:divBdr>
            </w:div>
            <w:div w:id="747927338">
              <w:marLeft w:val="0"/>
              <w:marRight w:val="0"/>
              <w:marTop w:val="0"/>
              <w:marBottom w:val="0"/>
              <w:divBdr>
                <w:top w:val="none" w:sz="0" w:space="0" w:color="auto"/>
                <w:left w:val="none" w:sz="0" w:space="0" w:color="auto"/>
                <w:bottom w:val="none" w:sz="0" w:space="0" w:color="auto"/>
                <w:right w:val="none" w:sz="0" w:space="0" w:color="auto"/>
              </w:divBdr>
            </w:div>
            <w:div w:id="675380068">
              <w:marLeft w:val="0"/>
              <w:marRight w:val="0"/>
              <w:marTop w:val="0"/>
              <w:marBottom w:val="0"/>
              <w:divBdr>
                <w:top w:val="none" w:sz="0" w:space="0" w:color="auto"/>
                <w:left w:val="none" w:sz="0" w:space="0" w:color="auto"/>
                <w:bottom w:val="none" w:sz="0" w:space="0" w:color="auto"/>
                <w:right w:val="none" w:sz="0" w:space="0" w:color="auto"/>
              </w:divBdr>
            </w:div>
            <w:div w:id="1158690010">
              <w:marLeft w:val="0"/>
              <w:marRight w:val="0"/>
              <w:marTop w:val="0"/>
              <w:marBottom w:val="0"/>
              <w:divBdr>
                <w:top w:val="none" w:sz="0" w:space="0" w:color="auto"/>
                <w:left w:val="none" w:sz="0" w:space="0" w:color="auto"/>
                <w:bottom w:val="none" w:sz="0" w:space="0" w:color="auto"/>
                <w:right w:val="none" w:sz="0" w:space="0" w:color="auto"/>
              </w:divBdr>
            </w:div>
            <w:div w:id="5959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5898">
      <w:bodyDiv w:val="1"/>
      <w:marLeft w:val="0"/>
      <w:marRight w:val="0"/>
      <w:marTop w:val="0"/>
      <w:marBottom w:val="0"/>
      <w:divBdr>
        <w:top w:val="none" w:sz="0" w:space="0" w:color="auto"/>
        <w:left w:val="none" w:sz="0" w:space="0" w:color="auto"/>
        <w:bottom w:val="none" w:sz="0" w:space="0" w:color="auto"/>
        <w:right w:val="none" w:sz="0" w:space="0" w:color="auto"/>
      </w:divBdr>
    </w:div>
    <w:div w:id="1370227514">
      <w:bodyDiv w:val="1"/>
      <w:marLeft w:val="0"/>
      <w:marRight w:val="0"/>
      <w:marTop w:val="0"/>
      <w:marBottom w:val="0"/>
      <w:divBdr>
        <w:top w:val="none" w:sz="0" w:space="0" w:color="auto"/>
        <w:left w:val="none" w:sz="0" w:space="0" w:color="auto"/>
        <w:bottom w:val="none" w:sz="0" w:space="0" w:color="auto"/>
        <w:right w:val="none" w:sz="0" w:space="0" w:color="auto"/>
      </w:divBdr>
      <w:divsChild>
        <w:div w:id="1007557486">
          <w:marLeft w:val="0"/>
          <w:marRight w:val="0"/>
          <w:marTop w:val="0"/>
          <w:marBottom w:val="0"/>
          <w:divBdr>
            <w:top w:val="none" w:sz="0" w:space="0" w:color="auto"/>
            <w:left w:val="none" w:sz="0" w:space="0" w:color="auto"/>
            <w:bottom w:val="none" w:sz="0" w:space="0" w:color="auto"/>
            <w:right w:val="none" w:sz="0" w:space="0" w:color="auto"/>
          </w:divBdr>
          <w:divsChild>
            <w:div w:id="584460009">
              <w:marLeft w:val="0"/>
              <w:marRight w:val="0"/>
              <w:marTop w:val="0"/>
              <w:marBottom w:val="0"/>
              <w:divBdr>
                <w:top w:val="none" w:sz="0" w:space="0" w:color="auto"/>
                <w:left w:val="none" w:sz="0" w:space="0" w:color="auto"/>
                <w:bottom w:val="none" w:sz="0" w:space="0" w:color="auto"/>
                <w:right w:val="none" w:sz="0" w:space="0" w:color="auto"/>
              </w:divBdr>
            </w:div>
            <w:div w:id="975840148">
              <w:marLeft w:val="0"/>
              <w:marRight w:val="0"/>
              <w:marTop w:val="0"/>
              <w:marBottom w:val="0"/>
              <w:divBdr>
                <w:top w:val="none" w:sz="0" w:space="0" w:color="auto"/>
                <w:left w:val="none" w:sz="0" w:space="0" w:color="auto"/>
                <w:bottom w:val="none" w:sz="0" w:space="0" w:color="auto"/>
                <w:right w:val="none" w:sz="0" w:space="0" w:color="auto"/>
              </w:divBdr>
            </w:div>
            <w:div w:id="2077775417">
              <w:marLeft w:val="0"/>
              <w:marRight w:val="0"/>
              <w:marTop w:val="0"/>
              <w:marBottom w:val="0"/>
              <w:divBdr>
                <w:top w:val="none" w:sz="0" w:space="0" w:color="auto"/>
                <w:left w:val="none" w:sz="0" w:space="0" w:color="auto"/>
                <w:bottom w:val="none" w:sz="0" w:space="0" w:color="auto"/>
                <w:right w:val="none" w:sz="0" w:space="0" w:color="auto"/>
              </w:divBdr>
            </w:div>
            <w:div w:id="1524898082">
              <w:marLeft w:val="0"/>
              <w:marRight w:val="0"/>
              <w:marTop w:val="0"/>
              <w:marBottom w:val="0"/>
              <w:divBdr>
                <w:top w:val="none" w:sz="0" w:space="0" w:color="auto"/>
                <w:left w:val="none" w:sz="0" w:space="0" w:color="auto"/>
                <w:bottom w:val="none" w:sz="0" w:space="0" w:color="auto"/>
                <w:right w:val="none" w:sz="0" w:space="0" w:color="auto"/>
              </w:divBdr>
            </w:div>
            <w:div w:id="974066249">
              <w:marLeft w:val="0"/>
              <w:marRight w:val="0"/>
              <w:marTop w:val="0"/>
              <w:marBottom w:val="0"/>
              <w:divBdr>
                <w:top w:val="none" w:sz="0" w:space="0" w:color="auto"/>
                <w:left w:val="none" w:sz="0" w:space="0" w:color="auto"/>
                <w:bottom w:val="none" w:sz="0" w:space="0" w:color="auto"/>
                <w:right w:val="none" w:sz="0" w:space="0" w:color="auto"/>
              </w:divBdr>
            </w:div>
            <w:div w:id="3732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9129">
      <w:bodyDiv w:val="1"/>
      <w:marLeft w:val="0"/>
      <w:marRight w:val="0"/>
      <w:marTop w:val="0"/>
      <w:marBottom w:val="0"/>
      <w:divBdr>
        <w:top w:val="none" w:sz="0" w:space="0" w:color="auto"/>
        <w:left w:val="none" w:sz="0" w:space="0" w:color="auto"/>
        <w:bottom w:val="none" w:sz="0" w:space="0" w:color="auto"/>
        <w:right w:val="none" w:sz="0" w:space="0" w:color="auto"/>
      </w:divBdr>
      <w:divsChild>
        <w:div w:id="1638100098">
          <w:marLeft w:val="0"/>
          <w:marRight w:val="0"/>
          <w:marTop w:val="0"/>
          <w:marBottom w:val="0"/>
          <w:divBdr>
            <w:top w:val="none" w:sz="0" w:space="0" w:color="auto"/>
            <w:left w:val="none" w:sz="0" w:space="0" w:color="auto"/>
            <w:bottom w:val="none" w:sz="0" w:space="0" w:color="auto"/>
            <w:right w:val="none" w:sz="0" w:space="0" w:color="auto"/>
          </w:divBdr>
          <w:divsChild>
            <w:div w:id="1668485539">
              <w:marLeft w:val="0"/>
              <w:marRight w:val="0"/>
              <w:marTop w:val="0"/>
              <w:marBottom w:val="0"/>
              <w:divBdr>
                <w:top w:val="none" w:sz="0" w:space="0" w:color="auto"/>
                <w:left w:val="none" w:sz="0" w:space="0" w:color="auto"/>
                <w:bottom w:val="none" w:sz="0" w:space="0" w:color="auto"/>
                <w:right w:val="none" w:sz="0" w:space="0" w:color="auto"/>
              </w:divBdr>
            </w:div>
            <w:div w:id="522521903">
              <w:marLeft w:val="0"/>
              <w:marRight w:val="0"/>
              <w:marTop w:val="0"/>
              <w:marBottom w:val="0"/>
              <w:divBdr>
                <w:top w:val="none" w:sz="0" w:space="0" w:color="auto"/>
                <w:left w:val="none" w:sz="0" w:space="0" w:color="auto"/>
                <w:bottom w:val="none" w:sz="0" w:space="0" w:color="auto"/>
                <w:right w:val="none" w:sz="0" w:space="0" w:color="auto"/>
              </w:divBdr>
            </w:div>
            <w:div w:id="1157380289">
              <w:marLeft w:val="0"/>
              <w:marRight w:val="0"/>
              <w:marTop w:val="0"/>
              <w:marBottom w:val="0"/>
              <w:divBdr>
                <w:top w:val="none" w:sz="0" w:space="0" w:color="auto"/>
                <w:left w:val="none" w:sz="0" w:space="0" w:color="auto"/>
                <w:bottom w:val="none" w:sz="0" w:space="0" w:color="auto"/>
                <w:right w:val="none" w:sz="0" w:space="0" w:color="auto"/>
              </w:divBdr>
            </w:div>
            <w:div w:id="1600914703">
              <w:marLeft w:val="0"/>
              <w:marRight w:val="0"/>
              <w:marTop w:val="0"/>
              <w:marBottom w:val="0"/>
              <w:divBdr>
                <w:top w:val="none" w:sz="0" w:space="0" w:color="auto"/>
                <w:left w:val="none" w:sz="0" w:space="0" w:color="auto"/>
                <w:bottom w:val="none" w:sz="0" w:space="0" w:color="auto"/>
                <w:right w:val="none" w:sz="0" w:space="0" w:color="auto"/>
              </w:divBdr>
            </w:div>
            <w:div w:id="528952541">
              <w:marLeft w:val="0"/>
              <w:marRight w:val="0"/>
              <w:marTop w:val="0"/>
              <w:marBottom w:val="0"/>
              <w:divBdr>
                <w:top w:val="none" w:sz="0" w:space="0" w:color="auto"/>
                <w:left w:val="none" w:sz="0" w:space="0" w:color="auto"/>
                <w:bottom w:val="none" w:sz="0" w:space="0" w:color="auto"/>
                <w:right w:val="none" w:sz="0" w:space="0" w:color="auto"/>
              </w:divBdr>
            </w:div>
            <w:div w:id="990716396">
              <w:marLeft w:val="0"/>
              <w:marRight w:val="0"/>
              <w:marTop w:val="0"/>
              <w:marBottom w:val="0"/>
              <w:divBdr>
                <w:top w:val="none" w:sz="0" w:space="0" w:color="auto"/>
                <w:left w:val="none" w:sz="0" w:space="0" w:color="auto"/>
                <w:bottom w:val="none" w:sz="0" w:space="0" w:color="auto"/>
                <w:right w:val="none" w:sz="0" w:space="0" w:color="auto"/>
              </w:divBdr>
            </w:div>
            <w:div w:id="1854029838">
              <w:marLeft w:val="0"/>
              <w:marRight w:val="0"/>
              <w:marTop w:val="0"/>
              <w:marBottom w:val="0"/>
              <w:divBdr>
                <w:top w:val="none" w:sz="0" w:space="0" w:color="auto"/>
                <w:left w:val="none" w:sz="0" w:space="0" w:color="auto"/>
                <w:bottom w:val="none" w:sz="0" w:space="0" w:color="auto"/>
                <w:right w:val="none" w:sz="0" w:space="0" w:color="auto"/>
              </w:divBdr>
            </w:div>
            <w:div w:id="1666938203">
              <w:marLeft w:val="0"/>
              <w:marRight w:val="0"/>
              <w:marTop w:val="0"/>
              <w:marBottom w:val="0"/>
              <w:divBdr>
                <w:top w:val="none" w:sz="0" w:space="0" w:color="auto"/>
                <w:left w:val="none" w:sz="0" w:space="0" w:color="auto"/>
                <w:bottom w:val="none" w:sz="0" w:space="0" w:color="auto"/>
                <w:right w:val="none" w:sz="0" w:space="0" w:color="auto"/>
              </w:divBdr>
            </w:div>
            <w:div w:id="1121997189">
              <w:marLeft w:val="0"/>
              <w:marRight w:val="0"/>
              <w:marTop w:val="0"/>
              <w:marBottom w:val="0"/>
              <w:divBdr>
                <w:top w:val="none" w:sz="0" w:space="0" w:color="auto"/>
                <w:left w:val="none" w:sz="0" w:space="0" w:color="auto"/>
                <w:bottom w:val="none" w:sz="0" w:space="0" w:color="auto"/>
                <w:right w:val="none" w:sz="0" w:space="0" w:color="auto"/>
              </w:divBdr>
            </w:div>
            <w:div w:id="2027554642">
              <w:marLeft w:val="0"/>
              <w:marRight w:val="0"/>
              <w:marTop w:val="0"/>
              <w:marBottom w:val="0"/>
              <w:divBdr>
                <w:top w:val="none" w:sz="0" w:space="0" w:color="auto"/>
                <w:left w:val="none" w:sz="0" w:space="0" w:color="auto"/>
                <w:bottom w:val="none" w:sz="0" w:space="0" w:color="auto"/>
                <w:right w:val="none" w:sz="0" w:space="0" w:color="auto"/>
              </w:divBdr>
            </w:div>
            <w:div w:id="1494642114">
              <w:marLeft w:val="0"/>
              <w:marRight w:val="0"/>
              <w:marTop w:val="0"/>
              <w:marBottom w:val="0"/>
              <w:divBdr>
                <w:top w:val="none" w:sz="0" w:space="0" w:color="auto"/>
                <w:left w:val="none" w:sz="0" w:space="0" w:color="auto"/>
                <w:bottom w:val="none" w:sz="0" w:space="0" w:color="auto"/>
                <w:right w:val="none" w:sz="0" w:space="0" w:color="auto"/>
              </w:divBdr>
            </w:div>
            <w:div w:id="13755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7229">
      <w:bodyDiv w:val="1"/>
      <w:marLeft w:val="0"/>
      <w:marRight w:val="0"/>
      <w:marTop w:val="0"/>
      <w:marBottom w:val="0"/>
      <w:divBdr>
        <w:top w:val="none" w:sz="0" w:space="0" w:color="auto"/>
        <w:left w:val="none" w:sz="0" w:space="0" w:color="auto"/>
        <w:bottom w:val="none" w:sz="0" w:space="0" w:color="auto"/>
        <w:right w:val="none" w:sz="0" w:space="0" w:color="auto"/>
      </w:divBdr>
      <w:divsChild>
        <w:div w:id="2120833827">
          <w:marLeft w:val="0"/>
          <w:marRight w:val="0"/>
          <w:marTop w:val="0"/>
          <w:marBottom w:val="0"/>
          <w:divBdr>
            <w:top w:val="none" w:sz="0" w:space="0" w:color="auto"/>
            <w:left w:val="none" w:sz="0" w:space="0" w:color="auto"/>
            <w:bottom w:val="none" w:sz="0" w:space="0" w:color="auto"/>
            <w:right w:val="none" w:sz="0" w:space="0" w:color="auto"/>
          </w:divBdr>
          <w:divsChild>
            <w:div w:id="449976314">
              <w:marLeft w:val="0"/>
              <w:marRight w:val="0"/>
              <w:marTop w:val="0"/>
              <w:marBottom w:val="0"/>
              <w:divBdr>
                <w:top w:val="none" w:sz="0" w:space="0" w:color="auto"/>
                <w:left w:val="none" w:sz="0" w:space="0" w:color="auto"/>
                <w:bottom w:val="none" w:sz="0" w:space="0" w:color="auto"/>
                <w:right w:val="none" w:sz="0" w:space="0" w:color="auto"/>
              </w:divBdr>
            </w:div>
            <w:div w:id="1897007266">
              <w:marLeft w:val="0"/>
              <w:marRight w:val="0"/>
              <w:marTop w:val="0"/>
              <w:marBottom w:val="0"/>
              <w:divBdr>
                <w:top w:val="none" w:sz="0" w:space="0" w:color="auto"/>
                <w:left w:val="none" w:sz="0" w:space="0" w:color="auto"/>
                <w:bottom w:val="none" w:sz="0" w:space="0" w:color="auto"/>
                <w:right w:val="none" w:sz="0" w:space="0" w:color="auto"/>
              </w:divBdr>
            </w:div>
            <w:div w:id="738792153">
              <w:marLeft w:val="0"/>
              <w:marRight w:val="0"/>
              <w:marTop w:val="0"/>
              <w:marBottom w:val="0"/>
              <w:divBdr>
                <w:top w:val="none" w:sz="0" w:space="0" w:color="auto"/>
                <w:left w:val="none" w:sz="0" w:space="0" w:color="auto"/>
                <w:bottom w:val="none" w:sz="0" w:space="0" w:color="auto"/>
                <w:right w:val="none" w:sz="0" w:space="0" w:color="auto"/>
              </w:divBdr>
            </w:div>
            <w:div w:id="554463336">
              <w:marLeft w:val="0"/>
              <w:marRight w:val="0"/>
              <w:marTop w:val="0"/>
              <w:marBottom w:val="0"/>
              <w:divBdr>
                <w:top w:val="none" w:sz="0" w:space="0" w:color="auto"/>
                <w:left w:val="none" w:sz="0" w:space="0" w:color="auto"/>
                <w:bottom w:val="none" w:sz="0" w:space="0" w:color="auto"/>
                <w:right w:val="none" w:sz="0" w:space="0" w:color="auto"/>
              </w:divBdr>
            </w:div>
            <w:div w:id="2122920075">
              <w:marLeft w:val="0"/>
              <w:marRight w:val="0"/>
              <w:marTop w:val="0"/>
              <w:marBottom w:val="0"/>
              <w:divBdr>
                <w:top w:val="none" w:sz="0" w:space="0" w:color="auto"/>
                <w:left w:val="none" w:sz="0" w:space="0" w:color="auto"/>
                <w:bottom w:val="none" w:sz="0" w:space="0" w:color="auto"/>
                <w:right w:val="none" w:sz="0" w:space="0" w:color="auto"/>
              </w:divBdr>
            </w:div>
            <w:div w:id="1711028423">
              <w:marLeft w:val="0"/>
              <w:marRight w:val="0"/>
              <w:marTop w:val="0"/>
              <w:marBottom w:val="0"/>
              <w:divBdr>
                <w:top w:val="none" w:sz="0" w:space="0" w:color="auto"/>
                <w:left w:val="none" w:sz="0" w:space="0" w:color="auto"/>
                <w:bottom w:val="none" w:sz="0" w:space="0" w:color="auto"/>
                <w:right w:val="none" w:sz="0" w:space="0" w:color="auto"/>
              </w:divBdr>
            </w:div>
            <w:div w:id="886602682">
              <w:marLeft w:val="0"/>
              <w:marRight w:val="0"/>
              <w:marTop w:val="0"/>
              <w:marBottom w:val="0"/>
              <w:divBdr>
                <w:top w:val="none" w:sz="0" w:space="0" w:color="auto"/>
                <w:left w:val="none" w:sz="0" w:space="0" w:color="auto"/>
                <w:bottom w:val="none" w:sz="0" w:space="0" w:color="auto"/>
                <w:right w:val="none" w:sz="0" w:space="0" w:color="auto"/>
              </w:divBdr>
            </w:div>
            <w:div w:id="1250457300">
              <w:marLeft w:val="0"/>
              <w:marRight w:val="0"/>
              <w:marTop w:val="0"/>
              <w:marBottom w:val="0"/>
              <w:divBdr>
                <w:top w:val="none" w:sz="0" w:space="0" w:color="auto"/>
                <w:left w:val="none" w:sz="0" w:space="0" w:color="auto"/>
                <w:bottom w:val="none" w:sz="0" w:space="0" w:color="auto"/>
                <w:right w:val="none" w:sz="0" w:space="0" w:color="auto"/>
              </w:divBdr>
            </w:div>
            <w:div w:id="1527865190">
              <w:marLeft w:val="0"/>
              <w:marRight w:val="0"/>
              <w:marTop w:val="0"/>
              <w:marBottom w:val="0"/>
              <w:divBdr>
                <w:top w:val="none" w:sz="0" w:space="0" w:color="auto"/>
                <w:left w:val="none" w:sz="0" w:space="0" w:color="auto"/>
                <w:bottom w:val="none" w:sz="0" w:space="0" w:color="auto"/>
                <w:right w:val="none" w:sz="0" w:space="0" w:color="auto"/>
              </w:divBdr>
            </w:div>
            <w:div w:id="1630890842">
              <w:marLeft w:val="0"/>
              <w:marRight w:val="0"/>
              <w:marTop w:val="0"/>
              <w:marBottom w:val="0"/>
              <w:divBdr>
                <w:top w:val="none" w:sz="0" w:space="0" w:color="auto"/>
                <w:left w:val="none" w:sz="0" w:space="0" w:color="auto"/>
                <w:bottom w:val="none" w:sz="0" w:space="0" w:color="auto"/>
                <w:right w:val="none" w:sz="0" w:space="0" w:color="auto"/>
              </w:divBdr>
            </w:div>
            <w:div w:id="1965772107">
              <w:marLeft w:val="0"/>
              <w:marRight w:val="0"/>
              <w:marTop w:val="0"/>
              <w:marBottom w:val="0"/>
              <w:divBdr>
                <w:top w:val="none" w:sz="0" w:space="0" w:color="auto"/>
                <w:left w:val="none" w:sz="0" w:space="0" w:color="auto"/>
                <w:bottom w:val="none" w:sz="0" w:space="0" w:color="auto"/>
                <w:right w:val="none" w:sz="0" w:space="0" w:color="auto"/>
              </w:divBdr>
            </w:div>
            <w:div w:id="1639067267">
              <w:marLeft w:val="0"/>
              <w:marRight w:val="0"/>
              <w:marTop w:val="0"/>
              <w:marBottom w:val="0"/>
              <w:divBdr>
                <w:top w:val="none" w:sz="0" w:space="0" w:color="auto"/>
                <w:left w:val="none" w:sz="0" w:space="0" w:color="auto"/>
                <w:bottom w:val="none" w:sz="0" w:space="0" w:color="auto"/>
                <w:right w:val="none" w:sz="0" w:space="0" w:color="auto"/>
              </w:divBdr>
            </w:div>
            <w:div w:id="1925913156">
              <w:marLeft w:val="0"/>
              <w:marRight w:val="0"/>
              <w:marTop w:val="0"/>
              <w:marBottom w:val="0"/>
              <w:divBdr>
                <w:top w:val="none" w:sz="0" w:space="0" w:color="auto"/>
                <w:left w:val="none" w:sz="0" w:space="0" w:color="auto"/>
                <w:bottom w:val="none" w:sz="0" w:space="0" w:color="auto"/>
                <w:right w:val="none" w:sz="0" w:space="0" w:color="auto"/>
              </w:divBdr>
            </w:div>
            <w:div w:id="1153958260">
              <w:marLeft w:val="0"/>
              <w:marRight w:val="0"/>
              <w:marTop w:val="0"/>
              <w:marBottom w:val="0"/>
              <w:divBdr>
                <w:top w:val="none" w:sz="0" w:space="0" w:color="auto"/>
                <w:left w:val="none" w:sz="0" w:space="0" w:color="auto"/>
                <w:bottom w:val="none" w:sz="0" w:space="0" w:color="auto"/>
                <w:right w:val="none" w:sz="0" w:space="0" w:color="auto"/>
              </w:divBdr>
            </w:div>
            <w:div w:id="1158693815">
              <w:marLeft w:val="0"/>
              <w:marRight w:val="0"/>
              <w:marTop w:val="0"/>
              <w:marBottom w:val="0"/>
              <w:divBdr>
                <w:top w:val="none" w:sz="0" w:space="0" w:color="auto"/>
                <w:left w:val="none" w:sz="0" w:space="0" w:color="auto"/>
                <w:bottom w:val="none" w:sz="0" w:space="0" w:color="auto"/>
                <w:right w:val="none" w:sz="0" w:space="0" w:color="auto"/>
              </w:divBdr>
            </w:div>
            <w:div w:id="1926110261">
              <w:marLeft w:val="0"/>
              <w:marRight w:val="0"/>
              <w:marTop w:val="0"/>
              <w:marBottom w:val="0"/>
              <w:divBdr>
                <w:top w:val="none" w:sz="0" w:space="0" w:color="auto"/>
                <w:left w:val="none" w:sz="0" w:space="0" w:color="auto"/>
                <w:bottom w:val="none" w:sz="0" w:space="0" w:color="auto"/>
                <w:right w:val="none" w:sz="0" w:space="0" w:color="auto"/>
              </w:divBdr>
            </w:div>
            <w:div w:id="969212315">
              <w:marLeft w:val="0"/>
              <w:marRight w:val="0"/>
              <w:marTop w:val="0"/>
              <w:marBottom w:val="0"/>
              <w:divBdr>
                <w:top w:val="none" w:sz="0" w:space="0" w:color="auto"/>
                <w:left w:val="none" w:sz="0" w:space="0" w:color="auto"/>
                <w:bottom w:val="none" w:sz="0" w:space="0" w:color="auto"/>
                <w:right w:val="none" w:sz="0" w:space="0" w:color="auto"/>
              </w:divBdr>
            </w:div>
            <w:div w:id="771240296">
              <w:marLeft w:val="0"/>
              <w:marRight w:val="0"/>
              <w:marTop w:val="0"/>
              <w:marBottom w:val="0"/>
              <w:divBdr>
                <w:top w:val="none" w:sz="0" w:space="0" w:color="auto"/>
                <w:left w:val="none" w:sz="0" w:space="0" w:color="auto"/>
                <w:bottom w:val="none" w:sz="0" w:space="0" w:color="auto"/>
                <w:right w:val="none" w:sz="0" w:space="0" w:color="auto"/>
              </w:divBdr>
            </w:div>
            <w:div w:id="2120683206">
              <w:marLeft w:val="0"/>
              <w:marRight w:val="0"/>
              <w:marTop w:val="0"/>
              <w:marBottom w:val="0"/>
              <w:divBdr>
                <w:top w:val="none" w:sz="0" w:space="0" w:color="auto"/>
                <w:left w:val="none" w:sz="0" w:space="0" w:color="auto"/>
                <w:bottom w:val="none" w:sz="0" w:space="0" w:color="auto"/>
                <w:right w:val="none" w:sz="0" w:space="0" w:color="auto"/>
              </w:divBdr>
            </w:div>
            <w:div w:id="998077133">
              <w:marLeft w:val="0"/>
              <w:marRight w:val="0"/>
              <w:marTop w:val="0"/>
              <w:marBottom w:val="0"/>
              <w:divBdr>
                <w:top w:val="none" w:sz="0" w:space="0" w:color="auto"/>
                <w:left w:val="none" w:sz="0" w:space="0" w:color="auto"/>
                <w:bottom w:val="none" w:sz="0" w:space="0" w:color="auto"/>
                <w:right w:val="none" w:sz="0" w:space="0" w:color="auto"/>
              </w:divBdr>
            </w:div>
            <w:div w:id="1197428565">
              <w:marLeft w:val="0"/>
              <w:marRight w:val="0"/>
              <w:marTop w:val="0"/>
              <w:marBottom w:val="0"/>
              <w:divBdr>
                <w:top w:val="none" w:sz="0" w:space="0" w:color="auto"/>
                <w:left w:val="none" w:sz="0" w:space="0" w:color="auto"/>
                <w:bottom w:val="none" w:sz="0" w:space="0" w:color="auto"/>
                <w:right w:val="none" w:sz="0" w:space="0" w:color="auto"/>
              </w:divBdr>
            </w:div>
            <w:div w:id="2571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21</Pages>
  <Words>4262</Words>
  <Characters>24298</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Win10-PC</dc:creator>
  <cp:keywords/>
  <dc:description/>
  <cp:lastModifiedBy>Win10-PC</cp:lastModifiedBy>
  <cp:revision>10</cp:revision>
  <dcterms:created xsi:type="dcterms:W3CDTF">2021-11-14T07:46:00Z</dcterms:created>
  <dcterms:modified xsi:type="dcterms:W3CDTF">2021-11-20T03:56:00Z</dcterms:modified>
</cp:coreProperties>
</file>