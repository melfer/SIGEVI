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C65D4" w14:textId="0727BB2C" w:rsidR="00703B11" w:rsidRDefault="00703B11">
      <w:pPr>
        <w:spacing w:after="18" w:line="259" w:lineRule="auto"/>
        <w:ind w:left="62" w:right="0" w:firstLine="0"/>
        <w:jc w:val="center"/>
        <w:rPr>
          <w:noProof/>
        </w:rPr>
      </w:pPr>
      <w:r>
        <w:rPr>
          <w:noProof/>
        </w:rPr>
        <w:drawing>
          <wp:inline distT="0" distB="0" distL="0" distR="0" wp14:anchorId="1A443B83" wp14:editId="46ABD0BA">
            <wp:extent cx="2038350" cy="970280"/>
            <wp:effectExtent l="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C:\Users\PRESTAMO02\Downloads\unnamed.pn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CgGAAAAAAAAGAg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igwAAPgFAAAAAAAAAAAAAAAAAAAoAAAACAAAAAEAAAABAAAA"/>
                        </a:ext>
                      </a:extLst>
                    </pic:cNvPicPr>
                  </pic:nvPicPr>
                  <pic:blipFill>
                    <a:blip r:embed="rId8"/>
                    <a:srcRect t="15760" b="20720"/>
                    <a:stretch>
                      <a:fillRect/>
                    </a:stretch>
                  </pic:blipFill>
                  <pic:spPr>
                    <a:xfrm>
                      <a:off x="0" y="0"/>
                      <a:ext cx="2038350" cy="970280"/>
                    </a:xfrm>
                    <a:prstGeom prst="rect">
                      <a:avLst/>
                    </a:prstGeom>
                    <a:noFill/>
                    <a:ln w="12700">
                      <a:noFill/>
                    </a:ln>
                  </pic:spPr>
                </pic:pic>
              </a:graphicData>
            </a:graphic>
          </wp:inline>
        </w:drawing>
      </w:r>
    </w:p>
    <w:p w14:paraId="66C1D6B0" w14:textId="77777777" w:rsidR="00703B11" w:rsidRDefault="00703B11">
      <w:pPr>
        <w:spacing w:after="18" w:line="259" w:lineRule="auto"/>
        <w:ind w:left="62" w:right="0" w:firstLine="0"/>
        <w:jc w:val="center"/>
        <w:rPr>
          <w:noProof/>
        </w:rPr>
      </w:pPr>
    </w:p>
    <w:p w14:paraId="43873FFC" w14:textId="77777777" w:rsidR="00703B11" w:rsidRDefault="00703B11">
      <w:pPr>
        <w:spacing w:after="18" w:line="259" w:lineRule="auto"/>
        <w:ind w:left="62" w:right="0" w:firstLine="0"/>
        <w:jc w:val="center"/>
        <w:rPr>
          <w:noProof/>
        </w:rPr>
      </w:pPr>
    </w:p>
    <w:p w14:paraId="4F9A39B8" w14:textId="29168507" w:rsidR="009F017E" w:rsidRDefault="00223F59">
      <w:pPr>
        <w:spacing w:after="18" w:line="259" w:lineRule="auto"/>
        <w:ind w:left="62" w:right="0" w:firstLine="0"/>
        <w:jc w:val="center"/>
      </w:pPr>
      <w:r>
        <w:t xml:space="preserve"> </w:t>
      </w:r>
      <w:r w:rsidR="00703B11">
        <w:t xml:space="preserve">              </w:t>
      </w:r>
    </w:p>
    <w:p w14:paraId="48F6DC30" w14:textId="54B8462A" w:rsidR="00703B11" w:rsidRPr="005016EE" w:rsidRDefault="00703B11" w:rsidP="00703B11">
      <w:pPr>
        <w:pStyle w:val="Prrafodelista"/>
        <w:spacing w:line="480" w:lineRule="auto"/>
        <w:jc w:val="center"/>
      </w:pPr>
      <w:bookmarkStart w:id="0" w:name="_Hlk70975987"/>
      <w:r w:rsidRPr="005016EE">
        <w:t xml:space="preserve">DESARROLLO DE UN SISTEMA PARA LLEVAR EL INVENTARIO Y </w:t>
      </w:r>
      <w:bookmarkStart w:id="1" w:name="_Hlk70970717"/>
      <w:r w:rsidRPr="005016EE">
        <w:t xml:space="preserve">REGISTRO DE COMPRA Y VENTA DE </w:t>
      </w:r>
      <w:bookmarkStart w:id="2" w:name="_Hlk71062308"/>
      <w:r w:rsidRPr="005016EE">
        <w:t xml:space="preserve">LA PAPELERÍA Y VARIEDADES DANGEDAV </w:t>
      </w:r>
      <w:bookmarkEnd w:id="1"/>
      <w:bookmarkEnd w:id="2"/>
    </w:p>
    <w:bookmarkEnd w:id="0"/>
    <w:p w14:paraId="4169EB83" w14:textId="77777777" w:rsidR="00703B11" w:rsidRPr="005016EE" w:rsidRDefault="00703B11" w:rsidP="00703B11">
      <w:pPr>
        <w:spacing w:after="0" w:line="480" w:lineRule="auto"/>
        <w:jc w:val="center"/>
        <w:rPr>
          <w:rFonts w:ascii="Times New Roman" w:hAnsi="Times New Roman" w:cs="Times New Roman"/>
          <w:szCs w:val="24"/>
        </w:rPr>
      </w:pPr>
    </w:p>
    <w:p w14:paraId="177CE4C6" w14:textId="77777777" w:rsidR="00703B11" w:rsidRPr="005016EE" w:rsidRDefault="00703B11" w:rsidP="00703B11">
      <w:pPr>
        <w:spacing w:after="0" w:line="480" w:lineRule="auto"/>
        <w:jc w:val="center"/>
        <w:rPr>
          <w:rFonts w:ascii="Times New Roman" w:hAnsi="Times New Roman" w:cs="Times New Roman"/>
          <w:szCs w:val="24"/>
        </w:rPr>
      </w:pPr>
    </w:p>
    <w:p w14:paraId="2D612DCA" w14:textId="77777777" w:rsidR="00703B11" w:rsidRPr="005016EE" w:rsidRDefault="00703B11" w:rsidP="00703B11">
      <w:pPr>
        <w:spacing w:after="0" w:line="480" w:lineRule="auto"/>
        <w:rPr>
          <w:rFonts w:ascii="Times New Roman" w:hAnsi="Times New Roman" w:cs="Times New Roman"/>
          <w:b/>
          <w:szCs w:val="24"/>
        </w:rPr>
      </w:pPr>
    </w:p>
    <w:p w14:paraId="04265828" w14:textId="77777777" w:rsidR="00703B11" w:rsidRPr="005016EE" w:rsidRDefault="00703B11" w:rsidP="00703B11">
      <w:pPr>
        <w:pStyle w:val="Normal1"/>
        <w:jc w:val="center"/>
        <w:rPr>
          <w:rFonts w:ascii="Times New Roman" w:hAnsi="Times New Roman" w:cs="Times New Roman"/>
          <w:sz w:val="24"/>
          <w:szCs w:val="24"/>
        </w:rPr>
      </w:pPr>
    </w:p>
    <w:p w14:paraId="4E10ABBB" w14:textId="717ADB8C" w:rsidR="00703B11" w:rsidRPr="005016EE" w:rsidRDefault="00703B11" w:rsidP="00703B11">
      <w:pPr>
        <w:pStyle w:val="Prrafodelista"/>
        <w:spacing w:line="480" w:lineRule="auto"/>
        <w:jc w:val="center"/>
      </w:pPr>
      <w:bookmarkStart w:id="3" w:name="_Hlk69494481"/>
      <w:r w:rsidRPr="005016EE">
        <w:t xml:space="preserve">MELFER DE JESÚS ÁLVAREZ SIERRA </w:t>
      </w:r>
    </w:p>
    <w:p w14:paraId="7098FD6C" w14:textId="3139374E" w:rsidR="00703B11" w:rsidRPr="005016EE" w:rsidRDefault="00703B11" w:rsidP="00703B11">
      <w:pPr>
        <w:pStyle w:val="Prrafodelista"/>
        <w:spacing w:line="480" w:lineRule="auto"/>
        <w:jc w:val="center"/>
      </w:pPr>
      <w:r w:rsidRPr="005016EE">
        <w:t>DOGDNELL JOHAN ACOSTA DÁVILA</w:t>
      </w:r>
    </w:p>
    <w:bookmarkEnd w:id="3"/>
    <w:p w14:paraId="383F05EE" w14:textId="77777777" w:rsidR="00703B11" w:rsidRPr="005016EE" w:rsidRDefault="00703B11" w:rsidP="00703B11">
      <w:pPr>
        <w:spacing w:after="0" w:line="480" w:lineRule="auto"/>
        <w:jc w:val="center"/>
        <w:rPr>
          <w:rFonts w:ascii="Times New Roman" w:hAnsi="Times New Roman" w:cs="Times New Roman"/>
          <w:szCs w:val="24"/>
        </w:rPr>
      </w:pPr>
    </w:p>
    <w:p w14:paraId="64D3524D" w14:textId="77777777" w:rsidR="00703B11" w:rsidRPr="005016EE" w:rsidRDefault="00703B11" w:rsidP="00703B11">
      <w:pPr>
        <w:spacing w:after="0" w:line="480" w:lineRule="auto"/>
        <w:jc w:val="center"/>
        <w:rPr>
          <w:rFonts w:ascii="Times New Roman" w:hAnsi="Times New Roman" w:cs="Times New Roman"/>
          <w:szCs w:val="24"/>
        </w:rPr>
      </w:pPr>
    </w:p>
    <w:p w14:paraId="1A0941D2" w14:textId="77777777" w:rsidR="00703B11" w:rsidRPr="005016EE" w:rsidRDefault="00703B11" w:rsidP="00703B11">
      <w:pPr>
        <w:spacing w:after="0" w:line="480" w:lineRule="auto"/>
        <w:jc w:val="center"/>
        <w:rPr>
          <w:rFonts w:ascii="Times New Roman" w:hAnsi="Times New Roman" w:cs="Times New Roman"/>
          <w:szCs w:val="24"/>
        </w:rPr>
      </w:pPr>
    </w:p>
    <w:p w14:paraId="702ED3B4" w14:textId="77777777" w:rsidR="00703B11" w:rsidRPr="005016EE" w:rsidRDefault="00703B11" w:rsidP="00703B11">
      <w:pPr>
        <w:pStyle w:val="Prrafodelista"/>
        <w:spacing w:line="480" w:lineRule="auto"/>
        <w:jc w:val="center"/>
      </w:pPr>
    </w:p>
    <w:p w14:paraId="4F7C85FE" w14:textId="77777777" w:rsidR="00703B11" w:rsidRPr="005016EE" w:rsidRDefault="00703B11" w:rsidP="00703B11">
      <w:pPr>
        <w:pStyle w:val="Prrafodelista"/>
        <w:spacing w:line="480" w:lineRule="auto"/>
        <w:jc w:val="center"/>
      </w:pPr>
    </w:p>
    <w:p w14:paraId="772D46CC" w14:textId="67D914BC" w:rsidR="00703B11" w:rsidRPr="005016EE" w:rsidRDefault="005F08B6" w:rsidP="00703B11">
      <w:pPr>
        <w:pStyle w:val="Prrafodelista"/>
        <w:spacing w:line="480" w:lineRule="auto"/>
        <w:jc w:val="center"/>
      </w:pPr>
      <w:r w:rsidRPr="005016EE">
        <w:t>UNIVERSIDAD ANTONIO NARIÑO</w:t>
      </w:r>
    </w:p>
    <w:p w14:paraId="1F020509" w14:textId="06FD2125" w:rsidR="00703B11" w:rsidRPr="005016EE" w:rsidRDefault="005F08B6" w:rsidP="00703B11">
      <w:pPr>
        <w:pStyle w:val="Prrafodelista"/>
        <w:spacing w:line="480" w:lineRule="auto"/>
        <w:jc w:val="center"/>
      </w:pPr>
      <w:r w:rsidRPr="005016EE">
        <w:t>PROGRAMA INGENIERÍA DE SISTEMAS Y COMPUTACIÓN</w:t>
      </w:r>
    </w:p>
    <w:p w14:paraId="2B87E6BD" w14:textId="2499071A" w:rsidR="00703B11" w:rsidRPr="005016EE" w:rsidRDefault="005F08B6" w:rsidP="00703B11">
      <w:pPr>
        <w:pStyle w:val="Prrafodelista"/>
        <w:spacing w:line="480" w:lineRule="auto"/>
        <w:jc w:val="center"/>
      </w:pPr>
      <w:r w:rsidRPr="005016EE">
        <w:t>FACULTAD DE INGENIERÍA DE SISTEMAS</w:t>
      </w:r>
    </w:p>
    <w:p w14:paraId="17ABAA8B" w14:textId="5B5D09C0" w:rsidR="00703B11" w:rsidRPr="005016EE" w:rsidRDefault="005F08B6" w:rsidP="00703B11">
      <w:pPr>
        <w:pStyle w:val="Prrafodelista"/>
        <w:spacing w:line="480" w:lineRule="auto"/>
        <w:jc w:val="center"/>
      </w:pPr>
      <w:r w:rsidRPr="005016EE">
        <w:t>BOGOTÁ, COLOMBIA</w:t>
      </w:r>
    </w:p>
    <w:p w14:paraId="2FBA4DB8" w14:textId="4D0B3E4E" w:rsidR="00703B11" w:rsidRPr="005016EE" w:rsidRDefault="005F08B6" w:rsidP="00703B11">
      <w:pPr>
        <w:spacing w:line="480" w:lineRule="auto"/>
        <w:jc w:val="center"/>
        <w:rPr>
          <w:rFonts w:ascii="Times New Roman" w:eastAsia="Times New Roman" w:hAnsi="Times New Roman" w:cs="Times New Roman"/>
          <w:szCs w:val="24"/>
          <w:lang w:val="es-ES" w:eastAsia="es-ES"/>
        </w:rPr>
      </w:pPr>
      <w:r w:rsidRPr="005016EE">
        <w:rPr>
          <w:rFonts w:ascii="Times New Roman" w:eastAsia="Times New Roman" w:hAnsi="Times New Roman" w:cs="Times New Roman"/>
          <w:szCs w:val="24"/>
          <w:lang w:val="es-ES" w:eastAsia="es-ES"/>
        </w:rPr>
        <w:t>2021</w:t>
      </w:r>
    </w:p>
    <w:p w14:paraId="194460AA" w14:textId="77777777" w:rsidR="00703B11" w:rsidRPr="005016EE" w:rsidRDefault="00703B11" w:rsidP="00703B11">
      <w:pPr>
        <w:rPr>
          <w:rFonts w:ascii="Times New Roman" w:hAnsi="Times New Roman" w:cs="Times New Roman"/>
        </w:rPr>
        <w:sectPr w:rsidR="00703B11" w:rsidRPr="005016EE">
          <w:headerReference w:type="default" r:id="rId9"/>
          <w:footerReference w:type="default" r:id="rId10"/>
          <w:pgSz w:w="12240" w:h="15840"/>
          <w:pgMar w:top="1440" w:right="1440" w:bottom="1440" w:left="2041" w:header="709" w:footer="709" w:gutter="0"/>
          <w:cols w:space="720"/>
        </w:sectPr>
      </w:pPr>
    </w:p>
    <w:p w14:paraId="6F3D24E9" w14:textId="77777777" w:rsidR="00703B11" w:rsidRPr="005016EE" w:rsidRDefault="00703B11" w:rsidP="00703B11">
      <w:pPr>
        <w:pStyle w:val="Ttulo"/>
        <w:spacing w:line="480" w:lineRule="auto"/>
        <w:jc w:val="left"/>
        <w:rPr>
          <w:rFonts w:cs="Times New Roman"/>
          <w:sz w:val="24"/>
          <w:szCs w:val="24"/>
        </w:rPr>
      </w:pPr>
    </w:p>
    <w:p w14:paraId="17BDDF9B" w14:textId="085AC0B4" w:rsidR="00703B11" w:rsidRPr="005016EE" w:rsidRDefault="005F08B6" w:rsidP="00703B11">
      <w:pPr>
        <w:pStyle w:val="Prrafodelista"/>
        <w:spacing w:line="480" w:lineRule="auto"/>
        <w:jc w:val="center"/>
      </w:pPr>
      <w:r w:rsidRPr="005016EE">
        <w:t xml:space="preserve">DESARROLLO DE UN SISTEMA PARA LLEVAR EL INVENTARIO Y REGISTRO DE COMPRA Y VENTA DE LA PAPELERÍA Y VARIEDADES DANGEDAV </w:t>
      </w:r>
    </w:p>
    <w:p w14:paraId="6A37F295" w14:textId="77777777" w:rsidR="00703B11" w:rsidRPr="005016EE" w:rsidRDefault="00703B11" w:rsidP="00703B11">
      <w:pPr>
        <w:pStyle w:val="Prrafodelista"/>
        <w:spacing w:line="480" w:lineRule="auto"/>
        <w:jc w:val="center"/>
      </w:pPr>
    </w:p>
    <w:p w14:paraId="7F621D96" w14:textId="77777777" w:rsidR="00703B11" w:rsidRPr="005016EE" w:rsidRDefault="00703B11" w:rsidP="00703B11">
      <w:pPr>
        <w:rPr>
          <w:rFonts w:ascii="Times New Roman" w:hAnsi="Times New Roman" w:cs="Times New Roman"/>
        </w:rPr>
      </w:pPr>
    </w:p>
    <w:p w14:paraId="7215ED10" w14:textId="77777777" w:rsidR="00703B11" w:rsidRPr="005016EE" w:rsidRDefault="00703B11" w:rsidP="00703B11">
      <w:pPr>
        <w:spacing w:after="0" w:line="480" w:lineRule="auto"/>
        <w:jc w:val="center"/>
        <w:rPr>
          <w:rFonts w:ascii="Times New Roman" w:hAnsi="Times New Roman" w:cs="Times New Roman"/>
          <w:szCs w:val="24"/>
        </w:rPr>
      </w:pPr>
    </w:p>
    <w:p w14:paraId="4E347C77" w14:textId="2D3F99E1" w:rsidR="00703B11" w:rsidRPr="005016EE" w:rsidRDefault="005F08B6" w:rsidP="00703B11">
      <w:pPr>
        <w:pStyle w:val="Prrafodelista"/>
        <w:spacing w:line="480" w:lineRule="auto"/>
        <w:jc w:val="center"/>
      </w:pPr>
      <w:r w:rsidRPr="005016EE">
        <w:t xml:space="preserve">MELFER DE JESÚS ÁLVAREZ SIERRA </w:t>
      </w:r>
    </w:p>
    <w:p w14:paraId="4E97D299" w14:textId="04A90243" w:rsidR="00703B11" w:rsidRPr="005016EE" w:rsidRDefault="005F08B6" w:rsidP="00703B11">
      <w:pPr>
        <w:pStyle w:val="Prrafodelista"/>
        <w:spacing w:line="480" w:lineRule="auto"/>
        <w:jc w:val="center"/>
      </w:pPr>
      <w:r w:rsidRPr="005016EE">
        <w:t>DOGDNELL JOHAN ACOSTA DÁVILA</w:t>
      </w:r>
    </w:p>
    <w:p w14:paraId="31770A9B" w14:textId="77777777" w:rsidR="00703B11" w:rsidRPr="005016EE" w:rsidRDefault="00703B11" w:rsidP="00703B11">
      <w:pPr>
        <w:spacing w:after="0" w:line="480" w:lineRule="auto"/>
        <w:jc w:val="center"/>
        <w:rPr>
          <w:rFonts w:ascii="Times New Roman" w:hAnsi="Times New Roman" w:cs="Times New Roman"/>
          <w:b/>
          <w:szCs w:val="24"/>
        </w:rPr>
      </w:pPr>
    </w:p>
    <w:p w14:paraId="3EDE99AD" w14:textId="77777777" w:rsidR="00703B11" w:rsidRPr="005016EE" w:rsidRDefault="00703B11" w:rsidP="00703B11">
      <w:pPr>
        <w:spacing w:after="0" w:line="480" w:lineRule="auto"/>
        <w:rPr>
          <w:rFonts w:ascii="Times New Roman" w:hAnsi="Times New Roman" w:cs="Times New Roman"/>
          <w:szCs w:val="24"/>
        </w:rPr>
      </w:pPr>
    </w:p>
    <w:p w14:paraId="7CBA529E" w14:textId="507B9849" w:rsidR="00703B11" w:rsidRPr="005016EE" w:rsidRDefault="005F08B6" w:rsidP="00703B11">
      <w:pPr>
        <w:pStyle w:val="Prrafodelista"/>
        <w:jc w:val="center"/>
      </w:pPr>
      <w:r w:rsidRPr="005016EE">
        <w:t>PROYECTO DE GRADO PRESENTADO COMO REQUISITO PARCIAL PARA OPTAR AL TÍTULO DE:</w:t>
      </w:r>
    </w:p>
    <w:p w14:paraId="13007043" w14:textId="2805251A" w:rsidR="00703B11" w:rsidRPr="005016EE" w:rsidRDefault="005F08B6" w:rsidP="00703B11">
      <w:pPr>
        <w:pStyle w:val="Prrafodelista"/>
        <w:jc w:val="center"/>
      </w:pPr>
      <w:r w:rsidRPr="005016EE">
        <w:t xml:space="preserve">INGENIERO DE SISTEMAS Y COMPUTACIÓN </w:t>
      </w:r>
    </w:p>
    <w:p w14:paraId="12DF6D5E" w14:textId="77777777" w:rsidR="00703B11" w:rsidRPr="005016EE" w:rsidRDefault="00703B11" w:rsidP="00703B11">
      <w:pPr>
        <w:spacing w:after="0" w:line="480" w:lineRule="auto"/>
        <w:jc w:val="center"/>
        <w:rPr>
          <w:rFonts w:ascii="Times New Roman" w:hAnsi="Times New Roman" w:cs="Times New Roman"/>
          <w:szCs w:val="24"/>
        </w:rPr>
      </w:pPr>
    </w:p>
    <w:p w14:paraId="20737D60" w14:textId="77777777" w:rsidR="00703B11" w:rsidRPr="005016EE" w:rsidRDefault="00703B11" w:rsidP="00703B11">
      <w:pPr>
        <w:pStyle w:val="Prrafodelista"/>
        <w:jc w:val="center"/>
      </w:pPr>
      <w:r w:rsidRPr="005016EE">
        <w:t>Director (a):</w:t>
      </w:r>
    </w:p>
    <w:p w14:paraId="099D97A2" w14:textId="3E5863E9" w:rsidR="00703B11" w:rsidRPr="005016EE" w:rsidRDefault="005F08B6" w:rsidP="00703B11">
      <w:pPr>
        <w:pStyle w:val="Prrafodelista"/>
        <w:jc w:val="center"/>
      </w:pPr>
      <w:r w:rsidRPr="005016EE">
        <w:t>MSC. JHONATAN SNEIDER RICO PINTO</w:t>
      </w:r>
    </w:p>
    <w:p w14:paraId="44060CA2" w14:textId="77777777" w:rsidR="00703B11" w:rsidRPr="005016EE" w:rsidRDefault="00703B11" w:rsidP="00703B11">
      <w:pPr>
        <w:pStyle w:val="Prrafodelista"/>
      </w:pPr>
    </w:p>
    <w:p w14:paraId="371F8742" w14:textId="77777777" w:rsidR="00703B11" w:rsidRPr="005016EE" w:rsidRDefault="00703B11" w:rsidP="00703B11">
      <w:pPr>
        <w:pStyle w:val="Prrafodelista"/>
        <w:spacing w:line="480" w:lineRule="auto"/>
        <w:jc w:val="center"/>
      </w:pPr>
    </w:p>
    <w:p w14:paraId="4F94B1BD" w14:textId="225C4940" w:rsidR="00703B11" w:rsidRPr="005016EE" w:rsidRDefault="005F08B6" w:rsidP="00703B11">
      <w:pPr>
        <w:pStyle w:val="Prrafodelista"/>
        <w:spacing w:line="480" w:lineRule="auto"/>
        <w:jc w:val="center"/>
      </w:pPr>
      <w:r w:rsidRPr="005016EE">
        <w:t>UNIVERSIDAD ANTONIO NARIÑO</w:t>
      </w:r>
    </w:p>
    <w:p w14:paraId="1673736F" w14:textId="55CB7667" w:rsidR="00703B11" w:rsidRPr="005016EE" w:rsidRDefault="005F08B6" w:rsidP="00703B11">
      <w:pPr>
        <w:pStyle w:val="Prrafodelista"/>
        <w:spacing w:line="480" w:lineRule="auto"/>
        <w:jc w:val="center"/>
      </w:pPr>
      <w:r w:rsidRPr="005016EE">
        <w:t>PROGRAMA INGENIERÍA DE SISTEMAS Y COMPUTACIÓN</w:t>
      </w:r>
    </w:p>
    <w:p w14:paraId="66201FA5" w14:textId="46E81FEE" w:rsidR="00703B11" w:rsidRPr="005016EE" w:rsidRDefault="005F08B6" w:rsidP="00703B11">
      <w:pPr>
        <w:pStyle w:val="Prrafodelista"/>
        <w:spacing w:line="480" w:lineRule="auto"/>
        <w:jc w:val="center"/>
      </w:pPr>
      <w:r w:rsidRPr="005016EE">
        <w:t>FACULTAD DE INGENIERÍA DE SISTEMAS</w:t>
      </w:r>
    </w:p>
    <w:p w14:paraId="796AF13A" w14:textId="5A5FB30F" w:rsidR="00703B11" w:rsidRPr="005016EE" w:rsidRDefault="005F08B6" w:rsidP="00703B11">
      <w:pPr>
        <w:pStyle w:val="Prrafodelista"/>
        <w:spacing w:line="480" w:lineRule="auto"/>
        <w:jc w:val="center"/>
      </w:pPr>
      <w:r w:rsidRPr="005016EE">
        <w:t>BOGOTÁ, COLOMBIA</w:t>
      </w:r>
    </w:p>
    <w:p w14:paraId="16B53AAE" w14:textId="584F34A3" w:rsidR="00703B11" w:rsidRPr="005016EE" w:rsidRDefault="005F08B6" w:rsidP="00703B11">
      <w:pPr>
        <w:spacing w:line="480" w:lineRule="auto"/>
        <w:jc w:val="center"/>
        <w:rPr>
          <w:rFonts w:ascii="Times New Roman" w:eastAsia="Times New Roman" w:hAnsi="Times New Roman" w:cs="Times New Roman"/>
          <w:szCs w:val="24"/>
          <w:lang w:val="es-ES" w:eastAsia="es-ES"/>
        </w:rPr>
      </w:pPr>
      <w:r w:rsidRPr="005016EE">
        <w:rPr>
          <w:rFonts w:ascii="Times New Roman" w:eastAsia="Times New Roman" w:hAnsi="Times New Roman" w:cs="Times New Roman"/>
          <w:szCs w:val="24"/>
          <w:lang w:val="es-ES" w:eastAsia="es-ES"/>
        </w:rPr>
        <w:t>2021</w:t>
      </w:r>
    </w:p>
    <w:p w14:paraId="6AA535FC" w14:textId="77777777" w:rsidR="009F017E" w:rsidRPr="005016EE" w:rsidRDefault="00223F59">
      <w:pPr>
        <w:spacing w:after="22" w:line="259" w:lineRule="auto"/>
        <w:ind w:left="62" w:right="0" w:firstLine="0"/>
        <w:jc w:val="center"/>
        <w:rPr>
          <w:rFonts w:ascii="Times New Roman" w:hAnsi="Times New Roman" w:cs="Times New Roman"/>
        </w:rPr>
      </w:pPr>
      <w:r w:rsidRPr="005016EE">
        <w:rPr>
          <w:rFonts w:ascii="Times New Roman" w:hAnsi="Times New Roman" w:cs="Times New Roman"/>
        </w:rPr>
        <w:lastRenderedPageBreak/>
        <w:t xml:space="preserve"> </w:t>
      </w:r>
    </w:p>
    <w:p w14:paraId="1B7BCBC0" w14:textId="29B69C84" w:rsidR="005F08B6" w:rsidRPr="005016EE" w:rsidRDefault="00223F59" w:rsidP="005F08B6">
      <w:pPr>
        <w:spacing w:after="0" w:line="259" w:lineRule="auto"/>
        <w:ind w:right="0" w:firstLine="0"/>
        <w:jc w:val="left"/>
        <w:rPr>
          <w:rFonts w:ascii="Times New Roman" w:hAnsi="Times New Roman" w:cs="Times New Roman"/>
        </w:rPr>
      </w:pPr>
      <w:r w:rsidRPr="005016EE">
        <w:rPr>
          <w:rFonts w:ascii="Times New Roman" w:hAnsi="Times New Roman" w:cs="Times New Roman"/>
        </w:rPr>
        <w:tab/>
        <w:t xml:space="preserve"> </w:t>
      </w:r>
    </w:p>
    <w:p w14:paraId="0BE387E2" w14:textId="77777777" w:rsidR="005F08B6" w:rsidRPr="005016EE" w:rsidRDefault="005F08B6" w:rsidP="005F08B6">
      <w:pPr>
        <w:spacing w:after="0" w:line="259" w:lineRule="auto"/>
        <w:ind w:right="0" w:firstLine="0"/>
        <w:jc w:val="left"/>
        <w:rPr>
          <w:rFonts w:ascii="Times New Roman" w:hAnsi="Times New Roman" w:cs="Times New Roman"/>
        </w:rPr>
      </w:pPr>
    </w:p>
    <w:p w14:paraId="283A18E5" w14:textId="77777777" w:rsidR="005F08B6" w:rsidRPr="005016EE" w:rsidRDefault="005F08B6" w:rsidP="005F08B6">
      <w:pPr>
        <w:jc w:val="right"/>
        <w:rPr>
          <w:rFonts w:ascii="Times New Roman" w:hAnsi="Times New Roman" w:cs="Times New Roman"/>
          <w:b/>
        </w:rPr>
      </w:pPr>
      <w:r w:rsidRPr="005016EE">
        <w:rPr>
          <w:rFonts w:ascii="Times New Roman" w:hAnsi="Times New Roman" w:cs="Times New Roman"/>
          <w:b/>
        </w:rPr>
        <w:t>NOTA</w:t>
      </w:r>
      <w:r w:rsidRPr="005016EE">
        <w:rPr>
          <w:rFonts w:ascii="Times New Roman" w:hAnsi="Times New Roman" w:cs="Times New Roman"/>
          <w:b/>
          <w:spacing w:val="-7"/>
        </w:rPr>
        <w:t xml:space="preserve"> </w:t>
      </w:r>
      <w:r w:rsidRPr="005016EE">
        <w:rPr>
          <w:rFonts w:ascii="Times New Roman" w:hAnsi="Times New Roman" w:cs="Times New Roman"/>
          <w:b/>
        </w:rPr>
        <w:t>DE</w:t>
      </w:r>
      <w:r w:rsidRPr="005016EE">
        <w:rPr>
          <w:rFonts w:ascii="Times New Roman" w:hAnsi="Times New Roman" w:cs="Times New Roman"/>
          <w:b/>
          <w:spacing w:val="-7"/>
        </w:rPr>
        <w:t xml:space="preserve"> </w:t>
      </w:r>
      <w:r w:rsidRPr="005016EE">
        <w:rPr>
          <w:rFonts w:ascii="Times New Roman" w:hAnsi="Times New Roman" w:cs="Times New Roman"/>
          <w:b/>
        </w:rPr>
        <w:t>ACEPTACIÓN</w:t>
      </w:r>
    </w:p>
    <w:p w14:paraId="57D9C31C" w14:textId="77777777" w:rsidR="005F08B6" w:rsidRPr="005016EE" w:rsidRDefault="005F08B6" w:rsidP="005F08B6">
      <w:pPr>
        <w:pStyle w:val="Textoindependiente"/>
        <w:rPr>
          <w:rFonts w:ascii="Times New Roman" w:hAnsi="Times New Roman" w:cs="Times New Roman"/>
          <w:b/>
          <w:szCs w:val="24"/>
        </w:rPr>
      </w:pPr>
    </w:p>
    <w:p w14:paraId="581EF2AB" w14:textId="77777777" w:rsidR="005F08B6" w:rsidRPr="005016EE" w:rsidRDefault="005F08B6" w:rsidP="005F08B6">
      <w:pPr>
        <w:pStyle w:val="Textoindependiente"/>
        <w:rPr>
          <w:rFonts w:ascii="Times New Roman" w:hAnsi="Times New Roman" w:cs="Times New Roman"/>
          <w:b/>
          <w:szCs w:val="24"/>
        </w:rPr>
      </w:pPr>
    </w:p>
    <w:p w14:paraId="365080BC" w14:textId="77777777" w:rsidR="005F08B6" w:rsidRPr="005016EE" w:rsidRDefault="005F08B6" w:rsidP="005F08B6">
      <w:pPr>
        <w:pStyle w:val="Textoindependiente"/>
        <w:rPr>
          <w:rFonts w:ascii="Times New Roman" w:hAnsi="Times New Roman" w:cs="Times New Roman"/>
          <w:b/>
          <w:szCs w:val="24"/>
        </w:rPr>
      </w:pPr>
    </w:p>
    <w:p w14:paraId="49677461" w14:textId="77777777" w:rsidR="005F08B6" w:rsidRPr="005016EE" w:rsidRDefault="005F08B6" w:rsidP="005F08B6">
      <w:pPr>
        <w:pStyle w:val="Textoindependiente"/>
        <w:rPr>
          <w:rFonts w:ascii="Times New Roman" w:hAnsi="Times New Roman" w:cs="Times New Roman"/>
          <w:b/>
          <w:szCs w:val="24"/>
        </w:rPr>
      </w:pPr>
    </w:p>
    <w:p w14:paraId="20E87D0A" w14:textId="77777777" w:rsidR="005F08B6" w:rsidRPr="005016EE" w:rsidRDefault="005F08B6" w:rsidP="005F08B6">
      <w:pPr>
        <w:pStyle w:val="Textoindependiente"/>
        <w:rPr>
          <w:rFonts w:ascii="Times New Roman" w:hAnsi="Times New Roman" w:cs="Times New Roman"/>
          <w:b/>
          <w:szCs w:val="24"/>
        </w:rPr>
      </w:pPr>
    </w:p>
    <w:p w14:paraId="1211AD45" w14:textId="77777777" w:rsidR="005F08B6" w:rsidRPr="005016EE" w:rsidRDefault="005F08B6" w:rsidP="005F08B6">
      <w:pPr>
        <w:pStyle w:val="Textoindependiente"/>
        <w:spacing w:before="10"/>
        <w:rPr>
          <w:rFonts w:ascii="Times New Roman" w:hAnsi="Times New Roman" w:cs="Times New Roman"/>
          <w:b/>
          <w:szCs w:val="24"/>
        </w:rPr>
      </w:pPr>
    </w:p>
    <w:p w14:paraId="4B30F23A" w14:textId="77777777" w:rsidR="005F08B6" w:rsidRPr="005016EE" w:rsidRDefault="005F08B6" w:rsidP="005F08B6">
      <w:pPr>
        <w:pStyle w:val="Textoindependiente"/>
        <w:spacing w:line="360" w:lineRule="auto"/>
        <w:ind w:left="3497" w:right="116" w:hanging="408"/>
        <w:jc w:val="right"/>
        <w:rPr>
          <w:rFonts w:ascii="Times New Roman" w:hAnsi="Times New Roman" w:cs="Times New Roman"/>
          <w:szCs w:val="24"/>
        </w:rPr>
      </w:pPr>
      <w:r w:rsidRPr="005016EE">
        <w:rPr>
          <w:rFonts w:ascii="Times New Roman" w:hAnsi="Times New Roman" w:cs="Times New Roman"/>
          <w:szCs w:val="24"/>
        </w:rPr>
        <w:t>El trabajo de grado titulado _____________________________________,</w:t>
      </w:r>
      <w:r w:rsidRPr="005016EE">
        <w:rPr>
          <w:rFonts w:ascii="Times New Roman" w:hAnsi="Times New Roman" w:cs="Times New Roman"/>
          <w:spacing w:val="-3"/>
          <w:szCs w:val="24"/>
        </w:rPr>
        <w:t xml:space="preserve"> </w:t>
      </w:r>
      <w:r w:rsidRPr="005016EE">
        <w:rPr>
          <w:rFonts w:ascii="Times New Roman" w:hAnsi="Times New Roman" w:cs="Times New Roman"/>
          <w:szCs w:val="24"/>
        </w:rPr>
        <w:t>Cumple</w:t>
      </w:r>
      <w:r w:rsidRPr="005016EE">
        <w:rPr>
          <w:rFonts w:ascii="Times New Roman" w:hAnsi="Times New Roman" w:cs="Times New Roman"/>
          <w:spacing w:val="-3"/>
          <w:szCs w:val="24"/>
        </w:rPr>
        <w:t xml:space="preserve"> </w:t>
      </w:r>
      <w:r w:rsidRPr="005016EE">
        <w:rPr>
          <w:rFonts w:ascii="Times New Roman" w:hAnsi="Times New Roman" w:cs="Times New Roman"/>
          <w:szCs w:val="24"/>
        </w:rPr>
        <w:t>con</w:t>
      </w:r>
      <w:r w:rsidRPr="005016EE">
        <w:rPr>
          <w:rFonts w:ascii="Times New Roman" w:hAnsi="Times New Roman" w:cs="Times New Roman"/>
          <w:spacing w:val="-4"/>
          <w:szCs w:val="24"/>
        </w:rPr>
        <w:t xml:space="preserve"> </w:t>
      </w:r>
      <w:r w:rsidRPr="005016EE">
        <w:rPr>
          <w:rFonts w:ascii="Times New Roman" w:hAnsi="Times New Roman" w:cs="Times New Roman"/>
          <w:szCs w:val="24"/>
        </w:rPr>
        <w:t>los</w:t>
      </w:r>
      <w:r w:rsidRPr="005016EE">
        <w:rPr>
          <w:rFonts w:ascii="Times New Roman" w:hAnsi="Times New Roman" w:cs="Times New Roman"/>
          <w:spacing w:val="-3"/>
          <w:szCs w:val="24"/>
        </w:rPr>
        <w:t xml:space="preserve"> </w:t>
      </w:r>
      <w:r w:rsidRPr="005016EE">
        <w:rPr>
          <w:rFonts w:ascii="Times New Roman" w:hAnsi="Times New Roman" w:cs="Times New Roman"/>
          <w:szCs w:val="24"/>
        </w:rPr>
        <w:t>requisitos</w:t>
      </w:r>
      <w:r w:rsidRPr="005016EE">
        <w:rPr>
          <w:rFonts w:ascii="Times New Roman" w:hAnsi="Times New Roman" w:cs="Times New Roman"/>
          <w:spacing w:val="-2"/>
          <w:szCs w:val="24"/>
        </w:rPr>
        <w:t xml:space="preserve"> </w:t>
      </w:r>
      <w:r w:rsidRPr="005016EE">
        <w:rPr>
          <w:rFonts w:ascii="Times New Roman" w:hAnsi="Times New Roman" w:cs="Times New Roman"/>
          <w:szCs w:val="24"/>
        </w:rPr>
        <w:t>para</w:t>
      </w:r>
      <w:r w:rsidRPr="005016EE">
        <w:rPr>
          <w:rFonts w:ascii="Times New Roman" w:hAnsi="Times New Roman" w:cs="Times New Roman"/>
          <w:spacing w:val="-4"/>
          <w:szCs w:val="24"/>
        </w:rPr>
        <w:t xml:space="preserve"> </w:t>
      </w:r>
      <w:r w:rsidRPr="005016EE">
        <w:rPr>
          <w:rFonts w:ascii="Times New Roman" w:hAnsi="Times New Roman" w:cs="Times New Roman"/>
          <w:szCs w:val="24"/>
        </w:rPr>
        <w:t>optar</w:t>
      </w:r>
    </w:p>
    <w:p w14:paraId="2FC983D2" w14:textId="77777777" w:rsidR="005F08B6" w:rsidRPr="005016EE" w:rsidRDefault="005F08B6" w:rsidP="005F08B6">
      <w:pPr>
        <w:pStyle w:val="Textoindependiente"/>
        <w:spacing w:before="1" w:line="360" w:lineRule="auto"/>
        <w:ind w:right="116"/>
        <w:jc w:val="right"/>
        <w:rPr>
          <w:rFonts w:ascii="Times New Roman" w:hAnsi="Times New Roman" w:cs="Times New Roman"/>
          <w:szCs w:val="24"/>
        </w:rPr>
      </w:pPr>
      <w:r w:rsidRPr="005016EE">
        <w:rPr>
          <w:rFonts w:ascii="Times New Roman" w:hAnsi="Times New Roman" w:cs="Times New Roman"/>
          <w:szCs w:val="24"/>
        </w:rPr>
        <w:t>Al</w:t>
      </w:r>
      <w:r w:rsidRPr="005016EE">
        <w:rPr>
          <w:rFonts w:ascii="Times New Roman" w:hAnsi="Times New Roman" w:cs="Times New Roman"/>
          <w:spacing w:val="-4"/>
          <w:szCs w:val="24"/>
        </w:rPr>
        <w:t xml:space="preserve"> </w:t>
      </w:r>
      <w:r w:rsidRPr="005016EE">
        <w:rPr>
          <w:rFonts w:ascii="Times New Roman" w:hAnsi="Times New Roman" w:cs="Times New Roman"/>
          <w:szCs w:val="24"/>
        </w:rPr>
        <w:t>título</w:t>
      </w:r>
      <w:r w:rsidRPr="005016EE">
        <w:rPr>
          <w:rFonts w:ascii="Times New Roman" w:hAnsi="Times New Roman" w:cs="Times New Roman"/>
          <w:spacing w:val="-3"/>
          <w:szCs w:val="24"/>
        </w:rPr>
        <w:t xml:space="preserve"> </w:t>
      </w:r>
      <w:r w:rsidRPr="005016EE">
        <w:rPr>
          <w:rFonts w:ascii="Times New Roman" w:hAnsi="Times New Roman" w:cs="Times New Roman"/>
          <w:szCs w:val="24"/>
        </w:rPr>
        <w:t>de</w:t>
      </w:r>
      <w:r w:rsidRPr="005016EE">
        <w:rPr>
          <w:rFonts w:ascii="Times New Roman" w:hAnsi="Times New Roman" w:cs="Times New Roman"/>
          <w:spacing w:val="-2"/>
          <w:szCs w:val="24"/>
        </w:rPr>
        <w:t xml:space="preserve"> </w:t>
      </w:r>
      <w:r w:rsidRPr="005016EE">
        <w:rPr>
          <w:rFonts w:ascii="Times New Roman" w:hAnsi="Times New Roman" w:cs="Times New Roman"/>
          <w:szCs w:val="24"/>
        </w:rPr>
        <w:t>________________________________.</w:t>
      </w:r>
    </w:p>
    <w:p w14:paraId="60D2E694" w14:textId="77777777" w:rsidR="005F08B6" w:rsidRPr="005016EE" w:rsidRDefault="005F08B6" w:rsidP="005F08B6">
      <w:pPr>
        <w:pStyle w:val="Textoindependiente"/>
        <w:spacing w:line="360" w:lineRule="auto"/>
        <w:rPr>
          <w:rFonts w:ascii="Times New Roman" w:hAnsi="Times New Roman" w:cs="Times New Roman"/>
          <w:szCs w:val="24"/>
        </w:rPr>
      </w:pPr>
    </w:p>
    <w:p w14:paraId="15E4AD0F" w14:textId="77777777" w:rsidR="005F08B6" w:rsidRPr="005016EE" w:rsidRDefault="005F08B6" w:rsidP="005F08B6">
      <w:pPr>
        <w:pStyle w:val="Textoindependiente"/>
        <w:rPr>
          <w:rFonts w:ascii="Times New Roman" w:hAnsi="Times New Roman" w:cs="Times New Roman"/>
          <w:szCs w:val="24"/>
        </w:rPr>
      </w:pPr>
    </w:p>
    <w:p w14:paraId="00CFE481" w14:textId="77777777" w:rsidR="005F08B6" w:rsidRPr="005016EE" w:rsidRDefault="005F08B6" w:rsidP="005F08B6">
      <w:pPr>
        <w:pStyle w:val="Textoindependiente"/>
        <w:rPr>
          <w:rFonts w:ascii="Times New Roman" w:hAnsi="Times New Roman" w:cs="Times New Roman"/>
          <w:szCs w:val="24"/>
        </w:rPr>
      </w:pPr>
    </w:p>
    <w:p w14:paraId="427DEA5A" w14:textId="77777777" w:rsidR="005F08B6" w:rsidRPr="005016EE" w:rsidRDefault="005F08B6" w:rsidP="005F08B6">
      <w:pPr>
        <w:pStyle w:val="Textoindependiente"/>
        <w:rPr>
          <w:rFonts w:ascii="Times New Roman" w:hAnsi="Times New Roman" w:cs="Times New Roman"/>
          <w:szCs w:val="24"/>
        </w:rPr>
      </w:pPr>
    </w:p>
    <w:p w14:paraId="73944F17" w14:textId="77777777" w:rsidR="005F08B6" w:rsidRPr="005016EE" w:rsidRDefault="005F08B6" w:rsidP="005F08B6">
      <w:pPr>
        <w:pStyle w:val="Textoindependiente"/>
        <w:rPr>
          <w:rFonts w:ascii="Times New Roman" w:hAnsi="Times New Roman" w:cs="Times New Roman"/>
          <w:szCs w:val="24"/>
        </w:rPr>
      </w:pPr>
    </w:p>
    <w:p w14:paraId="1BAB2D34" w14:textId="77777777" w:rsidR="005F08B6" w:rsidRPr="005016EE" w:rsidRDefault="005F08B6" w:rsidP="005F08B6">
      <w:pPr>
        <w:pStyle w:val="Textoindependiente"/>
        <w:rPr>
          <w:rFonts w:ascii="Times New Roman" w:hAnsi="Times New Roman" w:cs="Times New Roman"/>
          <w:szCs w:val="24"/>
        </w:rPr>
      </w:pPr>
    </w:p>
    <w:p w14:paraId="10F1E382" w14:textId="77777777" w:rsidR="005F08B6" w:rsidRPr="005016EE" w:rsidRDefault="005F08B6" w:rsidP="005F08B6">
      <w:pPr>
        <w:pStyle w:val="Textoindependiente"/>
        <w:spacing w:before="6"/>
        <w:rPr>
          <w:rFonts w:ascii="Times New Roman" w:hAnsi="Times New Roman" w:cs="Times New Roman"/>
          <w:szCs w:val="24"/>
        </w:rPr>
      </w:pPr>
      <w:r w:rsidRPr="005016EE">
        <w:rPr>
          <w:rFonts w:ascii="Times New Roman" w:hAnsi="Times New Roman" w:cs="Times New Roman"/>
          <w:noProof/>
        </w:rPr>
        <mc:AlternateContent>
          <mc:Choice Requires="wps">
            <w:drawing>
              <wp:anchor distT="0" distB="0" distL="0" distR="0" simplePos="0" relativeHeight="251659264" behindDoc="1" locked="0" layoutInCell="0" hidden="0" allowOverlap="1" wp14:anchorId="40363B44" wp14:editId="7B8C786A">
                <wp:simplePos x="0" y="0"/>
                <wp:positionH relativeFrom="page">
                  <wp:posOffset>3811270</wp:posOffset>
                </wp:positionH>
                <wp:positionV relativeFrom="paragraph">
                  <wp:posOffset>182245</wp:posOffset>
                </wp:positionV>
                <wp:extent cx="2880360" cy="1270"/>
                <wp:effectExtent l="13335" t="13335" r="13335" b="13335"/>
                <wp:wrapTopAndBottom/>
                <wp:docPr id="23" name="Forma libre: forma 3"/>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V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8AAAAAIQAAAAAAAAAAAAAAAAAAAAAAAHIXAAAAAAAAAgAAAB8BAAC4EQAAAgAAAAQAAgByFwAA9RoAACgAAAAIAAAAAQAAAAEAAAA="/>
                          </a:ext>
                        </a:extLst>
                      </wps:cNvSpPr>
                      <wps:spPr>
                        <a:xfrm>
                          <a:off x="0" y="0"/>
                          <a:ext cx="2880360" cy="1270"/>
                        </a:xfrm>
                        <a:custGeom>
                          <a:avLst/>
                          <a:gdLst/>
                          <a:ahLst/>
                          <a:cxnLst/>
                          <a:rect l="0" t="0" r="2880360" b="1270"/>
                          <a:pathLst>
                            <a:path w="2880360" h="1270">
                              <a:moveTo>
                                <a:pt x="0" y="0"/>
                              </a:moveTo>
                              <a:lnTo>
                                <a:pt x="2880360" y="0"/>
                              </a:lnTo>
                            </a:path>
                          </a:pathLst>
                        </a:custGeom>
                        <a:noFill/>
                        <a:ln w="13335">
                          <a:solidFill>
                            <a:srgbClr val="000000"/>
                          </a:solidFill>
                        </a:ln>
                      </wps:spPr>
                      <wps:bodyPr spcFirstLastPara="1" vertOverflow="clip" horzOverflow="clip" lIns="91440" tIns="45720" rIns="91440" bIns="45720" upright="1">
                        <a:noAutofit/>
                      </wps:bodyPr>
                    </wps:wsp>
                  </a:graphicData>
                </a:graphic>
              </wp:anchor>
            </w:drawing>
          </mc:Choice>
          <mc:Fallback>
            <w:pict>
              <v:shape w14:anchorId="1D47E753" id="Forma libre: forma 3" o:spid="_x0000_s1026" style="position:absolute;margin-left:300.1pt;margin-top:14.35pt;width:22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" o:allowincell="f" path="m,l2880360,e" filled="f" strokeweight="1.05pt">
                <v:path arrowok="t" textboxrect="0,0,2880360,1270"/>
                <w10:wrap type="topAndBottom" anchorx="page"/>
              </v:shape>
            </w:pict>
          </mc:Fallback>
        </mc:AlternateContent>
      </w:r>
    </w:p>
    <w:p w14:paraId="2AB1ADDF" w14:textId="77777777" w:rsidR="005F08B6" w:rsidRPr="005016EE" w:rsidRDefault="005F08B6" w:rsidP="005F08B6">
      <w:pPr>
        <w:pStyle w:val="Textoindependiente"/>
        <w:spacing w:before="41"/>
        <w:ind w:right="116"/>
        <w:jc w:val="right"/>
        <w:rPr>
          <w:rFonts w:ascii="Times New Roman" w:hAnsi="Times New Roman" w:cs="Times New Roman"/>
          <w:szCs w:val="24"/>
        </w:rPr>
      </w:pPr>
      <w:r w:rsidRPr="005016EE">
        <w:rPr>
          <w:rFonts w:ascii="Times New Roman" w:hAnsi="Times New Roman" w:cs="Times New Roman"/>
          <w:szCs w:val="24"/>
        </w:rPr>
        <w:t>Firma</w:t>
      </w:r>
      <w:r w:rsidRPr="005016EE">
        <w:rPr>
          <w:rFonts w:ascii="Times New Roman" w:hAnsi="Times New Roman" w:cs="Times New Roman"/>
          <w:spacing w:val="-3"/>
          <w:szCs w:val="24"/>
        </w:rPr>
        <w:t xml:space="preserve"> </w:t>
      </w:r>
      <w:r w:rsidRPr="005016EE">
        <w:rPr>
          <w:rFonts w:ascii="Times New Roman" w:hAnsi="Times New Roman" w:cs="Times New Roman"/>
          <w:szCs w:val="24"/>
        </w:rPr>
        <w:t>del</w:t>
      </w:r>
      <w:r w:rsidRPr="005016EE">
        <w:rPr>
          <w:rFonts w:ascii="Times New Roman" w:hAnsi="Times New Roman" w:cs="Times New Roman"/>
          <w:spacing w:val="-1"/>
          <w:szCs w:val="24"/>
        </w:rPr>
        <w:t xml:space="preserve"> </w:t>
      </w:r>
      <w:r w:rsidRPr="005016EE">
        <w:rPr>
          <w:rFonts w:ascii="Times New Roman" w:hAnsi="Times New Roman" w:cs="Times New Roman"/>
          <w:szCs w:val="24"/>
        </w:rPr>
        <w:t>Tutor</w:t>
      </w:r>
    </w:p>
    <w:p w14:paraId="7D680DF6" w14:textId="77777777" w:rsidR="005F08B6" w:rsidRPr="005016EE" w:rsidRDefault="005F08B6" w:rsidP="005F08B6">
      <w:pPr>
        <w:pStyle w:val="Textoindependiente"/>
        <w:rPr>
          <w:rFonts w:ascii="Times New Roman" w:hAnsi="Times New Roman" w:cs="Times New Roman"/>
          <w:szCs w:val="24"/>
        </w:rPr>
      </w:pPr>
    </w:p>
    <w:p w14:paraId="1BECA149" w14:textId="77777777" w:rsidR="005F08B6" w:rsidRPr="005016EE" w:rsidRDefault="005F08B6" w:rsidP="005F08B6">
      <w:pPr>
        <w:pStyle w:val="Textoindependiente"/>
        <w:rPr>
          <w:rFonts w:ascii="Times New Roman" w:hAnsi="Times New Roman" w:cs="Times New Roman"/>
          <w:szCs w:val="24"/>
        </w:rPr>
      </w:pPr>
    </w:p>
    <w:p w14:paraId="5FF43E5E" w14:textId="77777777" w:rsidR="005F08B6" w:rsidRPr="005016EE" w:rsidRDefault="005F08B6" w:rsidP="005F08B6">
      <w:pPr>
        <w:pStyle w:val="Textoindependiente"/>
        <w:rPr>
          <w:rFonts w:ascii="Times New Roman" w:hAnsi="Times New Roman" w:cs="Times New Roman"/>
          <w:szCs w:val="24"/>
        </w:rPr>
      </w:pPr>
    </w:p>
    <w:p w14:paraId="3809759D" w14:textId="77777777" w:rsidR="005F08B6" w:rsidRPr="005016EE" w:rsidRDefault="005F08B6" w:rsidP="005F08B6">
      <w:pPr>
        <w:pStyle w:val="Textoindependiente"/>
        <w:rPr>
          <w:rFonts w:ascii="Times New Roman" w:hAnsi="Times New Roman" w:cs="Times New Roman"/>
          <w:szCs w:val="24"/>
        </w:rPr>
      </w:pPr>
    </w:p>
    <w:p w14:paraId="5DF1DD3A" w14:textId="77777777" w:rsidR="005F08B6" w:rsidRPr="005016EE" w:rsidRDefault="005F08B6" w:rsidP="005F08B6">
      <w:pPr>
        <w:pStyle w:val="Textoindependiente"/>
        <w:rPr>
          <w:rFonts w:ascii="Times New Roman" w:hAnsi="Times New Roman" w:cs="Times New Roman"/>
          <w:szCs w:val="24"/>
        </w:rPr>
      </w:pPr>
    </w:p>
    <w:p w14:paraId="22C0E811" w14:textId="77777777" w:rsidR="005F08B6" w:rsidRPr="005016EE" w:rsidRDefault="005F08B6" w:rsidP="005F08B6">
      <w:pPr>
        <w:pStyle w:val="Textoindependiente"/>
        <w:spacing w:before="6"/>
        <w:rPr>
          <w:rFonts w:ascii="Times New Roman" w:hAnsi="Times New Roman" w:cs="Times New Roman"/>
          <w:szCs w:val="24"/>
        </w:rPr>
      </w:pPr>
      <w:r w:rsidRPr="005016EE">
        <w:rPr>
          <w:rFonts w:ascii="Times New Roman" w:hAnsi="Times New Roman" w:cs="Times New Roman"/>
          <w:noProof/>
        </w:rPr>
        <mc:AlternateContent>
          <mc:Choice Requires="wps">
            <w:drawing>
              <wp:anchor distT="0" distB="0" distL="0" distR="0" simplePos="0" relativeHeight="251660288" behindDoc="1" locked="0" layoutInCell="0" hidden="0" allowOverlap="1" wp14:anchorId="56F47D1B" wp14:editId="7C7065B9">
                <wp:simplePos x="0" y="0"/>
                <wp:positionH relativeFrom="page">
                  <wp:posOffset>3811270</wp:posOffset>
                </wp:positionH>
                <wp:positionV relativeFrom="paragraph">
                  <wp:posOffset>123825</wp:posOffset>
                </wp:positionV>
                <wp:extent cx="2880360" cy="1270"/>
                <wp:effectExtent l="13335" t="13335" r="13335" b="13335"/>
                <wp:wrapTopAndBottom/>
                <wp:docPr id="24" name="Forma libre: forma 2"/>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V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EYAAAAAIQAAAAAAAAAAAAAAAAAAAAAAAHIXAAAAAAAAAgAAAMMAAAC4EQAAAgAAAAQAAgByFwAA9iEAACgAAAAIAAAAAQAAAAEAAAA="/>
                          </a:ext>
                        </a:extLst>
                      </wps:cNvSpPr>
                      <wps:spPr>
                        <a:xfrm>
                          <a:off x="0" y="0"/>
                          <a:ext cx="2880360" cy="1270"/>
                        </a:xfrm>
                        <a:custGeom>
                          <a:avLst/>
                          <a:gdLst/>
                          <a:ahLst/>
                          <a:cxnLst/>
                          <a:rect l="0" t="0" r="2880360" b="1270"/>
                          <a:pathLst>
                            <a:path w="2880360" h="1270">
                              <a:moveTo>
                                <a:pt x="0" y="0"/>
                              </a:moveTo>
                              <a:lnTo>
                                <a:pt x="2880360" y="0"/>
                              </a:lnTo>
                            </a:path>
                          </a:pathLst>
                        </a:custGeom>
                        <a:noFill/>
                        <a:ln w="13335">
                          <a:solidFill>
                            <a:srgbClr val="000000"/>
                          </a:solidFill>
                        </a:ln>
                      </wps:spPr>
                      <wps:bodyPr spcFirstLastPara="1" vertOverflow="clip" horzOverflow="clip" lIns="91440" tIns="45720" rIns="91440" bIns="45720" upright="1">
                        <a:noAutofit/>
                      </wps:bodyPr>
                    </wps:wsp>
                  </a:graphicData>
                </a:graphic>
              </wp:anchor>
            </w:drawing>
          </mc:Choice>
          <mc:Fallback>
            <w:pict>
              <v:shape w14:anchorId="606AE35C" id="Forma libre: forma 2" o:spid="_x0000_s1026" style="position:absolute;margin-left:300.1pt;margin-top:9.75pt;width:226.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" o:allowincell="f" path="m,l2880360,e" filled="f" strokeweight="1.05pt">
                <v:path arrowok="t" textboxrect="0,0,2880360,1270"/>
                <w10:wrap type="topAndBottom" anchorx="page"/>
              </v:shape>
            </w:pict>
          </mc:Fallback>
        </mc:AlternateContent>
      </w:r>
    </w:p>
    <w:p w14:paraId="5D93A087" w14:textId="77777777" w:rsidR="005F08B6" w:rsidRPr="005016EE" w:rsidRDefault="005F08B6" w:rsidP="005F08B6">
      <w:pPr>
        <w:pStyle w:val="Textoindependiente"/>
        <w:spacing w:before="41"/>
        <w:ind w:right="117"/>
        <w:jc w:val="right"/>
        <w:rPr>
          <w:rFonts w:ascii="Times New Roman" w:hAnsi="Times New Roman" w:cs="Times New Roman"/>
          <w:szCs w:val="24"/>
        </w:rPr>
      </w:pPr>
      <w:r w:rsidRPr="005016EE">
        <w:rPr>
          <w:rFonts w:ascii="Times New Roman" w:hAnsi="Times New Roman" w:cs="Times New Roman"/>
          <w:szCs w:val="24"/>
        </w:rPr>
        <w:t>Firma</w:t>
      </w:r>
      <w:r w:rsidRPr="005016EE">
        <w:rPr>
          <w:rFonts w:ascii="Times New Roman" w:hAnsi="Times New Roman" w:cs="Times New Roman"/>
          <w:spacing w:val="-4"/>
          <w:szCs w:val="24"/>
        </w:rPr>
        <w:t xml:space="preserve"> </w:t>
      </w:r>
      <w:r w:rsidRPr="005016EE">
        <w:rPr>
          <w:rFonts w:ascii="Times New Roman" w:hAnsi="Times New Roman" w:cs="Times New Roman"/>
          <w:spacing w:val="-3"/>
          <w:szCs w:val="24"/>
        </w:rPr>
        <w:t>Jurado</w:t>
      </w:r>
    </w:p>
    <w:p w14:paraId="03823868" w14:textId="77777777" w:rsidR="005F08B6" w:rsidRPr="005016EE" w:rsidRDefault="005F08B6" w:rsidP="005F08B6">
      <w:pPr>
        <w:pStyle w:val="Textoindependiente"/>
        <w:rPr>
          <w:rFonts w:ascii="Times New Roman" w:hAnsi="Times New Roman" w:cs="Times New Roman"/>
          <w:szCs w:val="24"/>
        </w:rPr>
      </w:pPr>
    </w:p>
    <w:p w14:paraId="35BAADB2" w14:textId="77777777" w:rsidR="005F08B6" w:rsidRPr="005016EE" w:rsidRDefault="005F08B6" w:rsidP="005F08B6">
      <w:pPr>
        <w:pStyle w:val="Textoindependiente"/>
        <w:rPr>
          <w:rFonts w:ascii="Times New Roman" w:hAnsi="Times New Roman" w:cs="Times New Roman"/>
          <w:szCs w:val="24"/>
        </w:rPr>
      </w:pPr>
    </w:p>
    <w:p w14:paraId="55A65D2E" w14:textId="77777777" w:rsidR="005F08B6" w:rsidRPr="005016EE" w:rsidRDefault="005F08B6" w:rsidP="005F08B6">
      <w:pPr>
        <w:pStyle w:val="Textoindependiente"/>
        <w:rPr>
          <w:rFonts w:ascii="Times New Roman" w:hAnsi="Times New Roman" w:cs="Times New Roman"/>
          <w:szCs w:val="24"/>
        </w:rPr>
      </w:pPr>
    </w:p>
    <w:p w14:paraId="6A518D8B" w14:textId="77777777" w:rsidR="005F08B6" w:rsidRPr="005016EE" w:rsidRDefault="005F08B6" w:rsidP="005F08B6">
      <w:pPr>
        <w:pStyle w:val="Textoindependiente"/>
        <w:rPr>
          <w:rFonts w:ascii="Times New Roman" w:hAnsi="Times New Roman" w:cs="Times New Roman"/>
          <w:szCs w:val="24"/>
        </w:rPr>
      </w:pPr>
    </w:p>
    <w:p w14:paraId="55AFF38C" w14:textId="77777777" w:rsidR="005F08B6" w:rsidRPr="005016EE" w:rsidRDefault="005F08B6" w:rsidP="005F08B6">
      <w:pPr>
        <w:pStyle w:val="Textoindependiente"/>
        <w:rPr>
          <w:rFonts w:ascii="Times New Roman" w:hAnsi="Times New Roman" w:cs="Times New Roman"/>
          <w:szCs w:val="24"/>
        </w:rPr>
      </w:pPr>
    </w:p>
    <w:p w14:paraId="5A1F2AD5" w14:textId="77777777" w:rsidR="005F08B6" w:rsidRPr="005016EE" w:rsidRDefault="005F08B6" w:rsidP="005F08B6">
      <w:pPr>
        <w:pStyle w:val="Textoindependiente"/>
        <w:spacing w:before="6"/>
        <w:rPr>
          <w:rFonts w:ascii="Times New Roman" w:hAnsi="Times New Roman" w:cs="Times New Roman"/>
          <w:szCs w:val="24"/>
        </w:rPr>
      </w:pPr>
      <w:r w:rsidRPr="005016EE">
        <w:rPr>
          <w:rFonts w:ascii="Times New Roman" w:hAnsi="Times New Roman" w:cs="Times New Roman"/>
          <w:noProof/>
        </w:rPr>
        <mc:AlternateContent>
          <mc:Choice Requires="wps">
            <w:drawing>
              <wp:anchor distT="0" distB="0" distL="0" distR="0" simplePos="0" relativeHeight="251661312" behindDoc="1" locked="0" layoutInCell="0" hidden="0" allowOverlap="1" wp14:anchorId="7EFB6024" wp14:editId="0CA441B0">
                <wp:simplePos x="0" y="0"/>
                <wp:positionH relativeFrom="page">
                  <wp:posOffset>3811270</wp:posOffset>
                </wp:positionH>
                <wp:positionV relativeFrom="paragraph">
                  <wp:posOffset>123825</wp:posOffset>
                </wp:positionV>
                <wp:extent cx="2880360" cy="1270"/>
                <wp:effectExtent l="13335" t="13335" r="13335" b="13335"/>
                <wp:wrapTopAndBottom/>
                <wp:docPr id="25" name="Forma libre: forma 1"/>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V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E0AAAAAIQAAAAAAAAAAAAAAAAAAAAAAAHIXAAAAAAAAAgAAAMMAAAC4EQAAAgAAAAQAAgByFwAA8ykAACgAAAAIAAAAAQAAAAEAAAA="/>
                          </a:ext>
                        </a:extLst>
                      </wps:cNvSpPr>
                      <wps:spPr>
                        <a:xfrm>
                          <a:off x="0" y="0"/>
                          <a:ext cx="2880360" cy="1270"/>
                        </a:xfrm>
                        <a:custGeom>
                          <a:avLst/>
                          <a:gdLst/>
                          <a:ahLst/>
                          <a:cxnLst/>
                          <a:rect l="0" t="0" r="2880360" b="1270"/>
                          <a:pathLst>
                            <a:path w="2880360" h="1270">
                              <a:moveTo>
                                <a:pt x="0" y="0"/>
                              </a:moveTo>
                              <a:lnTo>
                                <a:pt x="2880360" y="0"/>
                              </a:lnTo>
                            </a:path>
                          </a:pathLst>
                        </a:custGeom>
                        <a:noFill/>
                        <a:ln w="13335">
                          <a:solidFill>
                            <a:srgbClr val="000000"/>
                          </a:solidFill>
                        </a:ln>
                      </wps:spPr>
                      <wps:bodyPr spcFirstLastPara="1" vertOverflow="clip" horzOverflow="clip" lIns="91440" tIns="45720" rIns="91440" bIns="45720" upright="1">
                        <a:noAutofit/>
                      </wps:bodyPr>
                    </wps:wsp>
                  </a:graphicData>
                </a:graphic>
              </wp:anchor>
            </w:drawing>
          </mc:Choice>
          <mc:Fallback>
            <w:pict>
              <v:shape w14:anchorId="249063F0" id="Forma libre: forma 1" o:spid="_x0000_s1026" style="position:absolute;margin-left:300.1pt;margin-top:9.75pt;width:226.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" o:allowincell="f" path="m,l2880360,e" filled="f" strokeweight="1.05pt">
                <v:path arrowok="t" textboxrect="0,0,2880360,1270"/>
                <w10:wrap type="topAndBottom" anchorx="page"/>
              </v:shape>
            </w:pict>
          </mc:Fallback>
        </mc:AlternateContent>
      </w:r>
    </w:p>
    <w:p w14:paraId="78BB1992" w14:textId="77777777" w:rsidR="005F08B6" w:rsidRPr="005016EE" w:rsidRDefault="005F08B6" w:rsidP="005F08B6">
      <w:pPr>
        <w:pStyle w:val="Textoindependiente"/>
        <w:spacing w:before="41"/>
        <w:ind w:right="117"/>
        <w:jc w:val="right"/>
        <w:rPr>
          <w:rFonts w:ascii="Times New Roman" w:hAnsi="Times New Roman" w:cs="Times New Roman"/>
          <w:szCs w:val="24"/>
        </w:rPr>
      </w:pPr>
      <w:r w:rsidRPr="005016EE">
        <w:rPr>
          <w:rFonts w:ascii="Times New Roman" w:hAnsi="Times New Roman" w:cs="Times New Roman"/>
          <w:szCs w:val="24"/>
        </w:rPr>
        <w:t>Firma</w:t>
      </w:r>
      <w:r w:rsidRPr="005016EE">
        <w:rPr>
          <w:rFonts w:ascii="Times New Roman" w:hAnsi="Times New Roman" w:cs="Times New Roman"/>
          <w:spacing w:val="-4"/>
          <w:szCs w:val="24"/>
        </w:rPr>
        <w:t xml:space="preserve"> </w:t>
      </w:r>
      <w:r w:rsidRPr="005016EE">
        <w:rPr>
          <w:rFonts w:ascii="Times New Roman" w:hAnsi="Times New Roman" w:cs="Times New Roman"/>
          <w:szCs w:val="24"/>
        </w:rPr>
        <w:t>Jurado</w:t>
      </w:r>
    </w:p>
    <w:p w14:paraId="3CD10155" w14:textId="77777777" w:rsidR="005F08B6" w:rsidRPr="005016EE" w:rsidRDefault="005F08B6" w:rsidP="005F08B6">
      <w:pPr>
        <w:pStyle w:val="Textoindependiente"/>
        <w:rPr>
          <w:rFonts w:ascii="Times New Roman" w:hAnsi="Times New Roman" w:cs="Times New Roman"/>
          <w:szCs w:val="24"/>
        </w:rPr>
      </w:pPr>
    </w:p>
    <w:p w14:paraId="392CE721" w14:textId="77777777" w:rsidR="005F08B6" w:rsidRPr="005016EE" w:rsidRDefault="005F08B6" w:rsidP="005F08B6">
      <w:pPr>
        <w:pStyle w:val="Textoindependiente"/>
        <w:rPr>
          <w:rFonts w:ascii="Times New Roman" w:hAnsi="Times New Roman" w:cs="Times New Roman"/>
          <w:szCs w:val="24"/>
        </w:rPr>
      </w:pPr>
    </w:p>
    <w:p w14:paraId="69D62ED3" w14:textId="77777777" w:rsidR="005F08B6" w:rsidRPr="005016EE" w:rsidRDefault="005F08B6" w:rsidP="00FC32DF">
      <w:pPr>
        <w:pStyle w:val="Textoindependiente"/>
        <w:spacing w:before="1"/>
        <w:ind w:right="116"/>
        <w:jc w:val="right"/>
        <w:rPr>
          <w:rFonts w:ascii="Times New Roman" w:hAnsi="Times New Roman" w:cs="Times New Roman"/>
          <w:spacing w:val="-4"/>
          <w:szCs w:val="24"/>
        </w:rPr>
      </w:pPr>
      <w:r w:rsidRPr="005016EE">
        <w:rPr>
          <w:rFonts w:ascii="Times New Roman" w:hAnsi="Times New Roman" w:cs="Times New Roman"/>
          <w:szCs w:val="24"/>
        </w:rPr>
        <w:t>Ciudad,</w:t>
      </w:r>
      <w:r w:rsidRPr="005016EE">
        <w:rPr>
          <w:rFonts w:ascii="Times New Roman" w:hAnsi="Times New Roman" w:cs="Times New Roman"/>
          <w:spacing w:val="-6"/>
          <w:szCs w:val="24"/>
        </w:rPr>
        <w:t xml:space="preserve"> </w:t>
      </w:r>
      <w:r w:rsidRPr="005016EE">
        <w:rPr>
          <w:rFonts w:ascii="Times New Roman" w:hAnsi="Times New Roman" w:cs="Times New Roman"/>
          <w:szCs w:val="24"/>
        </w:rPr>
        <w:t xml:space="preserve">Día Mes </w:t>
      </w:r>
      <w:r w:rsidRPr="005016EE">
        <w:rPr>
          <w:rFonts w:ascii="Times New Roman" w:hAnsi="Times New Roman" w:cs="Times New Roman"/>
          <w:spacing w:val="-4"/>
          <w:szCs w:val="24"/>
        </w:rPr>
        <w:t>Año</w:t>
      </w:r>
    </w:p>
    <w:p w14:paraId="43FC165D" w14:textId="52D7A7B4" w:rsidR="009F017E" w:rsidRPr="005016EE" w:rsidRDefault="00CF5EE1" w:rsidP="005F08B6">
      <w:pPr>
        <w:pStyle w:val="Textoindependiente"/>
        <w:spacing w:before="1"/>
        <w:ind w:right="116"/>
        <w:jc w:val="center"/>
        <w:rPr>
          <w:rFonts w:ascii="Times New Roman" w:hAnsi="Times New Roman" w:cs="Times New Roman"/>
          <w:szCs w:val="24"/>
        </w:rPr>
      </w:pPr>
      <w:r w:rsidRPr="005016EE">
        <w:rPr>
          <w:rFonts w:ascii="Times New Roman" w:eastAsia="Arial" w:hAnsi="Times New Roman" w:cs="Times New Roman"/>
          <w:b/>
        </w:rPr>
        <w:lastRenderedPageBreak/>
        <w:t>TABLA</w:t>
      </w:r>
      <w:r w:rsidR="00223F59" w:rsidRPr="005016EE">
        <w:rPr>
          <w:rFonts w:ascii="Times New Roman" w:eastAsia="Arial" w:hAnsi="Times New Roman" w:cs="Times New Roman"/>
          <w:b/>
        </w:rPr>
        <w:t xml:space="preserve"> DE CONTENIDO</w:t>
      </w:r>
    </w:p>
    <w:p w14:paraId="38F2C3CE" w14:textId="77777777" w:rsidR="009F017E" w:rsidRPr="005016EE" w:rsidRDefault="00223F59">
      <w:pPr>
        <w:spacing w:after="126" w:line="259" w:lineRule="auto"/>
        <w:ind w:right="0" w:firstLine="0"/>
        <w:jc w:val="left"/>
        <w:rPr>
          <w:rFonts w:ascii="Times New Roman" w:hAnsi="Times New Roman" w:cs="Times New Roman"/>
        </w:rPr>
      </w:pPr>
      <w:r w:rsidRPr="005016EE">
        <w:rPr>
          <w:rFonts w:ascii="Times New Roman" w:hAnsi="Times New Roman" w:cs="Times New Roman"/>
        </w:rPr>
        <w:t xml:space="preserve"> </w:t>
      </w:r>
      <w:r w:rsidRPr="005016EE">
        <w:rPr>
          <w:rFonts w:ascii="Times New Roman" w:hAnsi="Times New Roman" w:cs="Times New Roman"/>
        </w:rPr>
        <w:tab/>
        <w:t xml:space="preserve"> </w:t>
      </w:r>
    </w:p>
    <w:sdt>
      <w:sdtPr>
        <w:rPr>
          <w:rFonts w:ascii="Times New Roman" w:eastAsia="Arial" w:hAnsi="Times New Roman" w:cs="Times New Roman"/>
          <w:sz w:val="24"/>
        </w:rPr>
        <w:id w:val="-868757782"/>
        <w:docPartObj>
          <w:docPartGallery w:val="Table of Contents"/>
        </w:docPartObj>
      </w:sdtPr>
      <w:sdtEndPr/>
      <w:sdtContent>
        <w:p w14:paraId="0153D5F4" w14:textId="5EE7D3C7" w:rsidR="003D148E" w:rsidRDefault="00223F59">
          <w:pPr>
            <w:pStyle w:val="TDC1"/>
            <w:tabs>
              <w:tab w:val="right" w:pos="8831"/>
            </w:tabs>
            <w:rPr>
              <w:rFonts w:asciiTheme="minorHAnsi" w:eastAsiaTheme="minorEastAsia" w:hAnsiTheme="minorHAnsi" w:cstheme="minorBidi"/>
              <w:noProof/>
              <w:color w:val="auto"/>
            </w:rPr>
          </w:pPr>
          <w:r w:rsidRPr="005016EE">
            <w:rPr>
              <w:rFonts w:ascii="Times New Roman" w:hAnsi="Times New Roman" w:cs="Times New Roman"/>
            </w:rPr>
            <w:fldChar w:fldCharType="begin"/>
          </w:r>
          <w:r w:rsidRPr="005016EE">
            <w:rPr>
              <w:rFonts w:ascii="Times New Roman" w:hAnsi="Times New Roman" w:cs="Times New Roman"/>
            </w:rPr>
            <w:instrText xml:space="preserve"> TOC \o "1-4" \h \z \u </w:instrText>
          </w:r>
          <w:r w:rsidRPr="005016EE">
            <w:rPr>
              <w:rFonts w:ascii="Times New Roman" w:hAnsi="Times New Roman" w:cs="Times New Roman"/>
            </w:rPr>
            <w:fldChar w:fldCharType="separate"/>
          </w:r>
          <w:hyperlink w:anchor="_Toc86719195" w:history="1">
            <w:r w:rsidR="003D148E" w:rsidRPr="00EA3280">
              <w:rPr>
                <w:rStyle w:val="Hipervnculo"/>
                <w:rFonts w:ascii="Times New Roman" w:hAnsi="Times New Roman" w:cs="Times New Roman"/>
                <w:noProof/>
              </w:rPr>
              <w:t>ABSTRACT</w:t>
            </w:r>
            <w:r w:rsidR="003D148E">
              <w:rPr>
                <w:noProof/>
                <w:webHidden/>
              </w:rPr>
              <w:tab/>
            </w:r>
            <w:r w:rsidR="003D148E">
              <w:rPr>
                <w:noProof/>
                <w:webHidden/>
              </w:rPr>
              <w:fldChar w:fldCharType="begin"/>
            </w:r>
            <w:r w:rsidR="003D148E">
              <w:rPr>
                <w:noProof/>
                <w:webHidden/>
              </w:rPr>
              <w:instrText xml:space="preserve"> PAGEREF _Toc86719195 \h </w:instrText>
            </w:r>
            <w:r w:rsidR="003D148E">
              <w:rPr>
                <w:noProof/>
                <w:webHidden/>
              </w:rPr>
            </w:r>
            <w:r w:rsidR="003D148E">
              <w:rPr>
                <w:noProof/>
                <w:webHidden/>
              </w:rPr>
              <w:fldChar w:fldCharType="separate"/>
            </w:r>
            <w:r w:rsidR="003D148E">
              <w:rPr>
                <w:noProof/>
                <w:webHidden/>
              </w:rPr>
              <w:t>10</w:t>
            </w:r>
            <w:r w:rsidR="003D148E">
              <w:rPr>
                <w:noProof/>
                <w:webHidden/>
              </w:rPr>
              <w:fldChar w:fldCharType="end"/>
            </w:r>
          </w:hyperlink>
        </w:p>
        <w:p w14:paraId="0843A69E" w14:textId="4AC4B476"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196" w:history="1">
            <w:r w:rsidR="003D148E" w:rsidRPr="00EA3280">
              <w:rPr>
                <w:rStyle w:val="Hipervnculo"/>
                <w:bCs/>
                <w:noProof/>
              </w:rPr>
              <w:t>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PLANTEAMIENTO DEL PROBLEMA</w:t>
            </w:r>
            <w:r w:rsidR="003D148E">
              <w:rPr>
                <w:noProof/>
                <w:webHidden/>
              </w:rPr>
              <w:tab/>
            </w:r>
            <w:r w:rsidR="003D148E">
              <w:rPr>
                <w:noProof/>
                <w:webHidden/>
              </w:rPr>
              <w:fldChar w:fldCharType="begin"/>
            </w:r>
            <w:r w:rsidR="003D148E">
              <w:rPr>
                <w:noProof/>
                <w:webHidden/>
              </w:rPr>
              <w:instrText xml:space="preserve"> PAGEREF _Toc86719196 \h </w:instrText>
            </w:r>
            <w:r w:rsidR="003D148E">
              <w:rPr>
                <w:noProof/>
                <w:webHidden/>
              </w:rPr>
            </w:r>
            <w:r w:rsidR="003D148E">
              <w:rPr>
                <w:noProof/>
                <w:webHidden/>
              </w:rPr>
              <w:fldChar w:fldCharType="separate"/>
            </w:r>
            <w:r w:rsidR="003D148E">
              <w:rPr>
                <w:noProof/>
                <w:webHidden/>
              </w:rPr>
              <w:t>3</w:t>
            </w:r>
            <w:r w:rsidR="003D148E">
              <w:rPr>
                <w:noProof/>
                <w:webHidden/>
              </w:rPr>
              <w:fldChar w:fldCharType="end"/>
            </w:r>
          </w:hyperlink>
        </w:p>
        <w:p w14:paraId="265BBEFD" w14:textId="16074CBD"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197" w:history="1">
            <w:r w:rsidR="003D148E" w:rsidRPr="00EA3280">
              <w:rPr>
                <w:rStyle w:val="Hipervnculo"/>
                <w:bCs/>
                <w:noProof/>
              </w:rPr>
              <w:t>1.1.</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DESCRIPCIÓN DEL PROBLEMA</w:t>
            </w:r>
            <w:r w:rsidR="003D148E">
              <w:rPr>
                <w:noProof/>
                <w:webHidden/>
              </w:rPr>
              <w:tab/>
            </w:r>
            <w:r w:rsidR="003D148E">
              <w:rPr>
                <w:noProof/>
                <w:webHidden/>
              </w:rPr>
              <w:fldChar w:fldCharType="begin"/>
            </w:r>
            <w:r w:rsidR="003D148E">
              <w:rPr>
                <w:noProof/>
                <w:webHidden/>
              </w:rPr>
              <w:instrText xml:space="preserve"> PAGEREF _Toc86719197 \h </w:instrText>
            </w:r>
            <w:r w:rsidR="003D148E">
              <w:rPr>
                <w:noProof/>
                <w:webHidden/>
              </w:rPr>
            </w:r>
            <w:r w:rsidR="003D148E">
              <w:rPr>
                <w:noProof/>
                <w:webHidden/>
              </w:rPr>
              <w:fldChar w:fldCharType="separate"/>
            </w:r>
            <w:r w:rsidR="003D148E">
              <w:rPr>
                <w:noProof/>
                <w:webHidden/>
              </w:rPr>
              <w:t>3</w:t>
            </w:r>
            <w:r w:rsidR="003D148E">
              <w:rPr>
                <w:noProof/>
                <w:webHidden/>
              </w:rPr>
              <w:fldChar w:fldCharType="end"/>
            </w:r>
          </w:hyperlink>
        </w:p>
        <w:p w14:paraId="28BAA8BF" w14:textId="69F66A53"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198" w:history="1">
            <w:r w:rsidR="003D148E" w:rsidRPr="00EA3280">
              <w:rPr>
                <w:rStyle w:val="Hipervnculo"/>
                <w:bCs/>
                <w:noProof/>
              </w:rPr>
              <w:t>1.2.</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FORMULACIÓN DEL PROBLEMA</w:t>
            </w:r>
            <w:r w:rsidR="003D148E">
              <w:rPr>
                <w:noProof/>
                <w:webHidden/>
              </w:rPr>
              <w:tab/>
            </w:r>
            <w:r w:rsidR="003D148E">
              <w:rPr>
                <w:noProof/>
                <w:webHidden/>
              </w:rPr>
              <w:fldChar w:fldCharType="begin"/>
            </w:r>
            <w:r w:rsidR="003D148E">
              <w:rPr>
                <w:noProof/>
                <w:webHidden/>
              </w:rPr>
              <w:instrText xml:space="preserve"> PAGEREF _Toc86719198 \h </w:instrText>
            </w:r>
            <w:r w:rsidR="003D148E">
              <w:rPr>
                <w:noProof/>
                <w:webHidden/>
              </w:rPr>
            </w:r>
            <w:r w:rsidR="003D148E">
              <w:rPr>
                <w:noProof/>
                <w:webHidden/>
              </w:rPr>
              <w:fldChar w:fldCharType="separate"/>
            </w:r>
            <w:r w:rsidR="003D148E">
              <w:rPr>
                <w:noProof/>
                <w:webHidden/>
              </w:rPr>
              <w:t>4</w:t>
            </w:r>
            <w:r w:rsidR="003D148E">
              <w:rPr>
                <w:noProof/>
                <w:webHidden/>
              </w:rPr>
              <w:fldChar w:fldCharType="end"/>
            </w:r>
          </w:hyperlink>
        </w:p>
        <w:p w14:paraId="1BE86564" w14:textId="4CD30818"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199" w:history="1">
            <w:r w:rsidR="003D148E" w:rsidRPr="00EA3280">
              <w:rPr>
                <w:rStyle w:val="Hipervnculo"/>
                <w:bCs/>
                <w:noProof/>
              </w:rPr>
              <w:t>1.3.</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JUSTIFICACIÓN</w:t>
            </w:r>
            <w:r w:rsidR="003D148E">
              <w:rPr>
                <w:noProof/>
                <w:webHidden/>
              </w:rPr>
              <w:tab/>
            </w:r>
            <w:r w:rsidR="003D148E">
              <w:rPr>
                <w:noProof/>
                <w:webHidden/>
              </w:rPr>
              <w:fldChar w:fldCharType="begin"/>
            </w:r>
            <w:r w:rsidR="003D148E">
              <w:rPr>
                <w:noProof/>
                <w:webHidden/>
              </w:rPr>
              <w:instrText xml:space="preserve"> PAGEREF _Toc86719199 \h </w:instrText>
            </w:r>
            <w:r w:rsidR="003D148E">
              <w:rPr>
                <w:noProof/>
                <w:webHidden/>
              </w:rPr>
            </w:r>
            <w:r w:rsidR="003D148E">
              <w:rPr>
                <w:noProof/>
                <w:webHidden/>
              </w:rPr>
              <w:fldChar w:fldCharType="separate"/>
            </w:r>
            <w:r w:rsidR="003D148E">
              <w:rPr>
                <w:noProof/>
                <w:webHidden/>
              </w:rPr>
              <w:t>6</w:t>
            </w:r>
            <w:r w:rsidR="003D148E">
              <w:rPr>
                <w:noProof/>
                <w:webHidden/>
              </w:rPr>
              <w:fldChar w:fldCharType="end"/>
            </w:r>
          </w:hyperlink>
        </w:p>
        <w:p w14:paraId="3D867FCA" w14:textId="6DDABE3F"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00" w:history="1">
            <w:r w:rsidR="003D148E" w:rsidRPr="00EA3280">
              <w:rPr>
                <w:rStyle w:val="Hipervnculo"/>
                <w:bCs/>
                <w:noProof/>
              </w:rPr>
              <w:t>1.4.</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OBJETIVOS</w:t>
            </w:r>
            <w:r w:rsidR="003D148E">
              <w:rPr>
                <w:noProof/>
                <w:webHidden/>
              </w:rPr>
              <w:tab/>
            </w:r>
            <w:r w:rsidR="003D148E">
              <w:rPr>
                <w:noProof/>
                <w:webHidden/>
              </w:rPr>
              <w:fldChar w:fldCharType="begin"/>
            </w:r>
            <w:r w:rsidR="003D148E">
              <w:rPr>
                <w:noProof/>
                <w:webHidden/>
              </w:rPr>
              <w:instrText xml:space="preserve"> PAGEREF _Toc86719200 \h </w:instrText>
            </w:r>
            <w:r w:rsidR="003D148E">
              <w:rPr>
                <w:noProof/>
                <w:webHidden/>
              </w:rPr>
            </w:r>
            <w:r w:rsidR="003D148E">
              <w:rPr>
                <w:noProof/>
                <w:webHidden/>
              </w:rPr>
              <w:fldChar w:fldCharType="separate"/>
            </w:r>
            <w:r w:rsidR="003D148E">
              <w:rPr>
                <w:noProof/>
                <w:webHidden/>
              </w:rPr>
              <w:t>7</w:t>
            </w:r>
            <w:r w:rsidR="003D148E">
              <w:rPr>
                <w:noProof/>
                <w:webHidden/>
              </w:rPr>
              <w:fldChar w:fldCharType="end"/>
            </w:r>
          </w:hyperlink>
        </w:p>
        <w:p w14:paraId="6BE12B07" w14:textId="6CBE8F70"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01" w:history="1">
            <w:r w:rsidR="003D148E" w:rsidRPr="00EA3280">
              <w:rPr>
                <w:rStyle w:val="Hipervnculo"/>
                <w:bCs/>
                <w:noProof/>
              </w:rPr>
              <w:t>1.4.1.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Objetivo general</w:t>
            </w:r>
            <w:r w:rsidR="003D148E">
              <w:rPr>
                <w:noProof/>
                <w:webHidden/>
              </w:rPr>
              <w:tab/>
            </w:r>
            <w:r w:rsidR="003D148E">
              <w:rPr>
                <w:noProof/>
                <w:webHidden/>
              </w:rPr>
              <w:fldChar w:fldCharType="begin"/>
            </w:r>
            <w:r w:rsidR="003D148E">
              <w:rPr>
                <w:noProof/>
                <w:webHidden/>
              </w:rPr>
              <w:instrText xml:space="preserve"> PAGEREF _Toc86719201 \h </w:instrText>
            </w:r>
            <w:r w:rsidR="003D148E">
              <w:rPr>
                <w:noProof/>
                <w:webHidden/>
              </w:rPr>
            </w:r>
            <w:r w:rsidR="003D148E">
              <w:rPr>
                <w:noProof/>
                <w:webHidden/>
              </w:rPr>
              <w:fldChar w:fldCharType="separate"/>
            </w:r>
            <w:r w:rsidR="003D148E">
              <w:rPr>
                <w:noProof/>
                <w:webHidden/>
              </w:rPr>
              <w:t>7</w:t>
            </w:r>
            <w:r w:rsidR="003D148E">
              <w:rPr>
                <w:noProof/>
                <w:webHidden/>
              </w:rPr>
              <w:fldChar w:fldCharType="end"/>
            </w:r>
          </w:hyperlink>
        </w:p>
        <w:p w14:paraId="383CAE5E" w14:textId="345202CC"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02" w:history="1">
            <w:r w:rsidR="003D148E" w:rsidRPr="00EA3280">
              <w:rPr>
                <w:rStyle w:val="Hipervnculo"/>
                <w:bCs/>
                <w:noProof/>
              </w:rPr>
              <w:t>1.4.2.</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Objetivos específicos</w:t>
            </w:r>
            <w:r w:rsidR="003D148E">
              <w:rPr>
                <w:noProof/>
                <w:webHidden/>
              </w:rPr>
              <w:tab/>
            </w:r>
            <w:r w:rsidR="003D148E">
              <w:rPr>
                <w:noProof/>
                <w:webHidden/>
              </w:rPr>
              <w:fldChar w:fldCharType="begin"/>
            </w:r>
            <w:r w:rsidR="003D148E">
              <w:rPr>
                <w:noProof/>
                <w:webHidden/>
              </w:rPr>
              <w:instrText xml:space="preserve"> PAGEREF _Toc86719202 \h </w:instrText>
            </w:r>
            <w:r w:rsidR="003D148E">
              <w:rPr>
                <w:noProof/>
                <w:webHidden/>
              </w:rPr>
            </w:r>
            <w:r w:rsidR="003D148E">
              <w:rPr>
                <w:noProof/>
                <w:webHidden/>
              </w:rPr>
              <w:fldChar w:fldCharType="separate"/>
            </w:r>
            <w:r w:rsidR="003D148E">
              <w:rPr>
                <w:noProof/>
                <w:webHidden/>
              </w:rPr>
              <w:t>8</w:t>
            </w:r>
            <w:r w:rsidR="003D148E">
              <w:rPr>
                <w:noProof/>
                <w:webHidden/>
              </w:rPr>
              <w:fldChar w:fldCharType="end"/>
            </w:r>
          </w:hyperlink>
        </w:p>
        <w:p w14:paraId="0AFA2BB0" w14:textId="49C0D9FE"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03" w:history="1">
            <w:r w:rsidR="003D148E" w:rsidRPr="00EA3280">
              <w:rPr>
                <w:rStyle w:val="Hipervnculo"/>
                <w:bCs/>
                <w:noProof/>
              </w:rPr>
              <w:t>1.5.</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ALCANCE Y LIMITACIONES DEL PROYECTO</w:t>
            </w:r>
            <w:r w:rsidR="003D148E">
              <w:rPr>
                <w:noProof/>
                <w:webHidden/>
              </w:rPr>
              <w:tab/>
            </w:r>
            <w:r w:rsidR="003D148E">
              <w:rPr>
                <w:noProof/>
                <w:webHidden/>
              </w:rPr>
              <w:fldChar w:fldCharType="begin"/>
            </w:r>
            <w:r w:rsidR="003D148E">
              <w:rPr>
                <w:noProof/>
                <w:webHidden/>
              </w:rPr>
              <w:instrText xml:space="preserve"> PAGEREF _Toc86719203 \h </w:instrText>
            </w:r>
            <w:r w:rsidR="003D148E">
              <w:rPr>
                <w:noProof/>
                <w:webHidden/>
              </w:rPr>
            </w:r>
            <w:r w:rsidR="003D148E">
              <w:rPr>
                <w:noProof/>
                <w:webHidden/>
              </w:rPr>
              <w:fldChar w:fldCharType="separate"/>
            </w:r>
            <w:r w:rsidR="003D148E">
              <w:rPr>
                <w:noProof/>
                <w:webHidden/>
              </w:rPr>
              <w:t>8</w:t>
            </w:r>
            <w:r w:rsidR="003D148E">
              <w:rPr>
                <w:noProof/>
                <w:webHidden/>
              </w:rPr>
              <w:fldChar w:fldCharType="end"/>
            </w:r>
          </w:hyperlink>
        </w:p>
        <w:p w14:paraId="3A6AA2C1" w14:textId="6641D400"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04" w:history="1">
            <w:r w:rsidR="003D148E" w:rsidRPr="00EA3280">
              <w:rPr>
                <w:rStyle w:val="Hipervnculo"/>
                <w:bCs/>
                <w:noProof/>
              </w:rPr>
              <w:t>1.5.1.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Alcance</w:t>
            </w:r>
            <w:r w:rsidR="003D148E">
              <w:rPr>
                <w:noProof/>
                <w:webHidden/>
              </w:rPr>
              <w:tab/>
            </w:r>
            <w:r w:rsidR="003D148E">
              <w:rPr>
                <w:noProof/>
                <w:webHidden/>
              </w:rPr>
              <w:fldChar w:fldCharType="begin"/>
            </w:r>
            <w:r w:rsidR="003D148E">
              <w:rPr>
                <w:noProof/>
                <w:webHidden/>
              </w:rPr>
              <w:instrText xml:space="preserve"> PAGEREF _Toc86719204 \h </w:instrText>
            </w:r>
            <w:r w:rsidR="003D148E">
              <w:rPr>
                <w:noProof/>
                <w:webHidden/>
              </w:rPr>
            </w:r>
            <w:r w:rsidR="003D148E">
              <w:rPr>
                <w:noProof/>
                <w:webHidden/>
              </w:rPr>
              <w:fldChar w:fldCharType="separate"/>
            </w:r>
            <w:r w:rsidR="003D148E">
              <w:rPr>
                <w:noProof/>
                <w:webHidden/>
              </w:rPr>
              <w:t>8</w:t>
            </w:r>
            <w:r w:rsidR="003D148E">
              <w:rPr>
                <w:noProof/>
                <w:webHidden/>
              </w:rPr>
              <w:fldChar w:fldCharType="end"/>
            </w:r>
          </w:hyperlink>
        </w:p>
        <w:p w14:paraId="27F29936" w14:textId="1E93D809"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05" w:history="1">
            <w:r w:rsidR="003D148E" w:rsidRPr="00EA3280">
              <w:rPr>
                <w:rStyle w:val="Hipervnculo"/>
                <w:rFonts w:ascii="Symbol" w:eastAsia="Calibri" w:hAnsi="Symbol" w:cs="Times New Roman"/>
                <w:noProof/>
              </w:rPr>
              <w:t>·</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Dispositivos Soportados</w:t>
            </w:r>
            <w:r w:rsidR="003D148E">
              <w:rPr>
                <w:noProof/>
                <w:webHidden/>
              </w:rPr>
              <w:tab/>
            </w:r>
            <w:r w:rsidR="003D148E">
              <w:rPr>
                <w:noProof/>
                <w:webHidden/>
              </w:rPr>
              <w:fldChar w:fldCharType="begin"/>
            </w:r>
            <w:r w:rsidR="003D148E">
              <w:rPr>
                <w:noProof/>
                <w:webHidden/>
              </w:rPr>
              <w:instrText xml:space="preserve"> PAGEREF _Toc86719205 \h </w:instrText>
            </w:r>
            <w:r w:rsidR="003D148E">
              <w:rPr>
                <w:noProof/>
                <w:webHidden/>
              </w:rPr>
            </w:r>
            <w:r w:rsidR="003D148E">
              <w:rPr>
                <w:noProof/>
                <w:webHidden/>
              </w:rPr>
              <w:fldChar w:fldCharType="separate"/>
            </w:r>
            <w:r w:rsidR="003D148E">
              <w:rPr>
                <w:noProof/>
                <w:webHidden/>
              </w:rPr>
              <w:t>9</w:t>
            </w:r>
            <w:r w:rsidR="003D148E">
              <w:rPr>
                <w:noProof/>
                <w:webHidden/>
              </w:rPr>
              <w:fldChar w:fldCharType="end"/>
            </w:r>
          </w:hyperlink>
        </w:p>
        <w:p w14:paraId="20EC70F4" w14:textId="69EEDDDE"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06" w:history="1">
            <w:r w:rsidR="003D148E" w:rsidRPr="00EA3280">
              <w:rPr>
                <w:rStyle w:val="Hipervnculo"/>
                <w:rFonts w:ascii="Symbol" w:eastAsia="Calibri" w:hAnsi="Symbol" w:cs="Times New Roman"/>
                <w:noProof/>
              </w:rPr>
              <w:t>·</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Navegadores Compatibles</w:t>
            </w:r>
            <w:r w:rsidR="003D148E">
              <w:rPr>
                <w:noProof/>
                <w:webHidden/>
              </w:rPr>
              <w:tab/>
            </w:r>
            <w:r w:rsidR="003D148E">
              <w:rPr>
                <w:noProof/>
                <w:webHidden/>
              </w:rPr>
              <w:fldChar w:fldCharType="begin"/>
            </w:r>
            <w:r w:rsidR="003D148E">
              <w:rPr>
                <w:noProof/>
                <w:webHidden/>
              </w:rPr>
              <w:instrText xml:space="preserve"> PAGEREF _Toc86719206 \h </w:instrText>
            </w:r>
            <w:r w:rsidR="003D148E">
              <w:rPr>
                <w:noProof/>
                <w:webHidden/>
              </w:rPr>
            </w:r>
            <w:r w:rsidR="003D148E">
              <w:rPr>
                <w:noProof/>
                <w:webHidden/>
              </w:rPr>
              <w:fldChar w:fldCharType="separate"/>
            </w:r>
            <w:r w:rsidR="003D148E">
              <w:rPr>
                <w:noProof/>
                <w:webHidden/>
              </w:rPr>
              <w:t>9</w:t>
            </w:r>
            <w:r w:rsidR="003D148E">
              <w:rPr>
                <w:noProof/>
                <w:webHidden/>
              </w:rPr>
              <w:fldChar w:fldCharType="end"/>
            </w:r>
          </w:hyperlink>
        </w:p>
        <w:p w14:paraId="29B60D4B" w14:textId="5A020FC2"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07" w:history="1">
            <w:r w:rsidR="003D148E" w:rsidRPr="00EA3280">
              <w:rPr>
                <w:rStyle w:val="Hipervnculo"/>
                <w:rFonts w:ascii="Symbol" w:eastAsia="Calibri" w:hAnsi="Symbol" w:cs="Times New Roman"/>
                <w:noProof/>
              </w:rPr>
              <w:t>·</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Sistemas operativos soportados</w:t>
            </w:r>
            <w:r w:rsidR="003D148E">
              <w:rPr>
                <w:noProof/>
                <w:webHidden/>
              </w:rPr>
              <w:tab/>
            </w:r>
            <w:r w:rsidR="003D148E">
              <w:rPr>
                <w:noProof/>
                <w:webHidden/>
              </w:rPr>
              <w:fldChar w:fldCharType="begin"/>
            </w:r>
            <w:r w:rsidR="003D148E">
              <w:rPr>
                <w:noProof/>
                <w:webHidden/>
              </w:rPr>
              <w:instrText xml:space="preserve"> PAGEREF _Toc86719207 \h </w:instrText>
            </w:r>
            <w:r w:rsidR="003D148E">
              <w:rPr>
                <w:noProof/>
                <w:webHidden/>
              </w:rPr>
            </w:r>
            <w:r w:rsidR="003D148E">
              <w:rPr>
                <w:noProof/>
                <w:webHidden/>
              </w:rPr>
              <w:fldChar w:fldCharType="separate"/>
            </w:r>
            <w:r w:rsidR="003D148E">
              <w:rPr>
                <w:noProof/>
                <w:webHidden/>
              </w:rPr>
              <w:t>9</w:t>
            </w:r>
            <w:r w:rsidR="003D148E">
              <w:rPr>
                <w:noProof/>
                <w:webHidden/>
              </w:rPr>
              <w:fldChar w:fldCharType="end"/>
            </w:r>
          </w:hyperlink>
        </w:p>
        <w:p w14:paraId="4828C91E" w14:textId="5D99B694"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08" w:history="1">
            <w:r w:rsidR="003D148E" w:rsidRPr="00EA3280">
              <w:rPr>
                <w:rStyle w:val="Hipervnculo"/>
                <w:rFonts w:ascii="Symbol" w:hAnsi="Symbol" w:cs="Times New Roman"/>
                <w:noProof/>
              </w:rPr>
              <w:t></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Lenguajes de Programación</w:t>
            </w:r>
            <w:r w:rsidR="003D148E">
              <w:rPr>
                <w:noProof/>
                <w:webHidden/>
              </w:rPr>
              <w:tab/>
            </w:r>
            <w:r w:rsidR="003D148E">
              <w:rPr>
                <w:noProof/>
                <w:webHidden/>
              </w:rPr>
              <w:fldChar w:fldCharType="begin"/>
            </w:r>
            <w:r w:rsidR="003D148E">
              <w:rPr>
                <w:noProof/>
                <w:webHidden/>
              </w:rPr>
              <w:instrText xml:space="preserve"> PAGEREF _Toc86719208 \h </w:instrText>
            </w:r>
            <w:r w:rsidR="003D148E">
              <w:rPr>
                <w:noProof/>
                <w:webHidden/>
              </w:rPr>
            </w:r>
            <w:r w:rsidR="003D148E">
              <w:rPr>
                <w:noProof/>
                <w:webHidden/>
              </w:rPr>
              <w:fldChar w:fldCharType="separate"/>
            </w:r>
            <w:r w:rsidR="003D148E">
              <w:rPr>
                <w:noProof/>
                <w:webHidden/>
              </w:rPr>
              <w:t>10</w:t>
            </w:r>
            <w:r w:rsidR="003D148E">
              <w:rPr>
                <w:noProof/>
                <w:webHidden/>
              </w:rPr>
              <w:fldChar w:fldCharType="end"/>
            </w:r>
          </w:hyperlink>
        </w:p>
        <w:p w14:paraId="5FB859B1" w14:textId="13AF58EE"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09" w:history="1">
            <w:r w:rsidR="003D148E" w:rsidRPr="00EA3280">
              <w:rPr>
                <w:rStyle w:val="Hipervnculo"/>
                <w:rFonts w:ascii="Symbol" w:eastAsia="Calibri" w:hAnsi="Symbol" w:cs="Times New Roman"/>
                <w:noProof/>
              </w:rPr>
              <w:t>·</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Sistema Gestor de Base de datos (SGBD)</w:t>
            </w:r>
            <w:r w:rsidR="003D148E">
              <w:rPr>
                <w:noProof/>
                <w:webHidden/>
              </w:rPr>
              <w:tab/>
            </w:r>
            <w:r w:rsidR="003D148E">
              <w:rPr>
                <w:noProof/>
                <w:webHidden/>
              </w:rPr>
              <w:fldChar w:fldCharType="begin"/>
            </w:r>
            <w:r w:rsidR="003D148E">
              <w:rPr>
                <w:noProof/>
                <w:webHidden/>
              </w:rPr>
              <w:instrText xml:space="preserve"> PAGEREF _Toc86719209 \h </w:instrText>
            </w:r>
            <w:r w:rsidR="003D148E">
              <w:rPr>
                <w:noProof/>
                <w:webHidden/>
              </w:rPr>
            </w:r>
            <w:r w:rsidR="003D148E">
              <w:rPr>
                <w:noProof/>
                <w:webHidden/>
              </w:rPr>
              <w:fldChar w:fldCharType="separate"/>
            </w:r>
            <w:r w:rsidR="003D148E">
              <w:rPr>
                <w:noProof/>
                <w:webHidden/>
              </w:rPr>
              <w:t>10</w:t>
            </w:r>
            <w:r w:rsidR="003D148E">
              <w:rPr>
                <w:noProof/>
                <w:webHidden/>
              </w:rPr>
              <w:fldChar w:fldCharType="end"/>
            </w:r>
          </w:hyperlink>
        </w:p>
        <w:p w14:paraId="3E55B451" w14:textId="6D686619"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10" w:history="1">
            <w:r w:rsidR="003D148E" w:rsidRPr="00EA3280">
              <w:rPr>
                <w:rStyle w:val="Hipervnculo"/>
                <w:rFonts w:ascii="Symbol" w:eastAsia="Calibri" w:hAnsi="Symbol" w:cs="Times New Roman"/>
                <w:noProof/>
              </w:rPr>
              <w:t>·</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Elementos de computo</w:t>
            </w:r>
            <w:r w:rsidR="003D148E">
              <w:rPr>
                <w:noProof/>
                <w:webHidden/>
              </w:rPr>
              <w:tab/>
            </w:r>
            <w:r w:rsidR="003D148E">
              <w:rPr>
                <w:noProof/>
                <w:webHidden/>
              </w:rPr>
              <w:fldChar w:fldCharType="begin"/>
            </w:r>
            <w:r w:rsidR="003D148E">
              <w:rPr>
                <w:noProof/>
                <w:webHidden/>
              </w:rPr>
              <w:instrText xml:space="preserve"> PAGEREF _Toc86719210 \h </w:instrText>
            </w:r>
            <w:r w:rsidR="003D148E">
              <w:rPr>
                <w:noProof/>
                <w:webHidden/>
              </w:rPr>
            </w:r>
            <w:r w:rsidR="003D148E">
              <w:rPr>
                <w:noProof/>
                <w:webHidden/>
              </w:rPr>
              <w:fldChar w:fldCharType="separate"/>
            </w:r>
            <w:r w:rsidR="003D148E">
              <w:rPr>
                <w:noProof/>
                <w:webHidden/>
              </w:rPr>
              <w:t>10</w:t>
            </w:r>
            <w:r w:rsidR="003D148E">
              <w:rPr>
                <w:noProof/>
                <w:webHidden/>
              </w:rPr>
              <w:fldChar w:fldCharType="end"/>
            </w:r>
          </w:hyperlink>
        </w:p>
        <w:p w14:paraId="78F3592B" w14:textId="3FB0A4B7"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11" w:history="1">
            <w:r w:rsidR="003D148E" w:rsidRPr="00EA3280">
              <w:rPr>
                <w:rStyle w:val="Hipervnculo"/>
                <w:rFonts w:ascii="Symbol" w:eastAsia="Cambria" w:hAnsi="Symbol" w:cs="Times New Roman"/>
                <w:bCs/>
                <w:noProof/>
              </w:rPr>
              <w:t></w:t>
            </w:r>
            <w:r w:rsidR="003D148E">
              <w:rPr>
                <w:rFonts w:asciiTheme="minorHAnsi" w:eastAsiaTheme="minorEastAsia" w:hAnsiTheme="minorHAnsi" w:cstheme="minorBidi"/>
                <w:noProof/>
                <w:color w:val="auto"/>
                <w:sz w:val="22"/>
              </w:rPr>
              <w:tab/>
            </w:r>
            <w:r w:rsidR="003D148E" w:rsidRPr="00EA3280">
              <w:rPr>
                <w:rStyle w:val="Hipervnculo"/>
                <w:rFonts w:ascii="Times New Roman" w:eastAsia="Cambria" w:hAnsi="Times New Roman" w:cs="Times New Roman"/>
                <w:bCs/>
                <w:noProof/>
              </w:rPr>
              <w:t>Programas requeridos</w:t>
            </w:r>
            <w:r w:rsidR="003D148E">
              <w:rPr>
                <w:noProof/>
                <w:webHidden/>
              </w:rPr>
              <w:tab/>
            </w:r>
            <w:r w:rsidR="003D148E">
              <w:rPr>
                <w:noProof/>
                <w:webHidden/>
              </w:rPr>
              <w:fldChar w:fldCharType="begin"/>
            </w:r>
            <w:r w:rsidR="003D148E">
              <w:rPr>
                <w:noProof/>
                <w:webHidden/>
              </w:rPr>
              <w:instrText xml:space="preserve"> PAGEREF _Toc86719211 \h </w:instrText>
            </w:r>
            <w:r w:rsidR="003D148E">
              <w:rPr>
                <w:noProof/>
                <w:webHidden/>
              </w:rPr>
            </w:r>
            <w:r w:rsidR="003D148E">
              <w:rPr>
                <w:noProof/>
                <w:webHidden/>
              </w:rPr>
              <w:fldChar w:fldCharType="separate"/>
            </w:r>
            <w:r w:rsidR="003D148E">
              <w:rPr>
                <w:noProof/>
                <w:webHidden/>
              </w:rPr>
              <w:t>10</w:t>
            </w:r>
            <w:r w:rsidR="003D148E">
              <w:rPr>
                <w:noProof/>
                <w:webHidden/>
              </w:rPr>
              <w:fldChar w:fldCharType="end"/>
            </w:r>
          </w:hyperlink>
        </w:p>
        <w:p w14:paraId="2AB0CD58" w14:textId="30A5F792"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12" w:history="1">
            <w:r w:rsidR="003D148E" w:rsidRPr="00EA3280">
              <w:rPr>
                <w:rStyle w:val="Hipervnculo"/>
                <w:bCs/>
                <w:noProof/>
              </w:rPr>
              <w:t>1.5.2.</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Limitaciones</w:t>
            </w:r>
            <w:r w:rsidR="003D148E">
              <w:rPr>
                <w:noProof/>
                <w:webHidden/>
              </w:rPr>
              <w:tab/>
            </w:r>
            <w:r w:rsidR="003D148E">
              <w:rPr>
                <w:noProof/>
                <w:webHidden/>
              </w:rPr>
              <w:fldChar w:fldCharType="begin"/>
            </w:r>
            <w:r w:rsidR="003D148E">
              <w:rPr>
                <w:noProof/>
                <w:webHidden/>
              </w:rPr>
              <w:instrText xml:space="preserve"> PAGEREF _Toc86719212 \h </w:instrText>
            </w:r>
            <w:r w:rsidR="003D148E">
              <w:rPr>
                <w:noProof/>
                <w:webHidden/>
              </w:rPr>
            </w:r>
            <w:r w:rsidR="003D148E">
              <w:rPr>
                <w:noProof/>
                <w:webHidden/>
              </w:rPr>
              <w:fldChar w:fldCharType="separate"/>
            </w:r>
            <w:r w:rsidR="003D148E">
              <w:rPr>
                <w:noProof/>
                <w:webHidden/>
              </w:rPr>
              <w:t>11</w:t>
            </w:r>
            <w:r w:rsidR="003D148E">
              <w:rPr>
                <w:noProof/>
                <w:webHidden/>
              </w:rPr>
              <w:fldChar w:fldCharType="end"/>
            </w:r>
          </w:hyperlink>
        </w:p>
        <w:p w14:paraId="5BC27339" w14:textId="1B0BC064"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13" w:history="1">
            <w:r w:rsidR="003D148E" w:rsidRPr="00EA3280">
              <w:rPr>
                <w:rStyle w:val="Hipervnculo"/>
                <w:bCs/>
                <w:noProof/>
              </w:rPr>
              <w:t>2.</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ASPECTOS METODOLÓGICOS</w:t>
            </w:r>
            <w:r w:rsidR="003D148E">
              <w:rPr>
                <w:noProof/>
                <w:webHidden/>
              </w:rPr>
              <w:tab/>
            </w:r>
            <w:r w:rsidR="003D148E">
              <w:rPr>
                <w:noProof/>
                <w:webHidden/>
              </w:rPr>
              <w:fldChar w:fldCharType="begin"/>
            </w:r>
            <w:r w:rsidR="003D148E">
              <w:rPr>
                <w:noProof/>
                <w:webHidden/>
              </w:rPr>
              <w:instrText xml:space="preserve"> PAGEREF _Toc86719213 \h </w:instrText>
            </w:r>
            <w:r w:rsidR="003D148E">
              <w:rPr>
                <w:noProof/>
                <w:webHidden/>
              </w:rPr>
            </w:r>
            <w:r w:rsidR="003D148E">
              <w:rPr>
                <w:noProof/>
                <w:webHidden/>
              </w:rPr>
              <w:fldChar w:fldCharType="separate"/>
            </w:r>
            <w:r w:rsidR="003D148E">
              <w:rPr>
                <w:noProof/>
                <w:webHidden/>
              </w:rPr>
              <w:t>11</w:t>
            </w:r>
            <w:r w:rsidR="003D148E">
              <w:rPr>
                <w:noProof/>
                <w:webHidden/>
              </w:rPr>
              <w:fldChar w:fldCharType="end"/>
            </w:r>
          </w:hyperlink>
        </w:p>
        <w:p w14:paraId="4DCB2BC5" w14:textId="4A6D1EA3"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14" w:history="1">
            <w:r w:rsidR="003D148E" w:rsidRPr="00EA3280">
              <w:rPr>
                <w:rStyle w:val="Hipervnculo"/>
                <w:bCs/>
                <w:noProof/>
              </w:rPr>
              <w:t>2.1.</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DESCRIPCIÓN DE LA METODOLOGÍA</w:t>
            </w:r>
            <w:r w:rsidR="003D148E">
              <w:rPr>
                <w:noProof/>
                <w:webHidden/>
              </w:rPr>
              <w:tab/>
            </w:r>
            <w:r w:rsidR="003D148E">
              <w:rPr>
                <w:noProof/>
                <w:webHidden/>
              </w:rPr>
              <w:fldChar w:fldCharType="begin"/>
            </w:r>
            <w:r w:rsidR="003D148E">
              <w:rPr>
                <w:noProof/>
                <w:webHidden/>
              </w:rPr>
              <w:instrText xml:space="preserve"> PAGEREF _Toc86719214 \h </w:instrText>
            </w:r>
            <w:r w:rsidR="003D148E">
              <w:rPr>
                <w:noProof/>
                <w:webHidden/>
              </w:rPr>
            </w:r>
            <w:r w:rsidR="003D148E">
              <w:rPr>
                <w:noProof/>
                <w:webHidden/>
              </w:rPr>
              <w:fldChar w:fldCharType="separate"/>
            </w:r>
            <w:r w:rsidR="003D148E">
              <w:rPr>
                <w:noProof/>
                <w:webHidden/>
              </w:rPr>
              <w:t>12</w:t>
            </w:r>
            <w:r w:rsidR="003D148E">
              <w:rPr>
                <w:noProof/>
                <w:webHidden/>
              </w:rPr>
              <w:fldChar w:fldCharType="end"/>
            </w:r>
          </w:hyperlink>
        </w:p>
        <w:p w14:paraId="065B0B26" w14:textId="7AC92F46"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15" w:history="1">
            <w:r w:rsidR="003D148E" w:rsidRPr="00EA3280">
              <w:rPr>
                <w:rStyle w:val="Hipervnculo"/>
                <w:bCs/>
                <w:noProof/>
              </w:rPr>
              <w:t>3.</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MARCO DE REFERENCIA</w:t>
            </w:r>
            <w:r w:rsidR="003D148E">
              <w:rPr>
                <w:noProof/>
                <w:webHidden/>
              </w:rPr>
              <w:tab/>
            </w:r>
            <w:r w:rsidR="003D148E">
              <w:rPr>
                <w:noProof/>
                <w:webHidden/>
              </w:rPr>
              <w:fldChar w:fldCharType="begin"/>
            </w:r>
            <w:r w:rsidR="003D148E">
              <w:rPr>
                <w:noProof/>
                <w:webHidden/>
              </w:rPr>
              <w:instrText xml:space="preserve"> PAGEREF _Toc86719215 \h </w:instrText>
            </w:r>
            <w:r w:rsidR="003D148E">
              <w:rPr>
                <w:noProof/>
                <w:webHidden/>
              </w:rPr>
            </w:r>
            <w:r w:rsidR="003D148E">
              <w:rPr>
                <w:noProof/>
                <w:webHidden/>
              </w:rPr>
              <w:fldChar w:fldCharType="separate"/>
            </w:r>
            <w:r w:rsidR="003D148E">
              <w:rPr>
                <w:noProof/>
                <w:webHidden/>
              </w:rPr>
              <w:t>18</w:t>
            </w:r>
            <w:r w:rsidR="003D148E">
              <w:rPr>
                <w:noProof/>
                <w:webHidden/>
              </w:rPr>
              <w:fldChar w:fldCharType="end"/>
            </w:r>
          </w:hyperlink>
        </w:p>
        <w:p w14:paraId="6DC75777" w14:textId="05F80E47"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16" w:history="1">
            <w:r w:rsidR="003D148E" w:rsidRPr="00EA3280">
              <w:rPr>
                <w:rStyle w:val="Hipervnculo"/>
                <w:bCs/>
                <w:noProof/>
              </w:rPr>
              <w:t>3.1.</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MARCO TEÓRICO</w:t>
            </w:r>
            <w:r w:rsidR="003D148E">
              <w:rPr>
                <w:noProof/>
                <w:webHidden/>
              </w:rPr>
              <w:tab/>
            </w:r>
            <w:r w:rsidR="003D148E">
              <w:rPr>
                <w:noProof/>
                <w:webHidden/>
              </w:rPr>
              <w:fldChar w:fldCharType="begin"/>
            </w:r>
            <w:r w:rsidR="003D148E">
              <w:rPr>
                <w:noProof/>
                <w:webHidden/>
              </w:rPr>
              <w:instrText xml:space="preserve"> PAGEREF _Toc86719216 \h </w:instrText>
            </w:r>
            <w:r w:rsidR="003D148E">
              <w:rPr>
                <w:noProof/>
                <w:webHidden/>
              </w:rPr>
            </w:r>
            <w:r w:rsidR="003D148E">
              <w:rPr>
                <w:noProof/>
                <w:webHidden/>
              </w:rPr>
              <w:fldChar w:fldCharType="separate"/>
            </w:r>
            <w:r w:rsidR="003D148E">
              <w:rPr>
                <w:noProof/>
                <w:webHidden/>
              </w:rPr>
              <w:t>18</w:t>
            </w:r>
            <w:r w:rsidR="003D148E">
              <w:rPr>
                <w:noProof/>
                <w:webHidden/>
              </w:rPr>
              <w:fldChar w:fldCharType="end"/>
            </w:r>
          </w:hyperlink>
        </w:p>
        <w:p w14:paraId="137365F2" w14:textId="3A25B41F"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17" w:history="1">
            <w:r w:rsidR="003D148E" w:rsidRPr="00EA3280">
              <w:rPr>
                <w:rStyle w:val="Hipervnculo"/>
                <w:bCs/>
                <w:noProof/>
                <w:lang w:eastAsia="en-US"/>
              </w:rPr>
              <w:t>3.1.1.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lang w:eastAsia="en-US"/>
              </w:rPr>
              <w:t>Sistemas De Gestión</w:t>
            </w:r>
            <w:r w:rsidR="003D148E">
              <w:rPr>
                <w:noProof/>
                <w:webHidden/>
              </w:rPr>
              <w:tab/>
            </w:r>
            <w:r w:rsidR="003D148E">
              <w:rPr>
                <w:noProof/>
                <w:webHidden/>
              </w:rPr>
              <w:fldChar w:fldCharType="begin"/>
            </w:r>
            <w:r w:rsidR="003D148E">
              <w:rPr>
                <w:noProof/>
                <w:webHidden/>
              </w:rPr>
              <w:instrText xml:space="preserve"> PAGEREF _Toc86719217 \h </w:instrText>
            </w:r>
            <w:r w:rsidR="003D148E">
              <w:rPr>
                <w:noProof/>
                <w:webHidden/>
              </w:rPr>
            </w:r>
            <w:r w:rsidR="003D148E">
              <w:rPr>
                <w:noProof/>
                <w:webHidden/>
              </w:rPr>
              <w:fldChar w:fldCharType="separate"/>
            </w:r>
            <w:r w:rsidR="003D148E">
              <w:rPr>
                <w:noProof/>
                <w:webHidden/>
              </w:rPr>
              <w:t>18</w:t>
            </w:r>
            <w:r w:rsidR="003D148E">
              <w:rPr>
                <w:noProof/>
                <w:webHidden/>
              </w:rPr>
              <w:fldChar w:fldCharType="end"/>
            </w:r>
          </w:hyperlink>
        </w:p>
        <w:p w14:paraId="4D1AB62D" w14:textId="61E0070C"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18" w:history="1">
            <w:r w:rsidR="003D148E" w:rsidRPr="00EA3280">
              <w:rPr>
                <w:rStyle w:val="Hipervnculo"/>
                <w:bCs/>
                <w:noProof/>
                <w:lang w:eastAsia="en-US"/>
              </w:rPr>
              <w:t>3.1.2.</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lang w:eastAsia="en-US"/>
              </w:rPr>
              <w:t>Sistema De Información</w:t>
            </w:r>
            <w:r w:rsidR="003D148E">
              <w:rPr>
                <w:noProof/>
                <w:webHidden/>
              </w:rPr>
              <w:tab/>
            </w:r>
            <w:r w:rsidR="003D148E">
              <w:rPr>
                <w:noProof/>
                <w:webHidden/>
              </w:rPr>
              <w:fldChar w:fldCharType="begin"/>
            </w:r>
            <w:r w:rsidR="003D148E">
              <w:rPr>
                <w:noProof/>
                <w:webHidden/>
              </w:rPr>
              <w:instrText xml:space="preserve"> PAGEREF _Toc86719218 \h </w:instrText>
            </w:r>
            <w:r w:rsidR="003D148E">
              <w:rPr>
                <w:noProof/>
                <w:webHidden/>
              </w:rPr>
            </w:r>
            <w:r w:rsidR="003D148E">
              <w:rPr>
                <w:noProof/>
                <w:webHidden/>
              </w:rPr>
              <w:fldChar w:fldCharType="separate"/>
            </w:r>
            <w:r w:rsidR="003D148E">
              <w:rPr>
                <w:noProof/>
                <w:webHidden/>
              </w:rPr>
              <w:t>19</w:t>
            </w:r>
            <w:r w:rsidR="003D148E">
              <w:rPr>
                <w:noProof/>
                <w:webHidden/>
              </w:rPr>
              <w:fldChar w:fldCharType="end"/>
            </w:r>
          </w:hyperlink>
        </w:p>
        <w:p w14:paraId="14CBBE35" w14:textId="3B28AE10"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19" w:history="1">
            <w:r w:rsidR="003D148E" w:rsidRPr="00EA3280">
              <w:rPr>
                <w:rStyle w:val="Hipervnculo"/>
                <w:bCs/>
                <w:noProof/>
              </w:rPr>
              <w:t>3.1.3.</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bCs/>
                <w:noProof/>
              </w:rPr>
              <w:t>Sistema de inventario</w:t>
            </w:r>
            <w:r w:rsidR="003D148E">
              <w:rPr>
                <w:noProof/>
                <w:webHidden/>
              </w:rPr>
              <w:tab/>
            </w:r>
            <w:r w:rsidR="003D148E">
              <w:rPr>
                <w:noProof/>
                <w:webHidden/>
              </w:rPr>
              <w:fldChar w:fldCharType="begin"/>
            </w:r>
            <w:r w:rsidR="003D148E">
              <w:rPr>
                <w:noProof/>
                <w:webHidden/>
              </w:rPr>
              <w:instrText xml:space="preserve"> PAGEREF _Toc86719219 \h </w:instrText>
            </w:r>
            <w:r w:rsidR="003D148E">
              <w:rPr>
                <w:noProof/>
                <w:webHidden/>
              </w:rPr>
            </w:r>
            <w:r w:rsidR="003D148E">
              <w:rPr>
                <w:noProof/>
                <w:webHidden/>
              </w:rPr>
              <w:fldChar w:fldCharType="separate"/>
            </w:r>
            <w:r w:rsidR="003D148E">
              <w:rPr>
                <w:noProof/>
                <w:webHidden/>
              </w:rPr>
              <w:t>20</w:t>
            </w:r>
            <w:r w:rsidR="003D148E">
              <w:rPr>
                <w:noProof/>
                <w:webHidden/>
              </w:rPr>
              <w:fldChar w:fldCharType="end"/>
            </w:r>
          </w:hyperlink>
        </w:p>
        <w:p w14:paraId="674CB345" w14:textId="36E6A97C"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20" w:history="1">
            <w:r w:rsidR="003D148E" w:rsidRPr="00EA3280">
              <w:rPr>
                <w:rStyle w:val="Hipervnculo"/>
                <w:bCs/>
                <w:noProof/>
              </w:rPr>
              <w:t>3.2.</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ANTECEDENTES</w:t>
            </w:r>
            <w:r w:rsidR="003D148E">
              <w:rPr>
                <w:noProof/>
                <w:webHidden/>
              </w:rPr>
              <w:tab/>
            </w:r>
            <w:r w:rsidR="003D148E">
              <w:rPr>
                <w:noProof/>
                <w:webHidden/>
              </w:rPr>
              <w:fldChar w:fldCharType="begin"/>
            </w:r>
            <w:r w:rsidR="003D148E">
              <w:rPr>
                <w:noProof/>
                <w:webHidden/>
              </w:rPr>
              <w:instrText xml:space="preserve"> PAGEREF _Toc86719220 \h </w:instrText>
            </w:r>
            <w:r w:rsidR="003D148E">
              <w:rPr>
                <w:noProof/>
                <w:webHidden/>
              </w:rPr>
            </w:r>
            <w:r w:rsidR="003D148E">
              <w:rPr>
                <w:noProof/>
                <w:webHidden/>
              </w:rPr>
              <w:fldChar w:fldCharType="separate"/>
            </w:r>
            <w:r w:rsidR="003D148E">
              <w:rPr>
                <w:noProof/>
                <w:webHidden/>
              </w:rPr>
              <w:t>22</w:t>
            </w:r>
            <w:r w:rsidR="003D148E">
              <w:rPr>
                <w:noProof/>
                <w:webHidden/>
              </w:rPr>
              <w:fldChar w:fldCharType="end"/>
            </w:r>
          </w:hyperlink>
        </w:p>
        <w:p w14:paraId="04864ADE" w14:textId="544A01BC"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21" w:history="1">
            <w:r w:rsidR="003D148E" w:rsidRPr="00EA3280">
              <w:rPr>
                <w:rStyle w:val="Hipervnculo"/>
                <w:bCs/>
                <w:noProof/>
              </w:rPr>
              <w:t>3.3.</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MARCO LEGAL</w:t>
            </w:r>
            <w:r w:rsidR="003D148E">
              <w:rPr>
                <w:noProof/>
                <w:webHidden/>
              </w:rPr>
              <w:tab/>
            </w:r>
            <w:r w:rsidR="003D148E">
              <w:rPr>
                <w:noProof/>
                <w:webHidden/>
              </w:rPr>
              <w:fldChar w:fldCharType="begin"/>
            </w:r>
            <w:r w:rsidR="003D148E">
              <w:rPr>
                <w:noProof/>
                <w:webHidden/>
              </w:rPr>
              <w:instrText xml:space="preserve"> PAGEREF _Toc86719221 \h </w:instrText>
            </w:r>
            <w:r w:rsidR="003D148E">
              <w:rPr>
                <w:noProof/>
                <w:webHidden/>
              </w:rPr>
            </w:r>
            <w:r w:rsidR="003D148E">
              <w:rPr>
                <w:noProof/>
                <w:webHidden/>
              </w:rPr>
              <w:fldChar w:fldCharType="separate"/>
            </w:r>
            <w:r w:rsidR="003D148E">
              <w:rPr>
                <w:noProof/>
                <w:webHidden/>
              </w:rPr>
              <w:t>24</w:t>
            </w:r>
            <w:r w:rsidR="003D148E">
              <w:rPr>
                <w:noProof/>
                <w:webHidden/>
              </w:rPr>
              <w:fldChar w:fldCharType="end"/>
            </w:r>
          </w:hyperlink>
        </w:p>
        <w:p w14:paraId="2EF2D03C" w14:textId="178BE957"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22" w:history="1">
            <w:r w:rsidR="003D148E" w:rsidRPr="00EA3280">
              <w:rPr>
                <w:rStyle w:val="Hipervnculo"/>
                <w:bCs/>
                <w:noProof/>
              </w:rPr>
              <w:t>4.</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DESARROLLO DEL PROYECTO</w:t>
            </w:r>
            <w:r w:rsidR="003D148E">
              <w:rPr>
                <w:noProof/>
                <w:webHidden/>
              </w:rPr>
              <w:tab/>
            </w:r>
            <w:r w:rsidR="003D148E">
              <w:rPr>
                <w:noProof/>
                <w:webHidden/>
              </w:rPr>
              <w:fldChar w:fldCharType="begin"/>
            </w:r>
            <w:r w:rsidR="003D148E">
              <w:rPr>
                <w:noProof/>
                <w:webHidden/>
              </w:rPr>
              <w:instrText xml:space="preserve"> PAGEREF _Toc86719222 \h </w:instrText>
            </w:r>
            <w:r w:rsidR="003D148E">
              <w:rPr>
                <w:noProof/>
                <w:webHidden/>
              </w:rPr>
            </w:r>
            <w:r w:rsidR="003D148E">
              <w:rPr>
                <w:noProof/>
                <w:webHidden/>
              </w:rPr>
              <w:fldChar w:fldCharType="separate"/>
            </w:r>
            <w:r w:rsidR="003D148E">
              <w:rPr>
                <w:noProof/>
                <w:webHidden/>
              </w:rPr>
              <w:t>27</w:t>
            </w:r>
            <w:r w:rsidR="003D148E">
              <w:rPr>
                <w:noProof/>
                <w:webHidden/>
              </w:rPr>
              <w:fldChar w:fldCharType="end"/>
            </w:r>
          </w:hyperlink>
        </w:p>
        <w:p w14:paraId="342B605E" w14:textId="252C3610"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23" w:history="1">
            <w:r w:rsidR="003D148E" w:rsidRPr="00EA3280">
              <w:rPr>
                <w:rStyle w:val="Hipervnculo"/>
                <w:bCs/>
                <w:noProof/>
              </w:rPr>
              <w:t>4.1.</w:t>
            </w:r>
            <w:r w:rsidR="003D148E">
              <w:rPr>
                <w:rFonts w:asciiTheme="minorHAnsi" w:eastAsiaTheme="minorEastAsia" w:hAnsiTheme="minorHAnsi" w:cstheme="minorBidi"/>
                <w:noProof/>
                <w:color w:val="auto"/>
                <w:sz w:val="22"/>
              </w:rPr>
              <w:tab/>
            </w:r>
            <w:r w:rsidR="003D148E" w:rsidRPr="00EA3280">
              <w:rPr>
                <w:rStyle w:val="Hipervnculo"/>
                <w:rFonts w:ascii="Times New Roman" w:eastAsia="Calibri" w:hAnsi="Times New Roman" w:cs="Times New Roman"/>
                <w:noProof/>
              </w:rPr>
              <w:t>Sprint</w:t>
            </w:r>
            <w:r w:rsidR="003D148E">
              <w:rPr>
                <w:noProof/>
                <w:webHidden/>
              </w:rPr>
              <w:tab/>
            </w:r>
            <w:r w:rsidR="003D148E">
              <w:rPr>
                <w:noProof/>
                <w:webHidden/>
              </w:rPr>
              <w:fldChar w:fldCharType="begin"/>
            </w:r>
            <w:r w:rsidR="003D148E">
              <w:rPr>
                <w:noProof/>
                <w:webHidden/>
              </w:rPr>
              <w:instrText xml:space="preserve"> PAGEREF _Toc86719223 \h </w:instrText>
            </w:r>
            <w:r w:rsidR="003D148E">
              <w:rPr>
                <w:noProof/>
                <w:webHidden/>
              </w:rPr>
            </w:r>
            <w:r w:rsidR="003D148E">
              <w:rPr>
                <w:noProof/>
                <w:webHidden/>
              </w:rPr>
              <w:fldChar w:fldCharType="separate"/>
            </w:r>
            <w:r w:rsidR="003D148E">
              <w:rPr>
                <w:noProof/>
                <w:webHidden/>
              </w:rPr>
              <w:t>27</w:t>
            </w:r>
            <w:r w:rsidR="003D148E">
              <w:rPr>
                <w:noProof/>
                <w:webHidden/>
              </w:rPr>
              <w:fldChar w:fldCharType="end"/>
            </w:r>
          </w:hyperlink>
        </w:p>
        <w:p w14:paraId="7F1CD66E" w14:textId="36D13B38"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24" w:history="1">
            <w:r w:rsidR="003D148E" w:rsidRPr="00EA3280">
              <w:rPr>
                <w:rStyle w:val="Hipervnculo"/>
                <w:bCs/>
                <w:noProof/>
              </w:rPr>
              <w:t>4.1.1.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Sprint 1</w:t>
            </w:r>
            <w:r w:rsidR="003D148E">
              <w:rPr>
                <w:noProof/>
                <w:webHidden/>
              </w:rPr>
              <w:tab/>
            </w:r>
            <w:r w:rsidR="003D148E">
              <w:rPr>
                <w:noProof/>
                <w:webHidden/>
              </w:rPr>
              <w:fldChar w:fldCharType="begin"/>
            </w:r>
            <w:r w:rsidR="003D148E">
              <w:rPr>
                <w:noProof/>
                <w:webHidden/>
              </w:rPr>
              <w:instrText xml:space="preserve"> PAGEREF _Toc86719224 \h </w:instrText>
            </w:r>
            <w:r w:rsidR="003D148E">
              <w:rPr>
                <w:noProof/>
                <w:webHidden/>
              </w:rPr>
            </w:r>
            <w:r w:rsidR="003D148E">
              <w:rPr>
                <w:noProof/>
                <w:webHidden/>
              </w:rPr>
              <w:fldChar w:fldCharType="separate"/>
            </w:r>
            <w:r w:rsidR="003D148E">
              <w:rPr>
                <w:noProof/>
                <w:webHidden/>
              </w:rPr>
              <w:t>27</w:t>
            </w:r>
            <w:r w:rsidR="003D148E">
              <w:rPr>
                <w:noProof/>
                <w:webHidden/>
              </w:rPr>
              <w:fldChar w:fldCharType="end"/>
            </w:r>
          </w:hyperlink>
        </w:p>
        <w:p w14:paraId="105B2377" w14:textId="0AD49E13"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25" w:history="1">
            <w:r w:rsidR="003D148E" w:rsidRPr="00EA3280">
              <w:rPr>
                <w:rStyle w:val="Hipervnculo"/>
                <w:bCs/>
                <w:noProof/>
              </w:rPr>
              <w:t>4.1.2.</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Sprint 2</w:t>
            </w:r>
            <w:r w:rsidR="003D148E">
              <w:rPr>
                <w:noProof/>
                <w:webHidden/>
              </w:rPr>
              <w:tab/>
            </w:r>
            <w:r w:rsidR="003D148E">
              <w:rPr>
                <w:noProof/>
                <w:webHidden/>
              </w:rPr>
              <w:fldChar w:fldCharType="begin"/>
            </w:r>
            <w:r w:rsidR="003D148E">
              <w:rPr>
                <w:noProof/>
                <w:webHidden/>
              </w:rPr>
              <w:instrText xml:space="preserve"> PAGEREF _Toc86719225 \h </w:instrText>
            </w:r>
            <w:r w:rsidR="003D148E">
              <w:rPr>
                <w:noProof/>
                <w:webHidden/>
              </w:rPr>
            </w:r>
            <w:r w:rsidR="003D148E">
              <w:rPr>
                <w:noProof/>
                <w:webHidden/>
              </w:rPr>
              <w:fldChar w:fldCharType="separate"/>
            </w:r>
            <w:r w:rsidR="003D148E">
              <w:rPr>
                <w:noProof/>
                <w:webHidden/>
              </w:rPr>
              <w:t>28</w:t>
            </w:r>
            <w:r w:rsidR="003D148E">
              <w:rPr>
                <w:noProof/>
                <w:webHidden/>
              </w:rPr>
              <w:fldChar w:fldCharType="end"/>
            </w:r>
          </w:hyperlink>
        </w:p>
        <w:p w14:paraId="136C361E" w14:textId="73D357C9"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26" w:history="1">
            <w:r w:rsidR="003D148E" w:rsidRPr="00EA3280">
              <w:rPr>
                <w:rStyle w:val="Hipervnculo"/>
                <w:bCs/>
                <w:noProof/>
              </w:rPr>
              <w:t>4.1.3.</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Sprint 3</w:t>
            </w:r>
            <w:r w:rsidR="003D148E">
              <w:rPr>
                <w:noProof/>
                <w:webHidden/>
              </w:rPr>
              <w:tab/>
            </w:r>
            <w:r w:rsidR="003D148E">
              <w:rPr>
                <w:noProof/>
                <w:webHidden/>
              </w:rPr>
              <w:fldChar w:fldCharType="begin"/>
            </w:r>
            <w:r w:rsidR="003D148E">
              <w:rPr>
                <w:noProof/>
                <w:webHidden/>
              </w:rPr>
              <w:instrText xml:space="preserve"> PAGEREF _Toc86719226 \h </w:instrText>
            </w:r>
            <w:r w:rsidR="003D148E">
              <w:rPr>
                <w:noProof/>
                <w:webHidden/>
              </w:rPr>
            </w:r>
            <w:r w:rsidR="003D148E">
              <w:rPr>
                <w:noProof/>
                <w:webHidden/>
              </w:rPr>
              <w:fldChar w:fldCharType="separate"/>
            </w:r>
            <w:r w:rsidR="003D148E">
              <w:rPr>
                <w:noProof/>
                <w:webHidden/>
              </w:rPr>
              <w:t>28</w:t>
            </w:r>
            <w:r w:rsidR="003D148E">
              <w:rPr>
                <w:noProof/>
                <w:webHidden/>
              </w:rPr>
              <w:fldChar w:fldCharType="end"/>
            </w:r>
          </w:hyperlink>
        </w:p>
        <w:p w14:paraId="3964E4FB" w14:textId="259DC5FD"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27" w:history="1">
            <w:r w:rsidR="003D148E" w:rsidRPr="00EA3280">
              <w:rPr>
                <w:rStyle w:val="Hipervnculo"/>
                <w:bCs/>
                <w:noProof/>
              </w:rPr>
              <w:t>4.2.</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REQUERIMIENTOS FUNCIONALES:</w:t>
            </w:r>
            <w:r w:rsidR="003D148E">
              <w:rPr>
                <w:noProof/>
                <w:webHidden/>
              </w:rPr>
              <w:tab/>
            </w:r>
            <w:r w:rsidR="003D148E">
              <w:rPr>
                <w:noProof/>
                <w:webHidden/>
              </w:rPr>
              <w:fldChar w:fldCharType="begin"/>
            </w:r>
            <w:r w:rsidR="003D148E">
              <w:rPr>
                <w:noProof/>
                <w:webHidden/>
              </w:rPr>
              <w:instrText xml:space="preserve"> PAGEREF _Toc86719227 \h </w:instrText>
            </w:r>
            <w:r w:rsidR="003D148E">
              <w:rPr>
                <w:noProof/>
                <w:webHidden/>
              </w:rPr>
            </w:r>
            <w:r w:rsidR="003D148E">
              <w:rPr>
                <w:noProof/>
                <w:webHidden/>
              </w:rPr>
              <w:fldChar w:fldCharType="separate"/>
            </w:r>
            <w:r w:rsidR="003D148E">
              <w:rPr>
                <w:noProof/>
                <w:webHidden/>
              </w:rPr>
              <w:t>29</w:t>
            </w:r>
            <w:r w:rsidR="003D148E">
              <w:rPr>
                <w:noProof/>
                <w:webHidden/>
              </w:rPr>
              <w:fldChar w:fldCharType="end"/>
            </w:r>
          </w:hyperlink>
        </w:p>
        <w:p w14:paraId="6EB140FB" w14:textId="4722664D"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28" w:history="1">
            <w:r w:rsidR="003D148E" w:rsidRPr="00EA3280">
              <w:rPr>
                <w:rStyle w:val="Hipervnculo"/>
                <w:bCs/>
                <w:noProof/>
              </w:rPr>
              <w:t>4.3.</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REQUERIMIENTOS NO FUNCIONALES</w:t>
            </w:r>
            <w:r w:rsidR="003D148E">
              <w:rPr>
                <w:noProof/>
                <w:webHidden/>
              </w:rPr>
              <w:tab/>
            </w:r>
            <w:r w:rsidR="003D148E">
              <w:rPr>
                <w:noProof/>
                <w:webHidden/>
              </w:rPr>
              <w:fldChar w:fldCharType="begin"/>
            </w:r>
            <w:r w:rsidR="003D148E">
              <w:rPr>
                <w:noProof/>
                <w:webHidden/>
              </w:rPr>
              <w:instrText xml:space="preserve"> PAGEREF _Toc86719228 \h </w:instrText>
            </w:r>
            <w:r w:rsidR="003D148E">
              <w:rPr>
                <w:noProof/>
                <w:webHidden/>
              </w:rPr>
            </w:r>
            <w:r w:rsidR="003D148E">
              <w:rPr>
                <w:noProof/>
                <w:webHidden/>
              </w:rPr>
              <w:fldChar w:fldCharType="separate"/>
            </w:r>
            <w:r w:rsidR="003D148E">
              <w:rPr>
                <w:noProof/>
                <w:webHidden/>
              </w:rPr>
              <w:t>32</w:t>
            </w:r>
            <w:r w:rsidR="003D148E">
              <w:rPr>
                <w:noProof/>
                <w:webHidden/>
              </w:rPr>
              <w:fldChar w:fldCharType="end"/>
            </w:r>
          </w:hyperlink>
        </w:p>
        <w:p w14:paraId="2116C82F" w14:textId="153C09AC"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29" w:history="1">
            <w:r w:rsidR="003D148E" w:rsidRPr="00EA3280">
              <w:rPr>
                <w:rStyle w:val="Hipervnculo"/>
                <w:bCs/>
                <w:noProof/>
                <w:lang w:eastAsia="en-US"/>
              </w:rPr>
              <w:t>4.4.</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lang w:eastAsia="en-US"/>
              </w:rPr>
              <w:t>Diagramas</w:t>
            </w:r>
            <w:r w:rsidR="003D148E">
              <w:rPr>
                <w:noProof/>
                <w:webHidden/>
              </w:rPr>
              <w:tab/>
            </w:r>
            <w:r w:rsidR="003D148E">
              <w:rPr>
                <w:noProof/>
                <w:webHidden/>
              </w:rPr>
              <w:fldChar w:fldCharType="begin"/>
            </w:r>
            <w:r w:rsidR="003D148E">
              <w:rPr>
                <w:noProof/>
                <w:webHidden/>
              </w:rPr>
              <w:instrText xml:space="preserve"> PAGEREF _Toc86719229 \h </w:instrText>
            </w:r>
            <w:r w:rsidR="003D148E">
              <w:rPr>
                <w:noProof/>
                <w:webHidden/>
              </w:rPr>
            </w:r>
            <w:r w:rsidR="003D148E">
              <w:rPr>
                <w:noProof/>
                <w:webHidden/>
              </w:rPr>
              <w:fldChar w:fldCharType="separate"/>
            </w:r>
            <w:r w:rsidR="003D148E">
              <w:rPr>
                <w:noProof/>
                <w:webHidden/>
              </w:rPr>
              <w:t>33</w:t>
            </w:r>
            <w:r w:rsidR="003D148E">
              <w:rPr>
                <w:noProof/>
                <w:webHidden/>
              </w:rPr>
              <w:fldChar w:fldCharType="end"/>
            </w:r>
          </w:hyperlink>
        </w:p>
        <w:p w14:paraId="020A753D" w14:textId="53FFFFAA"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30" w:history="1">
            <w:r w:rsidR="003D148E" w:rsidRPr="00EA3280">
              <w:rPr>
                <w:rStyle w:val="Hipervnculo"/>
                <w:bCs/>
                <w:noProof/>
                <w:lang w:eastAsia="en-US"/>
              </w:rPr>
              <w:t>4.4.1.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lang w:eastAsia="en-US"/>
              </w:rPr>
              <w:t>Diagrama de Casos de Uso</w:t>
            </w:r>
            <w:r w:rsidR="003D148E">
              <w:rPr>
                <w:noProof/>
                <w:webHidden/>
              </w:rPr>
              <w:tab/>
            </w:r>
            <w:r w:rsidR="003D148E">
              <w:rPr>
                <w:noProof/>
                <w:webHidden/>
              </w:rPr>
              <w:fldChar w:fldCharType="begin"/>
            </w:r>
            <w:r w:rsidR="003D148E">
              <w:rPr>
                <w:noProof/>
                <w:webHidden/>
              </w:rPr>
              <w:instrText xml:space="preserve"> PAGEREF _Toc86719230 \h </w:instrText>
            </w:r>
            <w:r w:rsidR="003D148E">
              <w:rPr>
                <w:noProof/>
                <w:webHidden/>
              </w:rPr>
            </w:r>
            <w:r w:rsidR="003D148E">
              <w:rPr>
                <w:noProof/>
                <w:webHidden/>
              </w:rPr>
              <w:fldChar w:fldCharType="separate"/>
            </w:r>
            <w:r w:rsidR="003D148E">
              <w:rPr>
                <w:noProof/>
                <w:webHidden/>
              </w:rPr>
              <w:t>33</w:t>
            </w:r>
            <w:r w:rsidR="003D148E">
              <w:rPr>
                <w:noProof/>
                <w:webHidden/>
              </w:rPr>
              <w:fldChar w:fldCharType="end"/>
            </w:r>
          </w:hyperlink>
        </w:p>
        <w:p w14:paraId="6640678B" w14:textId="3E50BF30"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31" w:history="1">
            <w:r w:rsidR="003D148E" w:rsidRPr="00EA3280">
              <w:rPr>
                <w:rStyle w:val="Hipervnculo"/>
                <w:rFonts w:ascii="Symbol" w:hAnsi="Symbol" w:cs="Times New Roman"/>
                <w:noProof/>
                <w:lang w:eastAsia="en-US"/>
              </w:rPr>
              <w:t></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lang w:eastAsia="en-US"/>
              </w:rPr>
              <w:t>Diagrama de Clases</w:t>
            </w:r>
            <w:r w:rsidR="003D148E">
              <w:rPr>
                <w:noProof/>
                <w:webHidden/>
              </w:rPr>
              <w:tab/>
            </w:r>
            <w:r w:rsidR="003D148E">
              <w:rPr>
                <w:noProof/>
                <w:webHidden/>
              </w:rPr>
              <w:fldChar w:fldCharType="begin"/>
            </w:r>
            <w:r w:rsidR="003D148E">
              <w:rPr>
                <w:noProof/>
                <w:webHidden/>
              </w:rPr>
              <w:instrText xml:space="preserve"> PAGEREF _Toc86719231 \h </w:instrText>
            </w:r>
            <w:r w:rsidR="003D148E">
              <w:rPr>
                <w:noProof/>
                <w:webHidden/>
              </w:rPr>
            </w:r>
            <w:r w:rsidR="003D148E">
              <w:rPr>
                <w:noProof/>
                <w:webHidden/>
              </w:rPr>
              <w:fldChar w:fldCharType="separate"/>
            </w:r>
            <w:r w:rsidR="003D148E">
              <w:rPr>
                <w:noProof/>
                <w:webHidden/>
              </w:rPr>
              <w:t>34</w:t>
            </w:r>
            <w:r w:rsidR="003D148E">
              <w:rPr>
                <w:noProof/>
                <w:webHidden/>
              </w:rPr>
              <w:fldChar w:fldCharType="end"/>
            </w:r>
          </w:hyperlink>
        </w:p>
        <w:p w14:paraId="4FD13D27" w14:textId="1B8332A3"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32" w:history="1">
            <w:r w:rsidR="003D148E" w:rsidRPr="00EA3280">
              <w:rPr>
                <w:rStyle w:val="Hipervnculo"/>
                <w:rFonts w:ascii="Symbol" w:hAnsi="Symbol" w:cs="Times New Roman"/>
                <w:noProof/>
                <w:lang w:eastAsia="en-US"/>
              </w:rPr>
              <w:t></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lang w:eastAsia="en-US"/>
              </w:rPr>
              <w:t>Diagrama Entidad – Relación</w:t>
            </w:r>
            <w:r w:rsidR="003D148E">
              <w:rPr>
                <w:noProof/>
                <w:webHidden/>
              </w:rPr>
              <w:tab/>
            </w:r>
            <w:r w:rsidR="003D148E">
              <w:rPr>
                <w:noProof/>
                <w:webHidden/>
              </w:rPr>
              <w:fldChar w:fldCharType="begin"/>
            </w:r>
            <w:r w:rsidR="003D148E">
              <w:rPr>
                <w:noProof/>
                <w:webHidden/>
              </w:rPr>
              <w:instrText xml:space="preserve"> PAGEREF _Toc86719232 \h </w:instrText>
            </w:r>
            <w:r w:rsidR="003D148E">
              <w:rPr>
                <w:noProof/>
                <w:webHidden/>
              </w:rPr>
            </w:r>
            <w:r w:rsidR="003D148E">
              <w:rPr>
                <w:noProof/>
                <w:webHidden/>
              </w:rPr>
              <w:fldChar w:fldCharType="separate"/>
            </w:r>
            <w:r w:rsidR="003D148E">
              <w:rPr>
                <w:noProof/>
                <w:webHidden/>
              </w:rPr>
              <w:t>35</w:t>
            </w:r>
            <w:r w:rsidR="003D148E">
              <w:rPr>
                <w:noProof/>
                <w:webHidden/>
              </w:rPr>
              <w:fldChar w:fldCharType="end"/>
            </w:r>
          </w:hyperlink>
        </w:p>
        <w:p w14:paraId="2923E31A" w14:textId="4123F796"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33" w:history="1">
            <w:r w:rsidR="003D148E" w:rsidRPr="00EA3280">
              <w:rPr>
                <w:rStyle w:val="Hipervnculo"/>
                <w:bCs/>
                <w:noProof/>
              </w:rPr>
              <w:t>4.5.</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Notas de Versiones</w:t>
            </w:r>
            <w:r w:rsidR="003D148E">
              <w:rPr>
                <w:noProof/>
                <w:webHidden/>
              </w:rPr>
              <w:tab/>
            </w:r>
            <w:r w:rsidR="003D148E">
              <w:rPr>
                <w:noProof/>
                <w:webHidden/>
              </w:rPr>
              <w:fldChar w:fldCharType="begin"/>
            </w:r>
            <w:r w:rsidR="003D148E">
              <w:rPr>
                <w:noProof/>
                <w:webHidden/>
              </w:rPr>
              <w:instrText xml:space="preserve"> PAGEREF _Toc86719233 \h </w:instrText>
            </w:r>
            <w:r w:rsidR="003D148E">
              <w:rPr>
                <w:noProof/>
                <w:webHidden/>
              </w:rPr>
            </w:r>
            <w:r w:rsidR="003D148E">
              <w:rPr>
                <w:noProof/>
                <w:webHidden/>
              </w:rPr>
              <w:fldChar w:fldCharType="separate"/>
            </w:r>
            <w:r w:rsidR="003D148E">
              <w:rPr>
                <w:noProof/>
                <w:webHidden/>
              </w:rPr>
              <w:t>36</w:t>
            </w:r>
            <w:r w:rsidR="003D148E">
              <w:rPr>
                <w:noProof/>
                <w:webHidden/>
              </w:rPr>
              <w:fldChar w:fldCharType="end"/>
            </w:r>
          </w:hyperlink>
        </w:p>
        <w:p w14:paraId="60CC1F6E" w14:textId="0191986B"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34" w:history="1">
            <w:r w:rsidR="003D148E" w:rsidRPr="00EA3280">
              <w:rPr>
                <w:rStyle w:val="Hipervnculo"/>
                <w:bCs/>
                <w:noProof/>
              </w:rPr>
              <w:t>4.5.1.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Notas de la Versión 0.0.1</w:t>
            </w:r>
            <w:r w:rsidR="003D148E">
              <w:rPr>
                <w:noProof/>
                <w:webHidden/>
              </w:rPr>
              <w:tab/>
            </w:r>
            <w:r w:rsidR="003D148E">
              <w:rPr>
                <w:noProof/>
                <w:webHidden/>
              </w:rPr>
              <w:fldChar w:fldCharType="begin"/>
            </w:r>
            <w:r w:rsidR="003D148E">
              <w:rPr>
                <w:noProof/>
                <w:webHidden/>
              </w:rPr>
              <w:instrText xml:space="preserve"> PAGEREF _Toc86719234 \h </w:instrText>
            </w:r>
            <w:r w:rsidR="003D148E">
              <w:rPr>
                <w:noProof/>
                <w:webHidden/>
              </w:rPr>
            </w:r>
            <w:r w:rsidR="003D148E">
              <w:rPr>
                <w:noProof/>
                <w:webHidden/>
              </w:rPr>
              <w:fldChar w:fldCharType="separate"/>
            </w:r>
            <w:r w:rsidR="003D148E">
              <w:rPr>
                <w:noProof/>
                <w:webHidden/>
              </w:rPr>
              <w:t>36</w:t>
            </w:r>
            <w:r w:rsidR="003D148E">
              <w:rPr>
                <w:noProof/>
                <w:webHidden/>
              </w:rPr>
              <w:fldChar w:fldCharType="end"/>
            </w:r>
          </w:hyperlink>
        </w:p>
        <w:p w14:paraId="11DEA7A4" w14:textId="62DCC2BA"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35" w:history="1">
            <w:r w:rsidR="003D148E" w:rsidRPr="00EA3280">
              <w:rPr>
                <w:rStyle w:val="Hipervnculo"/>
                <w:bCs/>
                <w:noProof/>
              </w:rPr>
              <w:t>4.6.</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Interfaces</w:t>
            </w:r>
            <w:r w:rsidR="003D148E">
              <w:rPr>
                <w:noProof/>
                <w:webHidden/>
              </w:rPr>
              <w:tab/>
            </w:r>
            <w:r w:rsidR="003D148E">
              <w:rPr>
                <w:noProof/>
                <w:webHidden/>
              </w:rPr>
              <w:fldChar w:fldCharType="begin"/>
            </w:r>
            <w:r w:rsidR="003D148E">
              <w:rPr>
                <w:noProof/>
                <w:webHidden/>
              </w:rPr>
              <w:instrText xml:space="preserve"> PAGEREF _Toc86719235 \h </w:instrText>
            </w:r>
            <w:r w:rsidR="003D148E">
              <w:rPr>
                <w:noProof/>
                <w:webHidden/>
              </w:rPr>
            </w:r>
            <w:r w:rsidR="003D148E">
              <w:rPr>
                <w:noProof/>
                <w:webHidden/>
              </w:rPr>
              <w:fldChar w:fldCharType="separate"/>
            </w:r>
            <w:r w:rsidR="003D148E">
              <w:rPr>
                <w:noProof/>
                <w:webHidden/>
              </w:rPr>
              <w:t>37</w:t>
            </w:r>
            <w:r w:rsidR="003D148E">
              <w:rPr>
                <w:noProof/>
                <w:webHidden/>
              </w:rPr>
              <w:fldChar w:fldCharType="end"/>
            </w:r>
          </w:hyperlink>
        </w:p>
        <w:p w14:paraId="25D1E88A" w14:textId="190FF5D4"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36" w:history="1">
            <w:r w:rsidR="003D148E" w:rsidRPr="00EA3280">
              <w:rPr>
                <w:rStyle w:val="Hipervnculo"/>
                <w:bCs/>
                <w:noProof/>
              </w:rPr>
              <w:t>4.6.1.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Dentro de la carpeta Clientes:</w:t>
            </w:r>
            <w:r w:rsidR="003D148E">
              <w:rPr>
                <w:noProof/>
                <w:webHidden/>
              </w:rPr>
              <w:tab/>
            </w:r>
            <w:r w:rsidR="003D148E">
              <w:rPr>
                <w:noProof/>
                <w:webHidden/>
              </w:rPr>
              <w:fldChar w:fldCharType="begin"/>
            </w:r>
            <w:r w:rsidR="003D148E">
              <w:rPr>
                <w:noProof/>
                <w:webHidden/>
              </w:rPr>
              <w:instrText xml:space="preserve"> PAGEREF _Toc86719236 \h </w:instrText>
            </w:r>
            <w:r w:rsidR="003D148E">
              <w:rPr>
                <w:noProof/>
                <w:webHidden/>
              </w:rPr>
            </w:r>
            <w:r w:rsidR="003D148E">
              <w:rPr>
                <w:noProof/>
                <w:webHidden/>
              </w:rPr>
              <w:fldChar w:fldCharType="separate"/>
            </w:r>
            <w:r w:rsidR="003D148E">
              <w:rPr>
                <w:noProof/>
                <w:webHidden/>
              </w:rPr>
              <w:t>37</w:t>
            </w:r>
            <w:r w:rsidR="003D148E">
              <w:rPr>
                <w:noProof/>
                <w:webHidden/>
              </w:rPr>
              <w:fldChar w:fldCharType="end"/>
            </w:r>
          </w:hyperlink>
        </w:p>
        <w:p w14:paraId="00D2C530" w14:textId="51F4D452"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37" w:history="1">
            <w:r w:rsidR="003D148E" w:rsidRPr="00EA3280">
              <w:rPr>
                <w:rStyle w:val="Hipervnculo"/>
                <w:bCs/>
                <w:noProof/>
              </w:rPr>
              <w:t>4.6.2.</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Dentro de la carpeta Proveedor</w:t>
            </w:r>
            <w:r w:rsidR="003D148E">
              <w:rPr>
                <w:noProof/>
                <w:webHidden/>
              </w:rPr>
              <w:tab/>
            </w:r>
            <w:r w:rsidR="003D148E">
              <w:rPr>
                <w:noProof/>
                <w:webHidden/>
              </w:rPr>
              <w:fldChar w:fldCharType="begin"/>
            </w:r>
            <w:r w:rsidR="003D148E">
              <w:rPr>
                <w:noProof/>
                <w:webHidden/>
              </w:rPr>
              <w:instrText xml:space="preserve"> PAGEREF _Toc86719237 \h </w:instrText>
            </w:r>
            <w:r w:rsidR="003D148E">
              <w:rPr>
                <w:noProof/>
                <w:webHidden/>
              </w:rPr>
            </w:r>
            <w:r w:rsidR="003D148E">
              <w:rPr>
                <w:noProof/>
                <w:webHidden/>
              </w:rPr>
              <w:fldChar w:fldCharType="separate"/>
            </w:r>
            <w:r w:rsidR="003D148E">
              <w:rPr>
                <w:noProof/>
                <w:webHidden/>
              </w:rPr>
              <w:t>37</w:t>
            </w:r>
            <w:r w:rsidR="003D148E">
              <w:rPr>
                <w:noProof/>
                <w:webHidden/>
              </w:rPr>
              <w:fldChar w:fldCharType="end"/>
            </w:r>
          </w:hyperlink>
        </w:p>
        <w:p w14:paraId="30E367C1" w14:textId="696CBEEC"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38" w:history="1">
            <w:r w:rsidR="003D148E" w:rsidRPr="00EA3280">
              <w:rPr>
                <w:rStyle w:val="Hipervnculo"/>
                <w:bCs/>
                <w:noProof/>
              </w:rPr>
              <w:t>4.6.3.</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Tareas que ejecutara el sistema:</w:t>
            </w:r>
            <w:r w:rsidR="003D148E">
              <w:rPr>
                <w:noProof/>
                <w:webHidden/>
              </w:rPr>
              <w:tab/>
            </w:r>
            <w:r w:rsidR="003D148E">
              <w:rPr>
                <w:noProof/>
                <w:webHidden/>
              </w:rPr>
              <w:fldChar w:fldCharType="begin"/>
            </w:r>
            <w:r w:rsidR="003D148E">
              <w:rPr>
                <w:noProof/>
                <w:webHidden/>
              </w:rPr>
              <w:instrText xml:space="preserve"> PAGEREF _Toc86719238 \h </w:instrText>
            </w:r>
            <w:r w:rsidR="003D148E">
              <w:rPr>
                <w:noProof/>
                <w:webHidden/>
              </w:rPr>
            </w:r>
            <w:r w:rsidR="003D148E">
              <w:rPr>
                <w:noProof/>
                <w:webHidden/>
              </w:rPr>
              <w:fldChar w:fldCharType="separate"/>
            </w:r>
            <w:r w:rsidR="003D148E">
              <w:rPr>
                <w:noProof/>
                <w:webHidden/>
              </w:rPr>
              <w:t>38</w:t>
            </w:r>
            <w:r w:rsidR="003D148E">
              <w:rPr>
                <w:noProof/>
                <w:webHidden/>
              </w:rPr>
              <w:fldChar w:fldCharType="end"/>
            </w:r>
          </w:hyperlink>
        </w:p>
        <w:p w14:paraId="1F101C20" w14:textId="2AB04FDE" w:rsidR="003D148E" w:rsidRDefault="00625695">
          <w:pPr>
            <w:pStyle w:val="TDC2"/>
            <w:tabs>
              <w:tab w:val="left" w:pos="880"/>
              <w:tab w:val="right" w:pos="8831"/>
            </w:tabs>
            <w:rPr>
              <w:rFonts w:asciiTheme="minorHAnsi" w:eastAsiaTheme="minorEastAsia" w:hAnsiTheme="minorHAnsi" w:cstheme="minorBidi"/>
              <w:noProof/>
              <w:color w:val="auto"/>
              <w:sz w:val="22"/>
            </w:rPr>
          </w:pPr>
          <w:hyperlink w:anchor="_Toc86719239" w:history="1">
            <w:r w:rsidR="003D148E" w:rsidRPr="00EA3280">
              <w:rPr>
                <w:rStyle w:val="Hipervnculo"/>
                <w:bCs/>
                <w:noProof/>
              </w:rPr>
              <w:t>4.7.</w:t>
            </w:r>
            <w:r w:rsidR="003D148E">
              <w:rPr>
                <w:rFonts w:asciiTheme="minorHAnsi" w:eastAsiaTheme="minorEastAsia" w:hAnsiTheme="minorHAnsi" w:cstheme="minorBidi"/>
                <w:noProof/>
                <w:color w:val="auto"/>
                <w:sz w:val="22"/>
              </w:rPr>
              <w:tab/>
            </w:r>
            <w:r w:rsidR="003D148E" w:rsidRPr="00EA3280">
              <w:rPr>
                <w:rStyle w:val="Hipervnculo"/>
                <w:rFonts w:ascii="Times New Roman" w:hAnsi="Times New Roman" w:cs="Times New Roman"/>
                <w:noProof/>
              </w:rPr>
              <w:t>Manual de Uso</w:t>
            </w:r>
            <w:r w:rsidR="003D148E">
              <w:rPr>
                <w:noProof/>
                <w:webHidden/>
              </w:rPr>
              <w:tab/>
            </w:r>
            <w:r w:rsidR="003D148E">
              <w:rPr>
                <w:noProof/>
                <w:webHidden/>
              </w:rPr>
              <w:fldChar w:fldCharType="begin"/>
            </w:r>
            <w:r w:rsidR="003D148E">
              <w:rPr>
                <w:noProof/>
                <w:webHidden/>
              </w:rPr>
              <w:instrText xml:space="preserve"> PAGEREF _Toc86719239 \h </w:instrText>
            </w:r>
            <w:r w:rsidR="003D148E">
              <w:rPr>
                <w:noProof/>
                <w:webHidden/>
              </w:rPr>
            </w:r>
            <w:r w:rsidR="003D148E">
              <w:rPr>
                <w:noProof/>
                <w:webHidden/>
              </w:rPr>
              <w:fldChar w:fldCharType="separate"/>
            </w:r>
            <w:r w:rsidR="003D148E">
              <w:rPr>
                <w:noProof/>
                <w:webHidden/>
              </w:rPr>
              <w:t>38</w:t>
            </w:r>
            <w:r w:rsidR="003D148E">
              <w:rPr>
                <w:noProof/>
                <w:webHidden/>
              </w:rPr>
              <w:fldChar w:fldCharType="end"/>
            </w:r>
          </w:hyperlink>
        </w:p>
        <w:p w14:paraId="4813C1C4" w14:textId="0D924A8B" w:rsidR="003D148E" w:rsidRDefault="00625695">
          <w:pPr>
            <w:pStyle w:val="TDC3"/>
            <w:tabs>
              <w:tab w:val="left" w:pos="880"/>
              <w:tab w:val="right" w:pos="8831"/>
            </w:tabs>
            <w:rPr>
              <w:rFonts w:asciiTheme="minorHAnsi" w:eastAsiaTheme="minorEastAsia" w:hAnsiTheme="minorHAnsi" w:cstheme="minorBidi"/>
              <w:noProof/>
              <w:color w:val="auto"/>
            </w:rPr>
          </w:pPr>
          <w:hyperlink w:anchor="_Toc86719240" w:history="1">
            <w:r w:rsidR="003D148E" w:rsidRPr="00EA3280">
              <w:rPr>
                <w:rStyle w:val="Hipervnculo"/>
                <w:bCs/>
                <w:noProof/>
              </w:rPr>
              <w:t>4.7.1.</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INICIO DE SESION Y REGISTRO</w:t>
            </w:r>
            <w:r w:rsidR="003D148E">
              <w:rPr>
                <w:noProof/>
                <w:webHidden/>
              </w:rPr>
              <w:tab/>
            </w:r>
            <w:r w:rsidR="003D148E">
              <w:rPr>
                <w:noProof/>
                <w:webHidden/>
              </w:rPr>
              <w:fldChar w:fldCharType="begin"/>
            </w:r>
            <w:r w:rsidR="003D148E">
              <w:rPr>
                <w:noProof/>
                <w:webHidden/>
              </w:rPr>
              <w:instrText xml:space="preserve"> PAGEREF _Toc86719240 \h </w:instrText>
            </w:r>
            <w:r w:rsidR="003D148E">
              <w:rPr>
                <w:noProof/>
                <w:webHidden/>
              </w:rPr>
            </w:r>
            <w:r w:rsidR="003D148E">
              <w:rPr>
                <w:noProof/>
                <w:webHidden/>
              </w:rPr>
              <w:fldChar w:fldCharType="separate"/>
            </w:r>
            <w:r w:rsidR="003D148E">
              <w:rPr>
                <w:noProof/>
                <w:webHidden/>
              </w:rPr>
              <w:t>38</w:t>
            </w:r>
            <w:r w:rsidR="003D148E">
              <w:rPr>
                <w:noProof/>
                <w:webHidden/>
              </w:rPr>
              <w:fldChar w:fldCharType="end"/>
            </w:r>
          </w:hyperlink>
        </w:p>
        <w:p w14:paraId="38FD5EFF" w14:textId="457EFEBC"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41" w:history="1">
            <w:r w:rsidR="003D148E" w:rsidRPr="00EA3280">
              <w:rPr>
                <w:rStyle w:val="Hipervnculo"/>
                <w:bCs/>
                <w:noProof/>
                <w:lang w:eastAsia="en-US"/>
              </w:rPr>
              <w:t>5.</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lang w:eastAsia="en-US"/>
              </w:rPr>
              <w:t>Boton de Cotizaciones, donde despues de seleccionar los elementos el sistema genera PDF con informacion relacionada sobre los elementos que seran pagados,</w:t>
            </w:r>
            <w:r w:rsidR="003D148E">
              <w:rPr>
                <w:noProof/>
                <w:webHidden/>
              </w:rPr>
              <w:tab/>
            </w:r>
            <w:r w:rsidR="003D148E">
              <w:rPr>
                <w:noProof/>
                <w:webHidden/>
              </w:rPr>
              <w:fldChar w:fldCharType="begin"/>
            </w:r>
            <w:r w:rsidR="003D148E">
              <w:rPr>
                <w:noProof/>
                <w:webHidden/>
              </w:rPr>
              <w:instrText xml:space="preserve"> PAGEREF _Toc86719241 \h </w:instrText>
            </w:r>
            <w:r w:rsidR="003D148E">
              <w:rPr>
                <w:noProof/>
                <w:webHidden/>
              </w:rPr>
            </w:r>
            <w:r w:rsidR="003D148E">
              <w:rPr>
                <w:noProof/>
                <w:webHidden/>
              </w:rPr>
              <w:fldChar w:fldCharType="separate"/>
            </w:r>
            <w:r w:rsidR="003D148E">
              <w:rPr>
                <w:noProof/>
                <w:webHidden/>
              </w:rPr>
              <w:t>58</w:t>
            </w:r>
            <w:r w:rsidR="003D148E">
              <w:rPr>
                <w:noProof/>
                <w:webHidden/>
              </w:rPr>
              <w:fldChar w:fldCharType="end"/>
            </w:r>
          </w:hyperlink>
        </w:p>
        <w:p w14:paraId="6B323640" w14:textId="19810E39"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42" w:history="1">
            <w:r w:rsidR="003D148E" w:rsidRPr="00EA3280">
              <w:rPr>
                <w:rStyle w:val="Hipervnculo"/>
                <w:bCs/>
                <w:noProof/>
                <w:lang w:eastAsia="en-US"/>
              </w:rPr>
              <w:t>6.</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lang w:eastAsia="en-US"/>
              </w:rPr>
              <w:t>Boton de pagos, donde el sistema genera un PDF con la informacion de los elementos comprados, y que luego, debita de las existencias de la base de datos</w:t>
            </w:r>
            <w:r w:rsidR="003D148E">
              <w:rPr>
                <w:noProof/>
                <w:webHidden/>
              </w:rPr>
              <w:tab/>
            </w:r>
            <w:r w:rsidR="003D148E">
              <w:rPr>
                <w:noProof/>
                <w:webHidden/>
              </w:rPr>
              <w:fldChar w:fldCharType="begin"/>
            </w:r>
            <w:r w:rsidR="003D148E">
              <w:rPr>
                <w:noProof/>
                <w:webHidden/>
              </w:rPr>
              <w:instrText xml:space="preserve"> PAGEREF _Toc86719242 \h </w:instrText>
            </w:r>
            <w:r w:rsidR="003D148E">
              <w:rPr>
                <w:noProof/>
                <w:webHidden/>
              </w:rPr>
            </w:r>
            <w:r w:rsidR="003D148E">
              <w:rPr>
                <w:noProof/>
                <w:webHidden/>
              </w:rPr>
              <w:fldChar w:fldCharType="separate"/>
            </w:r>
            <w:r w:rsidR="003D148E">
              <w:rPr>
                <w:noProof/>
                <w:webHidden/>
              </w:rPr>
              <w:t>58</w:t>
            </w:r>
            <w:r w:rsidR="003D148E">
              <w:rPr>
                <w:noProof/>
                <w:webHidden/>
              </w:rPr>
              <w:fldChar w:fldCharType="end"/>
            </w:r>
          </w:hyperlink>
        </w:p>
        <w:p w14:paraId="00581862" w14:textId="5BEECD2E"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43" w:history="1">
            <w:r w:rsidR="003D148E" w:rsidRPr="00EA3280">
              <w:rPr>
                <w:rStyle w:val="Hipervnculo"/>
                <w:bCs/>
                <w:noProof/>
              </w:rPr>
              <w:t>7.</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Conclusiones</w:t>
            </w:r>
            <w:r w:rsidR="003D148E">
              <w:rPr>
                <w:noProof/>
                <w:webHidden/>
              </w:rPr>
              <w:tab/>
            </w:r>
            <w:r w:rsidR="003D148E">
              <w:rPr>
                <w:noProof/>
                <w:webHidden/>
              </w:rPr>
              <w:fldChar w:fldCharType="begin"/>
            </w:r>
            <w:r w:rsidR="003D148E">
              <w:rPr>
                <w:noProof/>
                <w:webHidden/>
              </w:rPr>
              <w:instrText xml:space="preserve"> PAGEREF _Toc86719243 \h </w:instrText>
            </w:r>
            <w:r w:rsidR="003D148E">
              <w:rPr>
                <w:noProof/>
                <w:webHidden/>
              </w:rPr>
            </w:r>
            <w:r w:rsidR="003D148E">
              <w:rPr>
                <w:noProof/>
                <w:webHidden/>
              </w:rPr>
              <w:fldChar w:fldCharType="separate"/>
            </w:r>
            <w:r w:rsidR="003D148E">
              <w:rPr>
                <w:noProof/>
                <w:webHidden/>
              </w:rPr>
              <w:t>61</w:t>
            </w:r>
            <w:r w:rsidR="003D148E">
              <w:rPr>
                <w:noProof/>
                <w:webHidden/>
              </w:rPr>
              <w:fldChar w:fldCharType="end"/>
            </w:r>
          </w:hyperlink>
        </w:p>
        <w:p w14:paraId="4EAC2711" w14:textId="385BA51E"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44" w:history="1">
            <w:r w:rsidR="003D148E" w:rsidRPr="00EA3280">
              <w:rPr>
                <w:rStyle w:val="Hipervnculo"/>
                <w:bCs/>
                <w:noProof/>
              </w:rPr>
              <w:t>8.</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bCs/>
                <w:noProof/>
              </w:rPr>
              <w:t>Anexos</w:t>
            </w:r>
            <w:r w:rsidR="003D148E">
              <w:rPr>
                <w:noProof/>
                <w:webHidden/>
              </w:rPr>
              <w:tab/>
            </w:r>
            <w:r w:rsidR="003D148E">
              <w:rPr>
                <w:noProof/>
                <w:webHidden/>
              </w:rPr>
              <w:fldChar w:fldCharType="begin"/>
            </w:r>
            <w:r w:rsidR="003D148E">
              <w:rPr>
                <w:noProof/>
                <w:webHidden/>
              </w:rPr>
              <w:instrText xml:space="preserve"> PAGEREF _Toc86719244 \h </w:instrText>
            </w:r>
            <w:r w:rsidR="003D148E">
              <w:rPr>
                <w:noProof/>
                <w:webHidden/>
              </w:rPr>
            </w:r>
            <w:r w:rsidR="003D148E">
              <w:rPr>
                <w:noProof/>
                <w:webHidden/>
              </w:rPr>
              <w:fldChar w:fldCharType="separate"/>
            </w:r>
            <w:r w:rsidR="003D148E">
              <w:rPr>
                <w:noProof/>
                <w:webHidden/>
              </w:rPr>
              <w:t>10</w:t>
            </w:r>
            <w:r w:rsidR="003D148E">
              <w:rPr>
                <w:noProof/>
                <w:webHidden/>
              </w:rPr>
              <w:fldChar w:fldCharType="end"/>
            </w:r>
          </w:hyperlink>
        </w:p>
        <w:p w14:paraId="3D638B3F" w14:textId="15C747B5" w:rsidR="003D148E" w:rsidRDefault="00625695">
          <w:pPr>
            <w:pStyle w:val="TDC1"/>
            <w:tabs>
              <w:tab w:val="left" w:pos="880"/>
              <w:tab w:val="right" w:pos="8831"/>
            </w:tabs>
            <w:rPr>
              <w:rFonts w:asciiTheme="minorHAnsi" w:eastAsiaTheme="minorEastAsia" w:hAnsiTheme="minorHAnsi" w:cstheme="minorBidi"/>
              <w:noProof/>
              <w:color w:val="auto"/>
            </w:rPr>
          </w:pPr>
          <w:hyperlink w:anchor="_Toc86719245" w:history="1">
            <w:r w:rsidR="003D148E" w:rsidRPr="00EA3280">
              <w:rPr>
                <w:rStyle w:val="Hipervnculo"/>
                <w:bCs/>
                <w:noProof/>
              </w:rPr>
              <w:t>9.</w:t>
            </w:r>
            <w:r w:rsidR="003D148E">
              <w:rPr>
                <w:rFonts w:asciiTheme="minorHAnsi" w:eastAsiaTheme="minorEastAsia" w:hAnsiTheme="minorHAnsi" w:cstheme="minorBidi"/>
                <w:noProof/>
                <w:color w:val="auto"/>
              </w:rPr>
              <w:tab/>
            </w:r>
            <w:r w:rsidR="003D148E" w:rsidRPr="00EA3280">
              <w:rPr>
                <w:rStyle w:val="Hipervnculo"/>
                <w:rFonts w:ascii="Times New Roman" w:hAnsi="Times New Roman" w:cs="Times New Roman"/>
                <w:noProof/>
              </w:rPr>
              <w:t>Referencias Bibliográficas</w:t>
            </w:r>
            <w:r w:rsidR="003D148E">
              <w:rPr>
                <w:noProof/>
                <w:webHidden/>
              </w:rPr>
              <w:tab/>
            </w:r>
            <w:r w:rsidR="003D148E">
              <w:rPr>
                <w:noProof/>
                <w:webHidden/>
              </w:rPr>
              <w:fldChar w:fldCharType="begin"/>
            </w:r>
            <w:r w:rsidR="003D148E">
              <w:rPr>
                <w:noProof/>
                <w:webHidden/>
              </w:rPr>
              <w:instrText xml:space="preserve"> PAGEREF _Toc86719245 \h </w:instrText>
            </w:r>
            <w:r w:rsidR="003D148E">
              <w:rPr>
                <w:noProof/>
                <w:webHidden/>
              </w:rPr>
            </w:r>
            <w:r w:rsidR="003D148E">
              <w:rPr>
                <w:noProof/>
                <w:webHidden/>
              </w:rPr>
              <w:fldChar w:fldCharType="separate"/>
            </w:r>
            <w:r w:rsidR="003D148E">
              <w:rPr>
                <w:noProof/>
                <w:webHidden/>
              </w:rPr>
              <w:t>11</w:t>
            </w:r>
            <w:r w:rsidR="003D148E">
              <w:rPr>
                <w:noProof/>
                <w:webHidden/>
              </w:rPr>
              <w:fldChar w:fldCharType="end"/>
            </w:r>
          </w:hyperlink>
        </w:p>
        <w:p w14:paraId="1515AE2F" w14:textId="2EE1D078" w:rsidR="009F017E" w:rsidRPr="005016EE" w:rsidRDefault="00223F59">
          <w:pPr>
            <w:rPr>
              <w:rFonts w:ascii="Times New Roman" w:hAnsi="Times New Roman" w:cs="Times New Roman"/>
            </w:rPr>
          </w:pPr>
          <w:r w:rsidRPr="005016EE">
            <w:rPr>
              <w:rFonts w:ascii="Times New Roman" w:hAnsi="Times New Roman" w:cs="Times New Roman"/>
            </w:rPr>
            <w:fldChar w:fldCharType="end"/>
          </w:r>
        </w:p>
      </w:sdtContent>
    </w:sdt>
    <w:p w14:paraId="7BC7FEE3" w14:textId="77777777" w:rsidR="009F017E" w:rsidRPr="005016EE" w:rsidRDefault="009F017E">
      <w:pPr>
        <w:spacing w:after="0" w:line="259" w:lineRule="auto"/>
        <w:ind w:left="-2268" w:right="11109" w:firstLine="0"/>
        <w:jc w:val="left"/>
        <w:rPr>
          <w:rFonts w:ascii="Times New Roman" w:hAnsi="Times New Roman" w:cs="Times New Roman"/>
        </w:rPr>
      </w:pPr>
    </w:p>
    <w:p w14:paraId="428A450C" w14:textId="77777777" w:rsidR="009F017E" w:rsidRPr="005016EE" w:rsidRDefault="009F017E">
      <w:pPr>
        <w:spacing w:after="0" w:line="259" w:lineRule="auto"/>
        <w:ind w:left="-2268" w:right="11109" w:firstLine="0"/>
        <w:jc w:val="left"/>
        <w:rPr>
          <w:rFonts w:ascii="Times New Roman" w:hAnsi="Times New Roman" w:cs="Times New Roman"/>
        </w:rPr>
      </w:pPr>
    </w:p>
    <w:p w14:paraId="4A401654" w14:textId="77777777" w:rsidR="00CF5EE1" w:rsidRPr="005016EE" w:rsidRDefault="00CF5EE1">
      <w:pPr>
        <w:spacing w:after="0" w:line="259" w:lineRule="auto"/>
        <w:ind w:left="95" w:right="82" w:hanging="10"/>
        <w:jc w:val="center"/>
        <w:rPr>
          <w:rFonts w:ascii="Times New Roman" w:hAnsi="Times New Roman" w:cs="Times New Roman"/>
          <w:b/>
        </w:rPr>
      </w:pPr>
    </w:p>
    <w:p w14:paraId="41A11E0F" w14:textId="77777777" w:rsidR="00CF5EE1" w:rsidRPr="005016EE" w:rsidRDefault="00CF5EE1">
      <w:pPr>
        <w:spacing w:after="0" w:line="259" w:lineRule="auto"/>
        <w:ind w:left="95" w:right="82" w:hanging="10"/>
        <w:jc w:val="center"/>
        <w:rPr>
          <w:rFonts w:ascii="Times New Roman" w:hAnsi="Times New Roman" w:cs="Times New Roman"/>
          <w:b/>
        </w:rPr>
      </w:pPr>
    </w:p>
    <w:p w14:paraId="06D72F41" w14:textId="77777777" w:rsidR="00CF5EE1" w:rsidRPr="005016EE" w:rsidRDefault="00CF5EE1">
      <w:pPr>
        <w:spacing w:after="0" w:line="259" w:lineRule="auto"/>
        <w:ind w:left="95" w:right="82" w:hanging="10"/>
        <w:jc w:val="center"/>
        <w:rPr>
          <w:rFonts w:ascii="Times New Roman" w:hAnsi="Times New Roman" w:cs="Times New Roman"/>
          <w:b/>
        </w:rPr>
      </w:pPr>
    </w:p>
    <w:p w14:paraId="128D9016" w14:textId="77777777" w:rsidR="00CF5EE1" w:rsidRPr="005016EE" w:rsidRDefault="00CF5EE1">
      <w:pPr>
        <w:spacing w:after="0" w:line="259" w:lineRule="auto"/>
        <w:ind w:left="95" w:right="82" w:hanging="10"/>
        <w:jc w:val="center"/>
        <w:rPr>
          <w:rFonts w:ascii="Times New Roman" w:hAnsi="Times New Roman" w:cs="Times New Roman"/>
          <w:b/>
        </w:rPr>
      </w:pPr>
    </w:p>
    <w:p w14:paraId="54108255" w14:textId="77777777" w:rsidR="00CF5EE1" w:rsidRPr="005016EE" w:rsidRDefault="00CF5EE1">
      <w:pPr>
        <w:spacing w:after="0" w:line="259" w:lineRule="auto"/>
        <w:ind w:left="95" w:right="82" w:hanging="10"/>
        <w:jc w:val="center"/>
        <w:rPr>
          <w:rFonts w:ascii="Times New Roman" w:hAnsi="Times New Roman" w:cs="Times New Roman"/>
          <w:b/>
        </w:rPr>
      </w:pPr>
    </w:p>
    <w:p w14:paraId="72B885B2" w14:textId="77777777" w:rsidR="00CF5EE1" w:rsidRPr="005016EE" w:rsidRDefault="00CF5EE1">
      <w:pPr>
        <w:spacing w:after="0" w:line="259" w:lineRule="auto"/>
        <w:ind w:left="95" w:right="82" w:hanging="10"/>
        <w:jc w:val="center"/>
        <w:rPr>
          <w:rFonts w:ascii="Times New Roman" w:hAnsi="Times New Roman" w:cs="Times New Roman"/>
          <w:b/>
        </w:rPr>
      </w:pPr>
    </w:p>
    <w:p w14:paraId="64C678AB" w14:textId="77777777" w:rsidR="00CF5EE1" w:rsidRPr="005016EE" w:rsidRDefault="00CF5EE1">
      <w:pPr>
        <w:spacing w:after="0" w:line="259" w:lineRule="auto"/>
        <w:ind w:left="95" w:right="82" w:hanging="10"/>
        <w:jc w:val="center"/>
        <w:rPr>
          <w:rFonts w:ascii="Times New Roman" w:hAnsi="Times New Roman" w:cs="Times New Roman"/>
          <w:b/>
        </w:rPr>
      </w:pPr>
    </w:p>
    <w:p w14:paraId="5FE9555E" w14:textId="77777777" w:rsidR="00CF5EE1" w:rsidRPr="005016EE" w:rsidRDefault="00CF5EE1">
      <w:pPr>
        <w:spacing w:after="0" w:line="259" w:lineRule="auto"/>
        <w:ind w:left="95" w:right="82" w:hanging="10"/>
        <w:jc w:val="center"/>
        <w:rPr>
          <w:rFonts w:ascii="Times New Roman" w:hAnsi="Times New Roman" w:cs="Times New Roman"/>
          <w:b/>
        </w:rPr>
      </w:pPr>
    </w:p>
    <w:p w14:paraId="3859C5B1" w14:textId="5FC5E979" w:rsidR="00CF5EE1" w:rsidRDefault="00CF5EE1" w:rsidP="003D148E">
      <w:pPr>
        <w:spacing w:after="0" w:line="259" w:lineRule="auto"/>
        <w:ind w:right="82" w:firstLine="0"/>
        <w:rPr>
          <w:rFonts w:ascii="Times New Roman" w:hAnsi="Times New Roman" w:cs="Times New Roman"/>
          <w:b/>
        </w:rPr>
      </w:pPr>
    </w:p>
    <w:p w14:paraId="469AA837" w14:textId="363416FB" w:rsidR="003D148E" w:rsidRDefault="003D148E" w:rsidP="003D148E">
      <w:pPr>
        <w:spacing w:after="0" w:line="259" w:lineRule="auto"/>
        <w:ind w:right="82" w:firstLine="0"/>
        <w:rPr>
          <w:rFonts w:ascii="Times New Roman" w:hAnsi="Times New Roman" w:cs="Times New Roman"/>
          <w:b/>
        </w:rPr>
      </w:pPr>
    </w:p>
    <w:p w14:paraId="07625C3A" w14:textId="77777777" w:rsidR="003D148E" w:rsidRPr="005016EE" w:rsidRDefault="003D148E" w:rsidP="003D148E">
      <w:pPr>
        <w:spacing w:after="0" w:line="259" w:lineRule="auto"/>
        <w:ind w:right="82" w:firstLine="0"/>
        <w:rPr>
          <w:rFonts w:ascii="Times New Roman" w:hAnsi="Times New Roman" w:cs="Times New Roman"/>
          <w:b/>
        </w:rPr>
      </w:pPr>
    </w:p>
    <w:p w14:paraId="4E3C9E64" w14:textId="77777777" w:rsidR="00CF5EE1" w:rsidRPr="005016EE" w:rsidRDefault="00CF5EE1">
      <w:pPr>
        <w:spacing w:after="0" w:line="259" w:lineRule="auto"/>
        <w:ind w:left="95" w:right="82" w:hanging="10"/>
        <w:jc w:val="center"/>
        <w:rPr>
          <w:rFonts w:ascii="Times New Roman" w:hAnsi="Times New Roman" w:cs="Times New Roman"/>
          <w:b/>
        </w:rPr>
      </w:pPr>
    </w:p>
    <w:p w14:paraId="26DE8789" w14:textId="5D109235" w:rsidR="00CF5EE1" w:rsidRPr="005016EE" w:rsidRDefault="003D148E">
      <w:pPr>
        <w:spacing w:after="0" w:line="259" w:lineRule="auto"/>
        <w:ind w:left="95" w:right="82" w:hanging="10"/>
        <w:jc w:val="center"/>
        <w:rPr>
          <w:rFonts w:ascii="Times New Roman" w:hAnsi="Times New Roman" w:cs="Times New Roman"/>
          <w:b/>
        </w:rPr>
      </w:pPr>
      <w:r w:rsidRPr="005016EE">
        <w:rPr>
          <w:rFonts w:ascii="Times New Roman" w:hAnsi="Times New Roman" w:cs="Times New Roman"/>
          <w:b/>
        </w:rPr>
        <w:t>LISTA DE TABLAS</w:t>
      </w:r>
    </w:p>
    <w:p w14:paraId="6F6CCC9A" w14:textId="77777777" w:rsidR="00CF5EE1" w:rsidRPr="005016EE" w:rsidRDefault="00CF5EE1">
      <w:pPr>
        <w:spacing w:after="0" w:line="259" w:lineRule="auto"/>
        <w:ind w:left="95" w:right="82" w:hanging="10"/>
        <w:jc w:val="center"/>
        <w:rPr>
          <w:rFonts w:ascii="Times New Roman" w:hAnsi="Times New Roman" w:cs="Times New Roman"/>
          <w:b/>
        </w:rPr>
      </w:pPr>
    </w:p>
    <w:p w14:paraId="55E5EB46" w14:textId="77777777" w:rsidR="00CF5EE1" w:rsidRPr="005016EE" w:rsidRDefault="00CF5EE1">
      <w:pPr>
        <w:spacing w:after="0" w:line="259" w:lineRule="auto"/>
        <w:ind w:left="95" w:right="82" w:hanging="10"/>
        <w:jc w:val="center"/>
        <w:rPr>
          <w:rFonts w:ascii="Times New Roman" w:hAnsi="Times New Roman" w:cs="Times New Roman"/>
          <w:b/>
        </w:rPr>
      </w:pPr>
    </w:p>
    <w:p w14:paraId="70325335" w14:textId="77777777" w:rsidR="00CF5EE1" w:rsidRPr="005016EE" w:rsidRDefault="00CF5EE1">
      <w:pPr>
        <w:spacing w:after="0" w:line="259" w:lineRule="auto"/>
        <w:ind w:left="95" w:right="82" w:hanging="10"/>
        <w:jc w:val="center"/>
        <w:rPr>
          <w:rFonts w:ascii="Times New Roman" w:hAnsi="Times New Roman" w:cs="Times New Roman"/>
          <w:b/>
        </w:rPr>
      </w:pPr>
    </w:p>
    <w:p w14:paraId="10416064" w14:textId="77777777" w:rsidR="009E28FA" w:rsidRDefault="009E28FA" w:rsidP="009E28FA">
      <w:pPr>
        <w:tabs>
          <w:tab w:val="left" w:pos="3780"/>
        </w:tabs>
        <w:spacing w:after="0" w:line="259" w:lineRule="auto"/>
        <w:ind w:right="82" w:firstLine="0"/>
        <w:rPr>
          <w:noProof/>
        </w:rPr>
      </w:pP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TOC \h \z \c "Tabla" </w:instrText>
      </w:r>
      <w:r>
        <w:rPr>
          <w:rFonts w:ascii="Times New Roman" w:hAnsi="Times New Roman" w:cs="Times New Roman"/>
          <w:b/>
        </w:rPr>
        <w:fldChar w:fldCharType="separate"/>
      </w:r>
    </w:p>
    <w:p w14:paraId="371B9D24" w14:textId="327EB17C"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136" w:history="1">
        <w:r w:rsidR="009E28FA" w:rsidRPr="00B94D3D">
          <w:rPr>
            <w:rStyle w:val="Hipervnculo"/>
            <w:rFonts w:ascii="Times New Roman" w:hAnsi="Times New Roman" w:cs="Times New Roman"/>
            <w:b/>
            <w:bCs/>
            <w:noProof/>
          </w:rPr>
          <w:t>Tabla 1.Roles</w:t>
        </w:r>
        <w:r w:rsidR="009E28FA">
          <w:rPr>
            <w:noProof/>
            <w:webHidden/>
          </w:rPr>
          <w:tab/>
        </w:r>
        <w:r w:rsidR="009E28FA">
          <w:rPr>
            <w:noProof/>
            <w:webHidden/>
          </w:rPr>
          <w:fldChar w:fldCharType="begin"/>
        </w:r>
        <w:r w:rsidR="009E28FA">
          <w:rPr>
            <w:noProof/>
            <w:webHidden/>
          </w:rPr>
          <w:instrText xml:space="preserve"> PAGEREF _Toc86719136 \h </w:instrText>
        </w:r>
        <w:r w:rsidR="009E28FA">
          <w:rPr>
            <w:noProof/>
            <w:webHidden/>
          </w:rPr>
        </w:r>
        <w:r w:rsidR="009E28FA">
          <w:rPr>
            <w:noProof/>
            <w:webHidden/>
          </w:rPr>
          <w:fldChar w:fldCharType="separate"/>
        </w:r>
        <w:r w:rsidR="009E28FA">
          <w:rPr>
            <w:noProof/>
            <w:webHidden/>
          </w:rPr>
          <w:t>14</w:t>
        </w:r>
        <w:r w:rsidR="009E28FA">
          <w:rPr>
            <w:noProof/>
            <w:webHidden/>
          </w:rPr>
          <w:fldChar w:fldCharType="end"/>
        </w:r>
      </w:hyperlink>
    </w:p>
    <w:p w14:paraId="39684C7D" w14:textId="084B6047"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137" w:history="1">
        <w:r w:rsidR="009E28FA" w:rsidRPr="00B94D3D">
          <w:rPr>
            <w:rStyle w:val="Hipervnculo"/>
            <w:rFonts w:ascii="Times New Roman" w:hAnsi="Times New Roman" w:cs="Times New Roman"/>
            <w:b/>
            <w:bCs/>
            <w:noProof/>
          </w:rPr>
          <w:t>Tabla 2.comparación de sistemas de inventarios</w:t>
        </w:r>
        <w:r w:rsidR="009E28FA">
          <w:rPr>
            <w:noProof/>
            <w:webHidden/>
          </w:rPr>
          <w:tab/>
        </w:r>
        <w:r w:rsidR="009E28FA">
          <w:rPr>
            <w:noProof/>
            <w:webHidden/>
          </w:rPr>
          <w:fldChar w:fldCharType="begin"/>
        </w:r>
        <w:r w:rsidR="009E28FA">
          <w:rPr>
            <w:noProof/>
            <w:webHidden/>
          </w:rPr>
          <w:instrText xml:space="preserve"> PAGEREF _Toc86719137 \h </w:instrText>
        </w:r>
        <w:r w:rsidR="009E28FA">
          <w:rPr>
            <w:noProof/>
            <w:webHidden/>
          </w:rPr>
        </w:r>
        <w:r w:rsidR="009E28FA">
          <w:rPr>
            <w:noProof/>
            <w:webHidden/>
          </w:rPr>
          <w:fldChar w:fldCharType="separate"/>
        </w:r>
        <w:r w:rsidR="009E28FA">
          <w:rPr>
            <w:noProof/>
            <w:webHidden/>
          </w:rPr>
          <w:t>23</w:t>
        </w:r>
        <w:r w:rsidR="009E28FA">
          <w:rPr>
            <w:noProof/>
            <w:webHidden/>
          </w:rPr>
          <w:fldChar w:fldCharType="end"/>
        </w:r>
      </w:hyperlink>
    </w:p>
    <w:p w14:paraId="714B2C27" w14:textId="38939FB2"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138" w:history="1">
        <w:r w:rsidR="009E28FA" w:rsidRPr="00B94D3D">
          <w:rPr>
            <w:rStyle w:val="Hipervnculo"/>
            <w:b/>
            <w:bCs/>
            <w:noProof/>
          </w:rPr>
          <w:t>Tabla 3.Entregables del sprint 1</w:t>
        </w:r>
        <w:r w:rsidR="009E28FA">
          <w:rPr>
            <w:noProof/>
            <w:webHidden/>
          </w:rPr>
          <w:tab/>
        </w:r>
        <w:r w:rsidR="009E28FA">
          <w:rPr>
            <w:noProof/>
            <w:webHidden/>
          </w:rPr>
          <w:fldChar w:fldCharType="begin"/>
        </w:r>
        <w:r w:rsidR="009E28FA">
          <w:rPr>
            <w:noProof/>
            <w:webHidden/>
          </w:rPr>
          <w:instrText xml:space="preserve"> PAGEREF _Toc86719138 \h </w:instrText>
        </w:r>
        <w:r w:rsidR="009E28FA">
          <w:rPr>
            <w:noProof/>
            <w:webHidden/>
          </w:rPr>
        </w:r>
        <w:r w:rsidR="009E28FA">
          <w:rPr>
            <w:noProof/>
            <w:webHidden/>
          </w:rPr>
          <w:fldChar w:fldCharType="separate"/>
        </w:r>
        <w:r w:rsidR="009E28FA">
          <w:rPr>
            <w:noProof/>
            <w:webHidden/>
          </w:rPr>
          <w:t>27</w:t>
        </w:r>
        <w:r w:rsidR="009E28FA">
          <w:rPr>
            <w:noProof/>
            <w:webHidden/>
          </w:rPr>
          <w:fldChar w:fldCharType="end"/>
        </w:r>
      </w:hyperlink>
    </w:p>
    <w:p w14:paraId="6BE9BEB7" w14:textId="5EFB0FA1"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139" w:history="1">
        <w:r w:rsidR="009E28FA" w:rsidRPr="00B94D3D">
          <w:rPr>
            <w:rStyle w:val="Hipervnculo"/>
            <w:b/>
            <w:bCs/>
            <w:noProof/>
          </w:rPr>
          <w:t>Tabla 4.Entregables del sprint 2</w:t>
        </w:r>
        <w:r w:rsidR="009E28FA">
          <w:rPr>
            <w:noProof/>
            <w:webHidden/>
          </w:rPr>
          <w:tab/>
        </w:r>
        <w:r w:rsidR="009E28FA">
          <w:rPr>
            <w:noProof/>
            <w:webHidden/>
          </w:rPr>
          <w:fldChar w:fldCharType="begin"/>
        </w:r>
        <w:r w:rsidR="009E28FA">
          <w:rPr>
            <w:noProof/>
            <w:webHidden/>
          </w:rPr>
          <w:instrText xml:space="preserve"> PAGEREF _Toc86719139 \h </w:instrText>
        </w:r>
        <w:r w:rsidR="009E28FA">
          <w:rPr>
            <w:noProof/>
            <w:webHidden/>
          </w:rPr>
        </w:r>
        <w:r w:rsidR="009E28FA">
          <w:rPr>
            <w:noProof/>
            <w:webHidden/>
          </w:rPr>
          <w:fldChar w:fldCharType="separate"/>
        </w:r>
        <w:r w:rsidR="009E28FA">
          <w:rPr>
            <w:noProof/>
            <w:webHidden/>
          </w:rPr>
          <w:t>28</w:t>
        </w:r>
        <w:r w:rsidR="009E28FA">
          <w:rPr>
            <w:noProof/>
            <w:webHidden/>
          </w:rPr>
          <w:fldChar w:fldCharType="end"/>
        </w:r>
      </w:hyperlink>
    </w:p>
    <w:p w14:paraId="014657B6" w14:textId="039FC677"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140" w:history="1">
        <w:r w:rsidR="009E28FA" w:rsidRPr="00B94D3D">
          <w:rPr>
            <w:rStyle w:val="Hipervnculo"/>
            <w:b/>
            <w:bCs/>
            <w:noProof/>
          </w:rPr>
          <w:t>Tabla 5.Entregables del sprint 3</w:t>
        </w:r>
        <w:r w:rsidR="009E28FA">
          <w:rPr>
            <w:noProof/>
            <w:webHidden/>
          </w:rPr>
          <w:tab/>
        </w:r>
        <w:r w:rsidR="009E28FA">
          <w:rPr>
            <w:noProof/>
            <w:webHidden/>
          </w:rPr>
          <w:fldChar w:fldCharType="begin"/>
        </w:r>
        <w:r w:rsidR="009E28FA">
          <w:rPr>
            <w:noProof/>
            <w:webHidden/>
          </w:rPr>
          <w:instrText xml:space="preserve"> PAGEREF _Toc86719140 \h </w:instrText>
        </w:r>
        <w:r w:rsidR="009E28FA">
          <w:rPr>
            <w:noProof/>
            <w:webHidden/>
          </w:rPr>
        </w:r>
        <w:r w:rsidR="009E28FA">
          <w:rPr>
            <w:noProof/>
            <w:webHidden/>
          </w:rPr>
          <w:fldChar w:fldCharType="separate"/>
        </w:r>
        <w:r w:rsidR="009E28FA">
          <w:rPr>
            <w:noProof/>
            <w:webHidden/>
          </w:rPr>
          <w:t>28</w:t>
        </w:r>
        <w:r w:rsidR="009E28FA">
          <w:rPr>
            <w:noProof/>
            <w:webHidden/>
          </w:rPr>
          <w:fldChar w:fldCharType="end"/>
        </w:r>
      </w:hyperlink>
    </w:p>
    <w:p w14:paraId="029FA3E2" w14:textId="51654E59"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141" w:history="1">
        <w:r w:rsidR="009E28FA" w:rsidRPr="00B94D3D">
          <w:rPr>
            <w:rStyle w:val="Hipervnculo"/>
            <w:b/>
            <w:bCs/>
            <w:noProof/>
          </w:rPr>
          <w:t>Tabla 6.Requerimientos funcionales</w:t>
        </w:r>
        <w:r w:rsidR="009E28FA">
          <w:rPr>
            <w:noProof/>
            <w:webHidden/>
          </w:rPr>
          <w:tab/>
        </w:r>
        <w:r w:rsidR="009E28FA">
          <w:rPr>
            <w:noProof/>
            <w:webHidden/>
          </w:rPr>
          <w:fldChar w:fldCharType="begin"/>
        </w:r>
        <w:r w:rsidR="009E28FA">
          <w:rPr>
            <w:noProof/>
            <w:webHidden/>
          </w:rPr>
          <w:instrText xml:space="preserve"> PAGEREF _Toc86719141 \h </w:instrText>
        </w:r>
        <w:r w:rsidR="009E28FA">
          <w:rPr>
            <w:noProof/>
            <w:webHidden/>
          </w:rPr>
        </w:r>
        <w:r w:rsidR="009E28FA">
          <w:rPr>
            <w:noProof/>
            <w:webHidden/>
          </w:rPr>
          <w:fldChar w:fldCharType="separate"/>
        </w:r>
        <w:r w:rsidR="009E28FA">
          <w:rPr>
            <w:noProof/>
            <w:webHidden/>
          </w:rPr>
          <w:t>29</w:t>
        </w:r>
        <w:r w:rsidR="009E28FA">
          <w:rPr>
            <w:noProof/>
            <w:webHidden/>
          </w:rPr>
          <w:fldChar w:fldCharType="end"/>
        </w:r>
      </w:hyperlink>
    </w:p>
    <w:p w14:paraId="415EC282" w14:textId="0364100D"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142" w:history="1">
        <w:r w:rsidR="009E28FA" w:rsidRPr="00B94D3D">
          <w:rPr>
            <w:rStyle w:val="Hipervnculo"/>
            <w:rFonts w:ascii="Times New Roman" w:hAnsi="Times New Roman" w:cs="Times New Roman"/>
            <w:b/>
            <w:bCs/>
            <w:noProof/>
          </w:rPr>
          <w:t>Tabla 7.Requerimientos no funcionales</w:t>
        </w:r>
        <w:r w:rsidR="009E28FA">
          <w:rPr>
            <w:noProof/>
            <w:webHidden/>
          </w:rPr>
          <w:tab/>
        </w:r>
        <w:r w:rsidR="009E28FA">
          <w:rPr>
            <w:noProof/>
            <w:webHidden/>
          </w:rPr>
          <w:fldChar w:fldCharType="begin"/>
        </w:r>
        <w:r w:rsidR="009E28FA">
          <w:rPr>
            <w:noProof/>
            <w:webHidden/>
          </w:rPr>
          <w:instrText xml:space="preserve"> PAGEREF _Toc86719142 \h </w:instrText>
        </w:r>
        <w:r w:rsidR="009E28FA">
          <w:rPr>
            <w:noProof/>
            <w:webHidden/>
          </w:rPr>
        </w:r>
        <w:r w:rsidR="009E28FA">
          <w:rPr>
            <w:noProof/>
            <w:webHidden/>
          </w:rPr>
          <w:fldChar w:fldCharType="separate"/>
        </w:r>
        <w:r w:rsidR="009E28FA">
          <w:rPr>
            <w:noProof/>
            <w:webHidden/>
          </w:rPr>
          <w:t>32</w:t>
        </w:r>
        <w:r w:rsidR="009E28FA">
          <w:rPr>
            <w:noProof/>
            <w:webHidden/>
          </w:rPr>
          <w:fldChar w:fldCharType="end"/>
        </w:r>
      </w:hyperlink>
    </w:p>
    <w:p w14:paraId="7DF66380" w14:textId="7152CAF7" w:rsidR="00CF5EE1" w:rsidRPr="005016EE" w:rsidRDefault="009E28FA" w:rsidP="009E28FA">
      <w:pPr>
        <w:tabs>
          <w:tab w:val="left" w:pos="3780"/>
        </w:tabs>
        <w:spacing w:after="0" w:line="259" w:lineRule="auto"/>
        <w:ind w:right="82" w:firstLine="0"/>
        <w:rPr>
          <w:rFonts w:ascii="Times New Roman" w:hAnsi="Times New Roman" w:cs="Times New Roman"/>
          <w:b/>
        </w:rPr>
      </w:pPr>
      <w:r>
        <w:rPr>
          <w:rFonts w:ascii="Times New Roman" w:hAnsi="Times New Roman" w:cs="Times New Roman"/>
          <w:b/>
        </w:rPr>
        <w:fldChar w:fldCharType="end"/>
      </w:r>
    </w:p>
    <w:p w14:paraId="4D87BD7E" w14:textId="2F1C9C04" w:rsidR="009F017E" w:rsidRPr="005016EE" w:rsidRDefault="00CF5EE1" w:rsidP="00CF5EE1">
      <w:pPr>
        <w:tabs>
          <w:tab w:val="left" w:pos="3225"/>
          <w:tab w:val="center" w:pos="4379"/>
        </w:tabs>
        <w:spacing w:after="0" w:line="259" w:lineRule="auto"/>
        <w:ind w:right="82" w:firstLine="0"/>
        <w:jc w:val="left"/>
        <w:rPr>
          <w:rFonts w:ascii="Times New Roman" w:hAnsi="Times New Roman" w:cs="Times New Roman"/>
        </w:rPr>
      </w:pPr>
      <w:r w:rsidRPr="005016EE">
        <w:rPr>
          <w:rFonts w:ascii="Times New Roman" w:hAnsi="Times New Roman" w:cs="Times New Roman"/>
          <w:b/>
        </w:rPr>
        <w:tab/>
      </w:r>
      <w:r w:rsidRPr="005016EE">
        <w:rPr>
          <w:rFonts w:ascii="Times New Roman" w:hAnsi="Times New Roman" w:cs="Times New Roman"/>
          <w:b/>
        </w:rPr>
        <w:tab/>
      </w:r>
    </w:p>
    <w:p w14:paraId="6B7D6655" w14:textId="77777777" w:rsidR="009F017E" w:rsidRPr="005016EE" w:rsidRDefault="00223F59">
      <w:pPr>
        <w:spacing w:after="0" w:line="259" w:lineRule="auto"/>
        <w:ind w:right="0" w:firstLine="0"/>
        <w:jc w:val="left"/>
        <w:rPr>
          <w:rFonts w:ascii="Times New Roman" w:hAnsi="Times New Roman" w:cs="Times New Roman"/>
        </w:rPr>
      </w:pPr>
      <w:r w:rsidRPr="005016EE">
        <w:rPr>
          <w:rFonts w:ascii="Times New Roman" w:hAnsi="Times New Roman" w:cs="Times New Roman"/>
        </w:rPr>
        <w:t xml:space="preserve"> </w:t>
      </w:r>
    </w:p>
    <w:p w14:paraId="28AAD924" w14:textId="77777777" w:rsidR="00202905" w:rsidRDefault="00223F59">
      <w:pPr>
        <w:spacing w:after="0" w:line="259" w:lineRule="auto"/>
        <w:ind w:right="0" w:firstLine="0"/>
        <w:jc w:val="left"/>
        <w:rPr>
          <w:noProof/>
        </w:rPr>
      </w:pPr>
      <w:r w:rsidRPr="005016EE">
        <w:rPr>
          <w:rFonts w:ascii="Times New Roman" w:hAnsi="Times New Roman" w:cs="Times New Roman"/>
        </w:rPr>
        <w:t xml:space="preserve"> </w:t>
      </w:r>
      <w:r w:rsidR="00202905">
        <w:rPr>
          <w:rFonts w:ascii="Times New Roman" w:hAnsi="Times New Roman" w:cs="Times New Roman"/>
        </w:rPr>
        <w:fldChar w:fldCharType="begin"/>
      </w:r>
      <w:r w:rsidR="00202905">
        <w:rPr>
          <w:rFonts w:ascii="Times New Roman" w:hAnsi="Times New Roman" w:cs="Times New Roman"/>
        </w:rPr>
        <w:instrText xml:space="preserve"> TOC \h \z \c "Tabla" </w:instrText>
      </w:r>
      <w:r w:rsidR="00202905">
        <w:rPr>
          <w:rFonts w:ascii="Times New Roman" w:hAnsi="Times New Roman" w:cs="Times New Roman"/>
        </w:rPr>
        <w:fldChar w:fldCharType="separate"/>
      </w:r>
    </w:p>
    <w:p w14:paraId="44CBC9BC" w14:textId="544CFDA1" w:rsidR="009F017E" w:rsidRPr="005016EE" w:rsidRDefault="00202905">
      <w:pPr>
        <w:spacing w:after="0" w:line="259" w:lineRule="auto"/>
        <w:ind w:right="0" w:firstLine="0"/>
        <w:jc w:val="left"/>
        <w:rPr>
          <w:rFonts w:ascii="Times New Roman" w:hAnsi="Times New Roman" w:cs="Times New Roman"/>
        </w:rPr>
      </w:pPr>
      <w:r>
        <w:rPr>
          <w:rFonts w:ascii="Times New Roman" w:hAnsi="Times New Roman" w:cs="Times New Roman"/>
        </w:rPr>
        <w:fldChar w:fldCharType="end"/>
      </w:r>
    </w:p>
    <w:p w14:paraId="56818BBA" w14:textId="2468DB5D" w:rsidR="00CF5EE1" w:rsidRDefault="00CF5EE1">
      <w:pPr>
        <w:spacing w:after="129"/>
        <w:ind w:left="-3" w:right="0"/>
        <w:rPr>
          <w:rFonts w:ascii="Times New Roman" w:eastAsia="Calibri" w:hAnsi="Times New Roman" w:cs="Times New Roman"/>
          <w:sz w:val="22"/>
        </w:rPr>
      </w:pPr>
    </w:p>
    <w:p w14:paraId="65B436C1" w14:textId="4DA57E40" w:rsidR="00202905" w:rsidRDefault="00202905">
      <w:pPr>
        <w:spacing w:after="129"/>
        <w:ind w:left="-3" w:right="0"/>
        <w:rPr>
          <w:rFonts w:ascii="Times New Roman" w:eastAsia="Calibri" w:hAnsi="Times New Roman" w:cs="Times New Roman"/>
          <w:sz w:val="22"/>
        </w:rPr>
      </w:pPr>
    </w:p>
    <w:p w14:paraId="60E94BEB" w14:textId="71125B12" w:rsidR="00202905" w:rsidRDefault="00202905">
      <w:pPr>
        <w:spacing w:after="129"/>
        <w:ind w:left="-3" w:right="0"/>
        <w:rPr>
          <w:rFonts w:ascii="Times New Roman" w:eastAsia="Calibri" w:hAnsi="Times New Roman" w:cs="Times New Roman"/>
          <w:sz w:val="22"/>
        </w:rPr>
      </w:pPr>
    </w:p>
    <w:p w14:paraId="683CC689" w14:textId="7E995F7D" w:rsidR="00202905" w:rsidRDefault="00202905">
      <w:pPr>
        <w:spacing w:after="129"/>
        <w:ind w:left="-3" w:right="0"/>
        <w:rPr>
          <w:rFonts w:ascii="Times New Roman" w:eastAsia="Calibri" w:hAnsi="Times New Roman" w:cs="Times New Roman"/>
          <w:sz w:val="22"/>
        </w:rPr>
      </w:pPr>
    </w:p>
    <w:p w14:paraId="5CF149ED" w14:textId="2FADEB54" w:rsidR="00202905" w:rsidRDefault="00202905">
      <w:pPr>
        <w:spacing w:after="129"/>
        <w:ind w:left="-3" w:right="0"/>
        <w:rPr>
          <w:rFonts w:ascii="Times New Roman" w:eastAsia="Calibri" w:hAnsi="Times New Roman" w:cs="Times New Roman"/>
          <w:sz w:val="22"/>
        </w:rPr>
      </w:pPr>
    </w:p>
    <w:p w14:paraId="3E29D460" w14:textId="65C53F10" w:rsidR="00202905" w:rsidRDefault="00202905">
      <w:pPr>
        <w:spacing w:after="129"/>
        <w:ind w:left="-3" w:right="0"/>
        <w:rPr>
          <w:rFonts w:ascii="Times New Roman" w:eastAsia="Calibri" w:hAnsi="Times New Roman" w:cs="Times New Roman"/>
          <w:sz w:val="22"/>
        </w:rPr>
      </w:pPr>
    </w:p>
    <w:p w14:paraId="5B1140FF" w14:textId="3FF75DF7" w:rsidR="00202905" w:rsidRDefault="00202905">
      <w:pPr>
        <w:spacing w:after="129"/>
        <w:ind w:left="-3" w:right="0"/>
        <w:rPr>
          <w:rFonts w:ascii="Times New Roman" w:eastAsia="Calibri" w:hAnsi="Times New Roman" w:cs="Times New Roman"/>
          <w:sz w:val="22"/>
        </w:rPr>
      </w:pPr>
    </w:p>
    <w:p w14:paraId="0FDC92B7" w14:textId="1BF542FC" w:rsidR="00202905" w:rsidRDefault="00202905">
      <w:pPr>
        <w:spacing w:after="129"/>
        <w:ind w:left="-3" w:right="0"/>
        <w:rPr>
          <w:rFonts w:ascii="Times New Roman" w:eastAsia="Calibri" w:hAnsi="Times New Roman" w:cs="Times New Roman"/>
          <w:sz w:val="22"/>
        </w:rPr>
      </w:pPr>
    </w:p>
    <w:p w14:paraId="2B17827C" w14:textId="6378C3A8" w:rsidR="00202905" w:rsidRDefault="00202905">
      <w:pPr>
        <w:spacing w:after="129"/>
        <w:ind w:left="-3" w:right="0"/>
        <w:rPr>
          <w:rFonts w:ascii="Times New Roman" w:eastAsia="Calibri" w:hAnsi="Times New Roman" w:cs="Times New Roman"/>
          <w:sz w:val="22"/>
        </w:rPr>
      </w:pPr>
    </w:p>
    <w:p w14:paraId="2AF6F2C7" w14:textId="5ECC819A" w:rsidR="003D148E" w:rsidRDefault="003D148E">
      <w:pPr>
        <w:spacing w:after="129"/>
        <w:ind w:left="-3" w:right="0"/>
        <w:rPr>
          <w:rFonts w:ascii="Times New Roman" w:eastAsia="Calibri" w:hAnsi="Times New Roman" w:cs="Times New Roman"/>
          <w:sz w:val="22"/>
        </w:rPr>
      </w:pPr>
    </w:p>
    <w:p w14:paraId="6694CB75" w14:textId="754E3186" w:rsidR="003D148E" w:rsidRDefault="003D148E">
      <w:pPr>
        <w:spacing w:after="129"/>
        <w:ind w:left="-3" w:right="0"/>
        <w:rPr>
          <w:rFonts w:ascii="Times New Roman" w:eastAsia="Calibri" w:hAnsi="Times New Roman" w:cs="Times New Roman"/>
          <w:sz w:val="22"/>
        </w:rPr>
      </w:pPr>
    </w:p>
    <w:p w14:paraId="53CEE2B5" w14:textId="42DC0B80" w:rsidR="003D148E" w:rsidRDefault="003D148E">
      <w:pPr>
        <w:spacing w:after="129"/>
        <w:ind w:left="-3" w:right="0"/>
        <w:rPr>
          <w:rFonts w:ascii="Times New Roman" w:eastAsia="Calibri" w:hAnsi="Times New Roman" w:cs="Times New Roman"/>
          <w:sz w:val="22"/>
        </w:rPr>
      </w:pPr>
    </w:p>
    <w:p w14:paraId="0EB20DDC" w14:textId="5FCA7B06" w:rsidR="003D148E" w:rsidRDefault="003D148E">
      <w:pPr>
        <w:spacing w:after="129"/>
        <w:ind w:left="-3" w:right="0"/>
        <w:rPr>
          <w:rFonts w:ascii="Times New Roman" w:eastAsia="Calibri" w:hAnsi="Times New Roman" w:cs="Times New Roman"/>
          <w:sz w:val="22"/>
        </w:rPr>
      </w:pPr>
    </w:p>
    <w:p w14:paraId="75DE87AB" w14:textId="750799F0" w:rsidR="003D148E" w:rsidRDefault="003D148E">
      <w:pPr>
        <w:spacing w:after="129"/>
        <w:ind w:left="-3" w:right="0"/>
        <w:rPr>
          <w:rFonts w:ascii="Times New Roman" w:eastAsia="Calibri" w:hAnsi="Times New Roman" w:cs="Times New Roman"/>
          <w:sz w:val="22"/>
        </w:rPr>
      </w:pPr>
    </w:p>
    <w:p w14:paraId="3FA97EE7" w14:textId="6476415A" w:rsidR="003D148E" w:rsidRDefault="003D148E">
      <w:pPr>
        <w:spacing w:after="129"/>
        <w:ind w:left="-3" w:right="0"/>
        <w:rPr>
          <w:rFonts w:ascii="Times New Roman" w:eastAsia="Calibri" w:hAnsi="Times New Roman" w:cs="Times New Roman"/>
          <w:sz w:val="22"/>
        </w:rPr>
      </w:pPr>
    </w:p>
    <w:p w14:paraId="5E782E5D" w14:textId="77777777" w:rsidR="003D148E" w:rsidRDefault="003D148E" w:rsidP="003D148E">
      <w:pPr>
        <w:spacing w:after="129"/>
        <w:ind w:right="0" w:firstLine="0"/>
        <w:rPr>
          <w:rFonts w:ascii="Times New Roman" w:eastAsia="Calibri" w:hAnsi="Times New Roman" w:cs="Times New Roman"/>
          <w:sz w:val="22"/>
        </w:rPr>
      </w:pPr>
    </w:p>
    <w:p w14:paraId="493E191C" w14:textId="6E561FF6" w:rsidR="00202905" w:rsidRDefault="00202905">
      <w:pPr>
        <w:spacing w:after="129"/>
        <w:ind w:left="-3" w:right="0"/>
        <w:rPr>
          <w:rFonts w:ascii="Times New Roman" w:eastAsia="Calibri" w:hAnsi="Times New Roman" w:cs="Times New Roman"/>
          <w:sz w:val="22"/>
        </w:rPr>
      </w:pPr>
    </w:p>
    <w:p w14:paraId="39270440" w14:textId="28DADF65" w:rsidR="00CF5EE1" w:rsidRPr="005016EE" w:rsidRDefault="00CF5EE1" w:rsidP="00CF5EE1">
      <w:pPr>
        <w:spacing w:after="129"/>
        <w:ind w:right="0" w:firstLine="0"/>
        <w:rPr>
          <w:rFonts w:ascii="Times New Roman" w:eastAsia="Calibri" w:hAnsi="Times New Roman" w:cs="Times New Roman"/>
          <w:sz w:val="22"/>
        </w:rPr>
      </w:pPr>
    </w:p>
    <w:p w14:paraId="6FB8FEDA" w14:textId="77777777" w:rsidR="00CF5EE1" w:rsidRPr="005016EE" w:rsidRDefault="00CF5EE1">
      <w:pPr>
        <w:spacing w:after="129"/>
        <w:ind w:left="-3" w:right="0"/>
        <w:rPr>
          <w:rFonts w:ascii="Times New Roman" w:hAnsi="Times New Roman" w:cs="Times New Roman"/>
        </w:rPr>
      </w:pPr>
    </w:p>
    <w:p w14:paraId="14B43271" w14:textId="7EA2529A" w:rsidR="009E28FA" w:rsidRDefault="00223F59">
      <w:pPr>
        <w:spacing w:after="129"/>
        <w:ind w:left="-3" w:right="0"/>
        <w:rPr>
          <w:noProof/>
        </w:rPr>
      </w:pPr>
      <w:r w:rsidRPr="005016EE">
        <w:rPr>
          <w:rFonts w:ascii="Times New Roman" w:hAnsi="Times New Roman" w:cs="Times New Roman"/>
          <w:b/>
        </w:rPr>
        <w:t>LISTA DE IL</w:t>
      </w:r>
      <w:r w:rsidR="009E28FA" w:rsidRPr="005016EE">
        <w:rPr>
          <w:rFonts w:ascii="Times New Roman" w:hAnsi="Times New Roman" w:cs="Times New Roman"/>
          <w:b/>
        </w:rPr>
        <w:t>USTRACIONES</w:t>
      </w:r>
      <w:r w:rsidR="009E28FA">
        <w:rPr>
          <w:rFonts w:ascii="Times New Roman" w:hAnsi="Times New Roman" w:cs="Times New Roman"/>
          <w:b/>
        </w:rPr>
        <w:t xml:space="preserve"> </w:t>
      </w:r>
      <w:r w:rsidR="009E28FA">
        <w:rPr>
          <w:rFonts w:ascii="Times New Roman" w:hAnsi="Times New Roman" w:cs="Times New Roman"/>
          <w:b/>
        </w:rPr>
        <w:fldChar w:fldCharType="begin"/>
      </w:r>
      <w:r w:rsidR="009E28FA">
        <w:rPr>
          <w:rFonts w:ascii="Times New Roman" w:hAnsi="Times New Roman" w:cs="Times New Roman"/>
          <w:b/>
        </w:rPr>
        <w:instrText xml:space="preserve"> TOC \h \z \c "Ilustración" </w:instrText>
      </w:r>
      <w:r w:rsidR="009E28FA">
        <w:rPr>
          <w:rFonts w:ascii="Times New Roman" w:hAnsi="Times New Roman" w:cs="Times New Roman"/>
          <w:b/>
        </w:rPr>
        <w:fldChar w:fldCharType="separate"/>
      </w:r>
    </w:p>
    <w:p w14:paraId="60804A03" w14:textId="2F09EB95"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087" w:history="1">
        <w:r w:rsidR="009E28FA" w:rsidRPr="00FF6BB3">
          <w:rPr>
            <w:rStyle w:val="Hipervnculo"/>
            <w:rFonts w:ascii="Times New Roman" w:hAnsi="Times New Roman" w:cs="Times New Roman"/>
            <w:b/>
            <w:bCs/>
            <w:noProof/>
          </w:rPr>
          <w:t>Ilustración 1.Diagrama de casos de uso</w:t>
        </w:r>
        <w:r w:rsidR="009E28FA">
          <w:rPr>
            <w:noProof/>
            <w:webHidden/>
          </w:rPr>
          <w:tab/>
        </w:r>
        <w:r w:rsidR="009E28FA">
          <w:rPr>
            <w:noProof/>
            <w:webHidden/>
          </w:rPr>
          <w:fldChar w:fldCharType="begin"/>
        </w:r>
        <w:r w:rsidR="009E28FA">
          <w:rPr>
            <w:noProof/>
            <w:webHidden/>
          </w:rPr>
          <w:instrText xml:space="preserve"> PAGEREF _Toc86719087 \h </w:instrText>
        </w:r>
        <w:r w:rsidR="009E28FA">
          <w:rPr>
            <w:noProof/>
            <w:webHidden/>
          </w:rPr>
        </w:r>
        <w:r w:rsidR="009E28FA">
          <w:rPr>
            <w:noProof/>
            <w:webHidden/>
          </w:rPr>
          <w:fldChar w:fldCharType="separate"/>
        </w:r>
        <w:r w:rsidR="009E28FA">
          <w:rPr>
            <w:noProof/>
            <w:webHidden/>
          </w:rPr>
          <w:t>34</w:t>
        </w:r>
        <w:r w:rsidR="009E28FA">
          <w:rPr>
            <w:noProof/>
            <w:webHidden/>
          </w:rPr>
          <w:fldChar w:fldCharType="end"/>
        </w:r>
      </w:hyperlink>
    </w:p>
    <w:p w14:paraId="34A451FF" w14:textId="341428AF"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088" w:history="1">
        <w:r w:rsidR="009E28FA" w:rsidRPr="00FF6BB3">
          <w:rPr>
            <w:rStyle w:val="Hipervnculo"/>
            <w:rFonts w:ascii="Times New Roman" w:hAnsi="Times New Roman" w:cs="Times New Roman"/>
            <w:b/>
            <w:bCs/>
            <w:noProof/>
          </w:rPr>
          <w:t>Ilustración 2.diagrama de clases</w:t>
        </w:r>
        <w:r w:rsidR="009E28FA">
          <w:rPr>
            <w:noProof/>
            <w:webHidden/>
          </w:rPr>
          <w:tab/>
        </w:r>
        <w:r w:rsidR="009E28FA">
          <w:rPr>
            <w:noProof/>
            <w:webHidden/>
          </w:rPr>
          <w:fldChar w:fldCharType="begin"/>
        </w:r>
        <w:r w:rsidR="009E28FA">
          <w:rPr>
            <w:noProof/>
            <w:webHidden/>
          </w:rPr>
          <w:instrText xml:space="preserve"> PAGEREF _Toc86719088 \h </w:instrText>
        </w:r>
        <w:r w:rsidR="009E28FA">
          <w:rPr>
            <w:noProof/>
            <w:webHidden/>
          </w:rPr>
        </w:r>
        <w:r w:rsidR="009E28FA">
          <w:rPr>
            <w:noProof/>
            <w:webHidden/>
          </w:rPr>
          <w:fldChar w:fldCharType="separate"/>
        </w:r>
        <w:r w:rsidR="009E28FA">
          <w:rPr>
            <w:noProof/>
            <w:webHidden/>
          </w:rPr>
          <w:t>34</w:t>
        </w:r>
        <w:r w:rsidR="009E28FA">
          <w:rPr>
            <w:noProof/>
            <w:webHidden/>
          </w:rPr>
          <w:fldChar w:fldCharType="end"/>
        </w:r>
      </w:hyperlink>
    </w:p>
    <w:p w14:paraId="1EEA759C" w14:textId="3D82F2E7"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089" w:history="1">
        <w:r w:rsidR="009E28FA" w:rsidRPr="00FF6BB3">
          <w:rPr>
            <w:rStyle w:val="Hipervnculo"/>
            <w:rFonts w:ascii="Times New Roman" w:hAnsi="Times New Roman" w:cs="Times New Roman"/>
            <w:b/>
            <w:bCs/>
            <w:noProof/>
          </w:rPr>
          <w:t>Ilustración 3.diagrama de entidades -Relación</w:t>
        </w:r>
        <w:r w:rsidR="009E28FA">
          <w:rPr>
            <w:noProof/>
            <w:webHidden/>
          </w:rPr>
          <w:tab/>
        </w:r>
        <w:r w:rsidR="009E28FA">
          <w:rPr>
            <w:noProof/>
            <w:webHidden/>
          </w:rPr>
          <w:fldChar w:fldCharType="begin"/>
        </w:r>
        <w:r w:rsidR="009E28FA">
          <w:rPr>
            <w:noProof/>
            <w:webHidden/>
          </w:rPr>
          <w:instrText xml:space="preserve"> PAGEREF _Toc86719089 \h </w:instrText>
        </w:r>
        <w:r w:rsidR="009E28FA">
          <w:rPr>
            <w:noProof/>
            <w:webHidden/>
          </w:rPr>
        </w:r>
        <w:r w:rsidR="009E28FA">
          <w:rPr>
            <w:noProof/>
            <w:webHidden/>
          </w:rPr>
          <w:fldChar w:fldCharType="separate"/>
        </w:r>
        <w:r w:rsidR="009E28FA">
          <w:rPr>
            <w:noProof/>
            <w:webHidden/>
          </w:rPr>
          <w:t>35</w:t>
        </w:r>
        <w:r w:rsidR="009E28FA">
          <w:rPr>
            <w:noProof/>
            <w:webHidden/>
          </w:rPr>
          <w:fldChar w:fldCharType="end"/>
        </w:r>
      </w:hyperlink>
    </w:p>
    <w:p w14:paraId="23AEB093" w14:textId="3918E20F"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090" w:history="1">
        <w:r w:rsidR="009E28FA" w:rsidRPr="00FF6BB3">
          <w:rPr>
            <w:rStyle w:val="Hipervnculo"/>
            <w:rFonts w:ascii="Times New Roman" w:hAnsi="Times New Roman" w:cs="Times New Roman"/>
            <w:b/>
            <w:bCs/>
            <w:noProof/>
          </w:rPr>
          <w:t>Ilustración 4.Inicio  de sesión y registro</w:t>
        </w:r>
        <w:r w:rsidR="009E28FA">
          <w:rPr>
            <w:noProof/>
            <w:webHidden/>
          </w:rPr>
          <w:tab/>
        </w:r>
        <w:r w:rsidR="009E28FA">
          <w:rPr>
            <w:noProof/>
            <w:webHidden/>
          </w:rPr>
          <w:fldChar w:fldCharType="begin"/>
        </w:r>
        <w:r w:rsidR="009E28FA">
          <w:rPr>
            <w:noProof/>
            <w:webHidden/>
          </w:rPr>
          <w:instrText xml:space="preserve"> PAGEREF _Toc86719090 \h </w:instrText>
        </w:r>
        <w:r w:rsidR="009E28FA">
          <w:rPr>
            <w:noProof/>
            <w:webHidden/>
          </w:rPr>
        </w:r>
        <w:r w:rsidR="009E28FA">
          <w:rPr>
            <w:noProof/>
            <w:webHidden/>
          </w:rPr>
          <w:fldChar w:fldCharType="separate"/>
        </w:r>
        <w:r w:rsidR="009E28FA">
          <w:rPr>
            <w:noProof/>
            <w:webHidden/>
          </w:rPr>
          <w:t>38</w:t>
        </w:r>
        <w:r w:rsidR="009E28FA">
          <w:rPr>
            <w:noProof/>
            <w:webHidden/>
          </w:rPr>
          <w:fldChar w:fldCharType="end"/>
        </w:r>
      </w:hyperlink>
    </w:p>
    <w:p w14:paraId="7FB8B524" w14:textId="7303776C" w:rsidR="009E28FA" w:rsidRDefault="00625695">
      <w:pPr>
        <w:pStyle w:val="Tabladeilustraciones"/>
        <w:tabs>
          <w:tab w:val="right" w:leader="dot" w:pos="8831"/>
        </w:tabs>
        <w:rPr>
          <w:rFonts w:asciiTheme="minorHAnsi" w:eastAsiaTheme="minorEastAsia" w:hAnsiTheme="minorHAnsi" w:cstheme="minorBidi"/>
          <w:noProof/>
          <w:color w:val="auto"/>
          <w:sz w:val="22"/>
        </w:rPr>
      </w:pPr>
      <w:hyperlink w:anchor="_Toc86719091" w:history="1">
        <w:r w:rsidR="009E28FA" w:rsidRPr="00FF6BB3">
          <w:rPr>
            <w:rStyle w:val="Hipervnculo"/>
            <w:rFonts w:ascii="Times New Roman" w:hAnsi="Times New Roman" w:cs="Times New Roman"/>
            <w:b/>
            <w:bCs/>
            <w:noProof/>
          </w:rPr>
          <w:t>Ilustración 5.inicio</w:t>
        </w:r>
        <w:r w:rsidR="009E28FA">
          <w:rPr>
            <w:noProof/>
            <w:webHidden/>
          </w:rPr>
          <w:tab/>
        </w:r>
        <w:r w:rsidR="009E28FA">
          <w:rPr>
            <w:noProof/>
            <w:webHidden/>
          </w:rPr>
          <w:fldChar w:fldCharType="begin"/>
        </w:r>
        <w:r w:rsidR="009E28FA">
          <w:rPr>
            <w:noProof/>
            <w:webHidden/>
          </w:rPr>
          <w:instrText xml:space="preserve"> PAGEREF _Toc86719091 \h </w:instrText>
        </w:r>
        <w:r w:rsidR="009E28FA">
          <w:rPr>
            <w:noProof/>
            <w:webHidden/>
          </w:rPr>
        </w:r>
        <w:r w:rsidR="009E28FA">
          <w:rPr>
            <w:noProof/>
            <w:webHidden/>
          </w:rPr>
          <w:fldChar w:fldCharType="separate"/>
        </w:r>
        <w:r w:rsidR="009E28FA">
          <w:rPr>
            <w:noProof/>
            <w:webHidden/>
          </w:rPr>
          <w:t>39</w:t>
        </w:r>
        <w:r w:rsidR="009E28FA">
          <w:rPr>
            <w:noProof/>
            <w:webHidden/>
          </w:rPr>
          <w:fldChar w:fldCharType="end"/>
        </w:r>
      </w:hyperlink>
    </w:p>
    <w:p w14:paraId="1D102561" w14:textId="3447CD24" w:rsidR="009F017E" w:rsidRDefault="009E28FA" w:rsidP="009E28FA">
      <w:pPr>
        <w:spacing w:after="129"/>
        <w:ind w:left="-3" w:right="0"/>
        <w:rPr>
          <w:rFonts w:ascii="Times New Roman" w:hAnsi="Times New Roman" w:cs="Times New Roman"/>
          <w:b/>
        </w:rPr>
      </w:pPr>
      <w:r>
        <w:rPr>
          <w:rFonts w:ascii="Times New Roman" w:hAnsi="Times New Roman" w:cs="Times New Roman"/>
          <w:b/>
        </w:rPr>
        <w:fldChar w:fldCharType="end"/>
      </w:r>
      <w:r w:rsidR="00223F59" w:rsidRPr="005016EE">
        <w:rPr>
          <w:rFonts w:ascii="Times New Roman" w:hAnsi="Times New Roman" w:cs="Times New Roman"/>
          <w:b/>
        </w:rPr>
        <w:t xml:space="preserve"> </w:t>
      </w:r>
    </w:p>
    <w:p w14:paraId="593248BA" w14:textId="791CDC50" w:rsidR="00257EA0" w:rsidRDefault="00257EA0">
      <w:pPr>
        <w:spacing w:after="129"/>
        <w:ind w:left="-3" w:right="0"/>
        <w:rPr>
          <w:rFonts w:ascii="Times New Roman" w:hAnsi="Times New Roman" w:cs="Times New Roman"/>
          <w:b/>
        </w:rPr>
      </w:pPr>
    </w:p>
    <w:p w14:paraId="633CD39C" w14:textId="2F8EECE7" w:rsidR="00257EA0" w:rsidRDefault="00257EA0">
      <w:pPr>
        <w:spacing w:after="129"/>
        <w:ind w:left="-3" w:right="0"/>
        <w:rPr>
          <w:rFonts w:ascii="Times New Roman" w:hAnsi="Times New Roman" w:cs="Times New Roman"/>
          <w:b/>
        </w:rPr>
      </w:pPr>
    </w:p>
    <w:p w14:paraId="19231C9B" w14:textId="730D331B" w:rsidR="00257EA0" w:rsidRDefault="00257EA0">
      <w:pPr>
        <w:spacing w:after="129"/>
        <w:ind w:left="-3" w:right="0"/>
        <w:rPr>
          <w:rFonts w:ascii="Times New Roman" w:hAnsi="Times New Roman" w:cs="Times New Roman"/>
          <w:b/>
        </w:rPr>
      </w:pPr>
    </w:p>
    <w:p w14:paraId="5C6E99FA" w14:textId="1A15FFBD" w:rsidR="00257EA0" w:rsidRDefault="00257EA0">
      <w:pPr>
        <w:spacing w:after="129"/>
        <w:ind w:left="-3" w:right="0"/>
        <w:rPr>
          <w:rFonts w:ascii="Times New Roman" w:hAnsi="Times New Roman" w:cs="Times New Roman"/>
          <w:b/>
        </w:rPr>
      </w:pPr>
    </w:p>
    <w:p w14:paraId="5900A90F" w14:textId="09629585" w:rsidR="00257EA0" w:rsidRDefault="00257EA0">
      <w:pPr>
        <w:spacing w:after="129"/>
        <w:ind w:left="-3" w:right="0"/>
        <w:rPr>
          <w:rFonts w:ascii="Times New Roman" w:hAnsi="Times New Roman" w:cs="Times New Roman"/>
          <w:b/>
        </w:rPr>
      </w:pPr>
    </w:p>
    <w:p w14:paraId="260EC677" w14:textId="1FE09115" w:rsidR="00257EA0" w:rsidRDefault="00257EA0">
      <w:pPr>
        <w:spacing w:after="129"/>
        <w:ind w:left="-3" w:right="0"/>
        <w:rPr>
          <w:rFonts w:ascii="Times New Roman" w:hAnsi="Times New Roman" w:cs="Times New Roman"/>
          <w:b/>
        </w:rPr>
      </w:pPr>
    </w:p>
    <w:p w14:paraId="052AA1E8" w14:textId="4F91FB80" w:rsidR="00257EA0" w:rsidRDefault="00257EA0">
      <w:pPr>
        <w:spacing w:after="129"/>
        <w:ind w:left="-3" w:right="0"/>
        <w:rPr>
          <w:rFonts w:ascii="Times New Roman" w:hAnsi="Times New Roman" w:cs="Times New Roman"/>
          <w:b/>
        </w:rPr>
      </w:pPr>
    </w:p>
    <w:p w14:paraId="2E6A3C83" w14:textId="3CA02D5B" w:rsidR="00257EA0" w:rsidRDefault="00257EA0">
      <w:pPr>
        <w:spacing w:after="129"/>
        <w:ind w:left="-3" w:right="0"/>
        <w:rPr>
          <w:rFonts w:ascii="Times New Roman" w:hAnsi="Times New Roman" w:cs="Times New Roman"/>
          <w:b/>
        </w:rPr>
      </w:pPr>
    </w:p>
    <w:p w14:paraId="67F8C5A3" w14:textId="4DC2E64A" w:rsidR="00257EA0" w:rsidRDefault="00257EA0">
      <w:pPr>
        <w:spacing w:after="129"/>
        <w:ind w:left="-3" w:right="0"/>
        <w:rPr>
          <w:rFonts w:ascii="Times New Roman" w:hAnsi="Times New Roman" w:cs="Times New Roman"/>
          <w:b/>
        </w:rPr>
      </w:pPr>
    </w:p>
    <w:p w14:paraId="49098A30" w14:textId="0E071D18" w:rsidR="00257EA0" w:rsidRDefault="00257EA0">
      <w:pPr>
        <w:spacing w:after="129"/>
        <w:ind w:left="-3" w:right="0"/>
        <w:rPr>
          <w:rFonts w:ascii="Times New Roman" w:hAnsi="Times New Roman" w:cs="Times New Roman"/>
          <w:b/>
        </w:rPr>
      </w:pPr>
    </w:p>
    <w:p w14:paraId="41F3EA66" w14:textId="45742C3D" w:rsidR="00257EA0" w:rsidRDefault="00257EA0">
      <w:pPr>
        <w:spacing w:after="129"/>
        <w:ind w:left="-3" w:right="0"/>
        <w:rPr>
          <w:rFonts w:ascii="Times New Roman" w:hAnsi="Times New Roman" w:cs="Times New Roman"/>
          <w:b/>
        </w:rPr>
      </w:pPr>
    </w:p>
    <w:p w14:paraId="14D1EA31" w14:textId="54121EF5" w:rsidR="00257EA0" w:rsidRDefault="00257EA0">
      <w:pPr>
        <w:spacing w:after="129"/>
        <w:ind w:left="-3" w:right="0"/>
        <w:rPr>
          <w:rFonts w:ascii="Times New Roman" w:hAnsi="Times New Roman" w:cs="Times New Roman"/>
          <w:b/>
        </w:rPr>
      </w:pPr>
    </w:p>
    <w:p w14:paraId="563A8FF1" w14:textId="1FB102D2" w:rsidR="00257EA0" w:rsidRDefault="00257EA0">
      <w:pPr>
        <w:spacing w:after="129"/>
        <w:ind w:left="-3" w:right="0"/>
        <w:rPr>
          <w:rFonts w:ascii="Times New Roman" w:hAnsi="Times New Roman" w:cs="Times New Roman"/>
          <w:b/>
        </w:rPr>
      </w:pPr>
    </w:p>
    <w:p w14:paraId="64C5E5D6" w14:textId="170F41C0" w:rsidR="00257EA0" w:rsidRDefault="00257EA0">
      <w:pPr>
        <w:spacing w:after="129"/>
        <w:ind w:left="-3" w:right="0"/>
        <w:rPr>
          <w:rFonts w:ascii="Times New Roman" w:hAnsi="Times New Roman" w:cs="Times New Roman"/>
          <w:b/>
        </w:rPr>
      </w:pPr>
    </w:p>
    <w:p w14:paraId="3F5A11A8" w14:textId="7D6428A1" w:rsidR="00257EA0" w:rsidRDefault="00257EA0">
      <w:pPr>
        <w:spacing w:after="129"/>
        <w:ind w:left="-3" w:right="0"/>
        <w:rPr>
          <w:rFonts w:ascii="Times New Roman" w:hAnsi="Times New Roman" w:cs="Times New Roman"/>
          <w:b/>
        </w:rPr>
      </w:pPr>
    </w:p>
    <w:p w14:paraId="06779716" w14:textId="34EBDE5D" w:rsidR="00257EA0" w:rsidRDefault="00257EA0">
      <w:pPr>
        <w:spacing w:after="129"/>
        <w:ind w:left="-3" w:right="0"/>
        <w:rPr>
          <w:rFonts w:ascii="Times New Roman" w:hAnsi="Times New Roman" w:cs="Times New Roman"/>
          <w:b/>
        </w:rPr>
      </w:pPr>
    </w:p>
    <w:p w14:paraId="57BE788A" w14:textId="41232F68" w:rsidR="00257EA0" w:rsidRDefault="00257EA0">
      <w:pPr>
        <w:spacing w:after="129"/>
        <w:ind w:left="-3" w:right="0"/>
        <w:rPr>
          <w:rFonts w:ascii="Times New Roman" w:hAnsi="Times New Roman" w:cs="Times New Roman"/>
          <w:b/>
        </w:rPr>
      </w:pPr>
    </w:p>
    <w:p w14:paraId="7DDE8A7C" w14:textId="5D73B1DA" w:rsidR="00257EA0" w:rsidRDefault="00257EA0">
      <w:pPr>
        <w:spacing w:after="129"/>
        <w:ind w:left="-3" w:right="0"/>
        <w:rPr>
          <w:rFonts w:ascii="Times New Roman" w:hAnsi="Times New Roman" w:cs="Times New Roman"/>
          <w:b/>
        </w:rPr>
      </w:pPr>
    </w:p>
    <w:p w14:paraId="3A7AED4F" w14:textId="18EEC5DF" w:rsidR="00257EA0" w:rsidRDefault="00257EA0">
      <w:pPr>
        <w:spacing w:after="129"/>
        <w:ind w:left="-3" w:right="0"/>
        <w:rPr>
          <w:rFonts w:ascii="Times New Roman" w:hAnsi="Times New Roman" w:cs="Times New Roman"/>
          <w:b/>
        </w:rPr>
      </w:pPr>
    </w:p>
    <w:p w14:paraId="1B29AB25" w14:textId="28976796" w:rsidR="00257EA0" w:rsidRDefault="00257EA0">
      <w:pPr>
        <w:spacing w:after="129"/>
        <w:ind w:left="-3" w:right="0"/>
        <w:rPr>
          <w:rFonts w:ascii="Times New Roman" w:hAnsi="Times New Roman" w:cs="Times New Roman"/>
          <w:b/>
        </w:rPr>
      </w:pPr>
    </w:p>
    <w:p w14:paraId="536DA15C" w14:textId="2FD42548" w:rsidR="00257EA0" w:rsidRDefault="00257EA0">
      <w:pPr>
        <w:spacing w:after="129"/>
        <w:ind w:left="-3" w:right="0"/>
        <w:rPr>
          <w:rFonts w:ascii="Times New Roman" w:hAnsi="Times New Roman" w:cs="Times New Roman"/>
          <w:b/>
        </w:rPr>
      </w:pPr>
    </w:p>
    <w:p w14:paraId="78A71358" w14:textId="3C9E0F27" w:rsidR="00257EA0" w:rsidRDefault="00257EA0">
      <w:pPr>
        <w:spacing w:after="129"/>
        <w:ind w:left="-3" w:right="0"/>
        <w:rPr>
          <w:rFonts w:ascii="Times New Roman" w:hAnsi="Times New Roman" w:cs="Times New Roman"/>
          <w:b/>
        </w:rPr>
      </w:pPr>
    </w:p>
    <w:p w14:paraId="20270F69" w14:textId="1586EDA3" w:rsidR="00257EA0" w:rsidRDefault="00257EA0" w:rsidP="00257EA0">
      <w:pPr>
        <w:spacing w:after="129"/>
        <w:ind w:right="0" w:firstLine="0"/>
        <w:rPr>
          <w:rFonts w:ascii="Times New Roman" w:hAnsi="Times New Roman" w:cs="Times New Roman"/>
          <w:b/>
        </w:rPr>
      </w:pPr>
    </w:p>
    <w:p w14:paraId="74574C6B" w14:textId="77777777" w:rsidR="00257EA0" w:rsidRPr="005016EE" w:rsidRDefault="00257EA0" w:rsidP="00257EA0">
      <w:pPr>
        <w:spacing w:after="129"/>
        <w:ind w:right="0" w:firstLine="0"/>
        <w:rPr>
          <w:rFonts w:ascii="Times New Roman" w:hAnsi="Times New Roman" w:cs="Times New Roman"/>
        </w:rPr>
      </w:pPr>
    </w:p>
    <w:p w14:paraId="0F76BE20" w14:textId="77777777" w:rsidR="009F017E" w:rsidRPr="005016EE" w:rsidRDefault="00223F59">
      <w:pPr>
        <w:spacing w:after="0" w:line="259" w:lineRule="auto"/>
        <w:ind w:right="0" w:firstLine="0"/>
        <w:jc w:val="left"/>
        <w:rPr>
          <w:rFonts w:ascii="Times New Roman" w:hAnsi="Times New Roman" w:cs="Times New Roman"/>
        </w:rPr>
      </w:pPr>
      <w:r w:rsidRPr="005016EE">
        <w:rPr>
          <w:rFonts w:ascii="Times New Roman" w:hAnsi="Times New Roman" w:cs="Times New Roman"/>
        </w:rPr>
        <w:t xml:space="preserve"> </w:t>
      </w:r>
    </w:p>
    <w:p w14:paraId="59689AD4" w14:textId="77777777" w:rsidR="009F017E" w:rsidRPr="005016EE" w:rsidRDefault="00223F59">
      <w:pPr>
        <w:spacing w:after="0" w:line="259" w:lineRule="auto"/>
        <w:ind w:left="62" w:right="0" w:firstLine="0"/>
        <w:jc w:val="center"/>
        <w:rPr>
          <w:rFonts w:ascii="Times New Roman" w:hAnsi="Times New Roman" w:cs="Times New Roman"/>
        </w:rPr>
      </w:pPr>
      <w:r w:rsidRPr="005016EE">
        <w:rPr>
          <w:rFonts w:ascii="Times New Roman" w:hAnsi="Times New Roman" w:cs="Times New Roman"/>
        </w:rPr>
        <w:t xml:space="preserve"> </w:t>
      </w:r>
    </w:p>
    <w:p w14:paraId="1D08A29D" w14:textId="28AD8CE8" w:rsidR="009F017E" w:rsidRPr="005016EE" w:rsidRDefault="00223F59">
      <w:pPr>
        <w:spacing w:after="30"/>
        <w:ind w:left="-3" w:right="0"/>
        <w:rPr>
          <w:rFonts w:ascii="Times New Roman" w:hAnsi="Times New Roman" w:cs="Times New Roman"/>
        </w:rPr>
      </w:pPr>
      <w:r w:rsidRPr="005016EE">
        <w:rPr>
          <w:rFonts w:ascii="Times New Roman" w:hAnsi="Times New Roman" w:cs="Times New Roman"/>
        </w:rPr>
        <w:t xml:space="preserve">                                                                                                                             </w:t>
      </w:r>
    </w:p>
    <w:p w14:paraId="12FF021F" w14:textId="77777777" w:rsidR="009F017E" w:rsidRPr="005016EE" w:rsidRDefault="00223F59" w:rsidP="00202905">
      <w:pPr>
        <w:spacing w:after="0" w:line="259" w:lineRule="auto"/>
        <w:ind w:right="83"/>
        <w:rPr>
          <w:rFonts w:ascii="Times New Roman" w:hAnsi="Times New Roman" w:cs="Times New Roman"/>
        </w:rPr>
      </w:pPr>
      <w:r w:rsidRPr="005016EE">
        <w:rPr>
          <w:rFonts w:ascii="Times New Roman" w:hAnsi="Times New Roman" w:cs="Times New Roman"/>
          <w:b/>
        </w:rPr>
        <w:t xml:space="preserve">LISTA DE ANEXOS </w:t>
      </w:r>
    </w:p>
    <w:p w14:paraId="5C011FD9" w14:textId="77777777" w:rsidR="009F017E" w:rsidRPr="005016EE" w:rsidRDefault="00223F59">
      <w:pPr>
        <w:spacing w:after="0" w:line="259" w:lineRule="auto"/>
        <w:ind w:right="0" w:firstLine="0"/>
        <w:jc w:val="left"/>
        <w:rPr>
          <w:rFonts w:ascii="Times New Roman" w:hAnsi="Times New Roman" w:cs="Times New Roman"/>
        </w:rPr>
      </w:pPr>
      <w:r w:rsidRPr="005016EE">
        <w:rPr>
          <w:rFonts w:ascii="Times New Roman" w:hAnsi="Times New Roman" w:cs="Times New Roman"/>
        </w:rPr>
        <w:t xml:space="preserve"> </w:t>
      </w:r>
    </w:p>
    <w:p w14:paraId="322FB7B3" w14:textId="77777777" w:rsidR="009F017E" w:rsidRPr="005016EE" w:rsidRDefault="00223F59">
      <w:pPr>
        <w:spacing w:after="0" w:line="259" w:lineRule="auto"/>
        <w:ind w:right="0" w:firstLine="0"/>
        <w:jc w:val="left"/>
        <w:rPr>
          <w:rFonts w:ascii="Times New Roman" w:hAnsi="Times New Roman" w:cs="Times New Roman"/>
        </w:rPr>
      </w:pPr>
      <w:r w:rsidRPr="005016EE">
        <w:rPr>
          <w:rFonts w:ascii="Times New Roman" w:hAnsi="Times New Roman" w:cs="Times New Roman"/>
        </w:rPr>
        <w:t xml:space="preserve"> </w:t>
      </w:r>
    </w:p>
    <w:p w14:paraId="728D7693" w14:textId="475AE0BE" w:rsidR="009F017E" w:rsidRPr="005016EE" w:rsidRDefault="00223F59">
      <w:pPr>
        <w:spacing w:after="0" w:line="259" w:lineRule="auto"/>
        <w:ind w:right="0" w:firstLine="0"/>
        <w:jc w:val="left"/>
        <w:rPr>
          <w:rFonts w:ascii="Times New Roman" w:hAnsi="Times New Roman" w:cs="Times New Roman"/>
        </w:rPr>
      </w:pPr>
      <w:r w:rsidRPr="005016EE">
        <w:rPr>
          <w:rFonts w:ascii="Times New Roman" w:hAnsi="Times New Roman" w:cs="Times New Roman"/>
        </w:rPr>
        <w:br w:type="page"/>
      </w:r>
    </w:p>
    <w:p w14:paraId="380AE1B6" w14:textId="07EA616B" w:rsidR="009F017E" w:rsidRPr="00FC32DF" w:rsidRDefault="00223F59" w:rsidP="00FC32DF">
      <w:pPr>
        <w:pStyle w:val="Normal1"/>
        <w:jc w:val="center"/>
        <w:rPr>
          <w:rFonts w:ascii="Times New Roman" w:hAnsi="Times New Roman" w:cs="Times New Roman"/>
          <w:b/>
          <w:bCs/>
          <w:sz w:val="24"/>
          <w:szCs w:val="24"/>
        </w:rPr>
      </w:pPr>
      <w:r w:rsidRPr="00FC32DF">
        <w:rPr>
          <w:rFonts w:ascii="Times New Roman" w:hAnsi="Times New Roman" w:cs="Times New Roman"/>
          <w:b/>
          <w:bCs/>
          <w:sz w:val="24"/>
          <w:szCs w:val="24"/>
        </w:rPr>
        <w:lastRenderedPageBreak/>
        <w:t>RESUMEN</w:t>
      </w:r>
    </w:p>
    <w:p w14:paraId="08A51B0C" w14:textId="410B4C70" w:rsidR="00C01DE4" w:rsidRPr="005016EE" w:rsidRDefault="00C01DE4">
      <w:pPr>
        <w:spacing w:after="0" w:line="259" w:lineRule="auto"/>
        <w:ind w:left="95" w:right="93" w:hanging="10"/>
        <w:jc w:val="center"/>
        <w:rPr>
          <w:rFonts w:ascii="Times New Roman" w:hAnsi="Times New Roman" w:cs="Times New Roman"/>
          <w:b/>
        </w:rPr>
      </w:pPr>
    </w:p>
    <w:p w14:paraId="69803D8D" w14:textId="77777777" w:rsidR="00C01DE4" w:rsidRPr="005016EE" w:rsidRDefault="00C01DE4">
      <w:pPr>
        <w:spacing w:after="0" w:line="259" w:lineRule="auto"/>
        <w:ind w:left="95" w:right="93" w:hanging="10"/>
        <w:jc w:val="center"/>
        <w:rPr>
          <w:rFonts w:ascii="Times New Roman" w:hAnsi="Times New Roman" w:cs="Times New Roman"/>
        </w:rPr>
      </w:pPr>
    </w:p>
    <w:p w14:paraId="06145ED6" w14:textId="2BD2E54F" w:rsidR="00C01DE4" w:rsidRPr="005016EE" w:rsidRDefault="00C01DE4" w:rsidP="00C01DE4">
      <w:pPr>
        <w:pStyle w:val="Normal1"/>
        <w:spacing w:line="360" w:lineRule="auto"/>
        <w:jc w:val="both"/>
        <w:rPr>
          <w:rFonts w:ascii="Times New Roman" w:hAnsi="Times New Roman" w:cs="Times New Roman"/>
          <w:bCs/>
          <w:sz w:val="24"/>
          <w:szCs w:val="24"/>
        </w:rPr>
      </w:pPr>
      <w:r w:rsidRPr="005016EE">
        <w:rPr>
          <w:rFonts w:ascii="Times New Roman" w:hAnsi="Times New Roman" w:cs="Times New Roman"/>
          <w:sz w:val="24"/>
          <w:szCs w:val="24"/>
        </w:rPr>
        <w:t xml:space="preserve">Por medio de la realización de presente proyecto se pretende desarrollar un sistema de inventario para el </w:t>
      </w:r>
      <w:r w:rsidRPr="005016EE">
        <w:rPr>
          <w:rFonts w:ascii="Times New Roman" w:hAnsi="Times New Roman" w:cs="Times New Roman"/>
          <w:bCs/>
          <w:sz w:val="24"/>
          <w:szCs w:val="24"/>
        </w:rPr>
        <w:t>registro de compra y venta de la papelería y variedades DANGEDAV, la cual carece de una herramienta informática que le permita llevar un control real de los productos que comercializa. L</w:t>
      </w:r>
      <w:r w:rsidRPr="005016EE">
        <w:rPr>
          <w:rFonts w:ascii="Times New Roman" w:hAnsi="Times New Roman" w:cs="Times New Roman"/>
          <w:sz w:val="24"/>
          <w:szCs w:val="24"/>
          <w:lang w:val="es-MX"/>
        </w:rPr>
        <w:t xml:space="preserve">o que conlleva a falencias en cuanto a la existencia de productos e inconvenientes a la hora de satisfacer la demanda de sus clientes, además, la falta de un sistema tecnológico imposibilita llevar un control efectivo de los productos que ingresan y los que son vendidos, ocasionando inconsistencias en el momento de hacer los pedidos. Todo esto genera muchas veces que se adquieran productos que no se requieren y se deje de obtener los que están agotados o con poca existencia, generando que el negocio no sea eficiente y eficaz a la hora de su comercialización, reduciendo además los ingresos por ventas y las utilidades de la actividad económica de la empresa. </w:t>
      </w:r>
      <w:r w:rsidRPr="005016EE">
        <w:rPr>
          <w:rFonts w:ascii="Times New Roman" w:hAnsi="Times New Roman" w:cs="Times New Roman"/>
          <w:bCs/>
          <w:sz w:val="24"/>
          <w:szCs w:val="24"/>
        </w:rPr>
        <w:t xml:space="preserve">Por lo anteriormente dicho se hace necesario la </w:t>
      </w:r>
      <w:bookmarkStart w:id="4" w:name="_Hlk70976121"/>
      <w:r w:rsidRPr="005016EE">
        <w:rPr>
          <w:rFonts w:ascii="Times New Roman" w:hAnsi="Times New Roman" w:cs="Times New Roman"/>
          <w:bCs/>
          <w:sz w:val="24"/>
          <w:szCs w:val="24"/>
        </w:rPr>
        <w:t xml:space="preserve">creación de un software de </w:t>
      </w:r>
      <w:r w:rsidRPr="005016EE">
        <w:rPr>
          <w:rFonts w:ascii="Times New Roman" w:hAnsi="Times New Roman" w:cs="Times New Roman"/>
          <w:sz w:val="24"/>
          <w:szCs w:val="24"/>
        </w:rPr>
        <w:t xml:space="preserve">arquitectura web </w:t>
      </w:r>
      <w:bookmarkEnd w:id="4"/>
      <w:r w:rsidRPr="005016EE">
        <w:rPr>
          <w:rFonts w:ascii="Times New Roman" w:hAnsi="Times New Roman" w:cs="Times New Roman"/>
          <w:sz w:val="24"/>
          <w:szCs w:val="24"/>
        </w:rPr>
        <w:t>que</w:t>
      </w:r>
      <w:r w:rsidRPr="005016EE">
        <w:rPr>
          <w:rFonts w:ascii="Times New Roman" w:hAnsi="Times New Roman" w:cs="Times New Roman"/>
          <w:bCs/>
          <w:sz w:val="24"/>
          <w:szCs w:val="24"/>
        </w:rPr>
        <w:t xml:space="preserve"> le permita a </w:t>
      </w:r>
      <w:r w:rsidRPr="005016EE">
        <w:rPr>
          <w:rFonts w:ascii="Times New Roman" w:hAnsi="Times New Roman" w:cs="Times New Roman"/>
          <w:sz w:val="24"/>
          <w:szCs w:val="24"/>
          <w:lang w:val="es-MX"/>
        </w:rPr>
        <w:t xml:space="preserve">la empresa </w:t>
      </w:r>
      <w:bookmarkStart w:id="5" w:name="_Hlk70974840"/>
      <w:r w:rsidRPr="005016EE">
        <w:rPr>
          <w:rFonts w:ascii="Times New Roman" w:hAnsi="Times New Roman" w:cs="Times New Roman"/>
          <w:sz w:val="24"/>
          <w:szCs w:val="24"/>
          <w:lang w:val="es-MX"/>
        </w:rPr>
        <w:t>“</w:t>
      </w:r>
      <w:bookmarkStart w:id="6" w:name="_Hlk71062217"/>
      <w:r w:rsidRPr="005016EE">
        <w:rPr>
          <w:rFonts w:ascii="Times New Roman" w:hAnsi="Times New Roman" w:cs="Times New Roman"/>
          <w:sz w:val="24"/>
          <w:szCs w:val="24"/>
          <w:lang w:val="es-MX"/>
        </w:rPr>
        <w:t>DANGEDAV</w:t>
      </w:r>
      <w:bookmarkEnd w:id="6"/>
      <w:r w:rsidRPr="005016EE">
        <w:rPr>
          <w:rFonts w:ascii="Times New Roman" w:hAnsi="Times New Roman" w:cs="Times New Roman"/>
          <w:sz w:val="24"/>
          <w:szCs w:val="24"/>
          <w:lang w:val="es-MX"/>
        </w:rPr>
        <w:t xml:space="preserve">” </w:t>
      </w:r>
      <w:bookmarkEnd w:id="5"/>
      <w:r w:rsidRPr="005016EE">
        <w:rPr>
          <w:rFonts w:ascii="Times New Roman" w:hAnsi="Times New Roman" w:cs="Times New Roman"/>
          <w:bCs/>
          <w:sz w:val="24"/>
          <w:szCs w:val="24"/>
        </w:rPr>
        <w:t xml:space="preserve">llevar una base de datos de los productos, con la cual se pueda </w:t>
      </w:r>
      <w:r w:rsidRPr="005016EE">
        <w:rPr>
          <w:rFonts w:ascii="Times New Roman" w:hAnsi="Times New Roman" w:cs="Times New Roman"/>
          <w:sz w:val="24"/>
          <w:szCs w:val="24"/>
          <w:lang w:val="es-MX"/>
        </w:rPr>
        <w:t>corregir y superar todas estas debilidades e inconvenientes, mejorando y optimizando así los procesos contables, con el fin de dar una solución y llevar un manejo eficiente y eficaz en el control de inventario (Compras y de ventas) de la Papelería y Variedades DANGEDAV, y por consiguiente a una mejor toma de decisiones en el manejo integral del negocio.</w:t>
      </w:r>
      <w:r w:rsidRPr="005016EE">
        <w:rPr>
          <w:rFonts w:ascii="Times New Roman" w:hAnsi="Times New Roman" w:cs="Times New Roman"/>
          <w:bCs/>
          <w:sz w:val="24"/>
          <w:szCs w:val="24"/>
        </w:rPr>
        <w:t xml:space="preserve"> </w:t>
      </w:r>
    </w:p>
    <w:p w14:paraId="5686F2DC" w14:textId="77777777" w:rsidR="00C01DE4" w:rsidRPr="005016EE" w:rsidRDefault="00C01DE4" w:rsidP="00C01DE4">
      <w:pPr>
        <w:pStyle w:val="Normal1"/>
        <w:spacing w:line="360" w:lineRule="auto"/>
        <w:jc w:val="both"/>
        <w:rPr>
          <w:rFonts w:ascii="Times New Roman" w:hAnsi="Times New Roman" w:cs="Times New Roman"/>
          <w:bCs/>
          <w:sz w:val="24"/>
          <w:szCs w:val="24"/>
        </w:rPr>
      </w:pPr>
    </w:p>
    <w:p w14:paraId="121FC7D4" w14:textId="77777777" w:rsidR="00C01DE4" w:rsidRPr="005016EE" w:rsidRDefault="00C01DE4" w:rsidP="00C01DE4">
      <w:pPr>
        <w:pStyle w:val="Normal1"/>
        <w:spacing w:line="360" w:lineRule="auto"/>
        <w:jc w:val="both"/>
        <w:rPr>
          <w:rFonts w:ascii="Times New Roman" w:hAnsi="Times New Roman" w:cs="Times New Roman"/>
          <w:bCs/>
          <w:sz w:val="24"/>
          <w:szCs w:val="24"/>
        </w:rPr>
      </w:pPr>
      <w:r w:rsidRPr="005016EE">
        <w:rPr>
          <w:rFonts w:ascii="Times New Roman" w:hAnsi="Times New Roman" w:cs="Times New Roman"/>
          <w:b/>
          <w:sz w:val="24"/>
          <w:szCs w:val="24"/>
        </w:rPr>
        <w:t>Palabras claves:</w:t>
      </w:r>
      <w:r w:rsidRPr="005016EE">
        <w:rPr>
          <w:rFonts w:ascii="Times New Roman" w:hAnsi="Times New Roman" w:cs="Times New Roman"/>
          <w:sz w:val="24"/>
          <w:szCs w:val="24"/>
        </w:rPr>
        <w:t xml:space="preserve"> sistematización, inventario, software.</w:t>
      </w:r>
    </w:p>
    <w:p w14:paraId="6841C4B0" w14:textId="77777777" w:rsidR="00C01DE4" w:rsidRPr="005016EE" w:rsidRDefault="00C01DE4" w:rsidP="00C01DE4">
      <w:pPr>
        <w:pStyle w:val="Normal1"/>
        <w:spacing w:line="360" w:lineRule="auto"/>
        <w:rPr>
          <w:rFonts w:ascii="Times New Roman" w:hAnsi="Times New Roman" w:cs="Times New Roman"/>
          <w:bCs/>
          <w:sz w:val="24"/>
          <w:szCs w:val="24"/>
        </w:rPr>
      </w:pPr>
    </w:p>
    <w:p w14:paraId="1481C3C9" w14:textId="3E238860" w:rsidR="009F017E" w:rsidRPr="005016EE" w:rsidRDefault="009F017E">
      <w:pPr>
        <w:spacing w:after="359" w:line="259" w:lineRule="auto"/>
        <w:ind w:right="0" w:firstLine="0"/>
        <w:jc w:val="left"/>
        <w:rPr>
          <w:rFonts w:ascii="Times New Roman" w:hAnsi="Times New Roman" w:cs="Times New Roman"/>
        </w:rPr>
      </w:pPr>
    </w:p>
    <w:p w14:paraId="374BEEFA" w14:textId="09D4EF4C" w:rsidR="009F017E" w:rsidRPr="005016EE" w:rsidRDefault="009F017E">
      <w:pPr>
        <w:spacing w:after="0" w:line="259" w:lineRule="auto"/>
        <w:ind w:right="0" w:firstLine="0"/>
        <w:jc w:val="left"/>
        <w:rPr>
          <w:rFonts w:ascii="Times New Roman" w:hAnsi="Times New Roman" w:cs="Times New Roman"/>
        </w:rPr>
      </w:pPr>
    </w:p>
    <w:p w14:paraId="48ECD99A" w14:textId="4164BC1E" w:rsidR="00C01DE4" w:rsidRPr="005016EE" w:rsidRDefault="00C01DE4">
      <w:pPr>
        <w:spacing w:after="0" w:line="259" w:lineRule="auto"/>
        <w:ind w:right="0" w:firstLine="0"/>
        <w:jc w:val="left"/>
        <w:rPr>
          <w:rFonts w:ascii="Times New Roman" w:hAnsi="Times New Roman" w:cs="Times New Roman"/>
        </w:rPr>
      </w:pPr>
    </w:p>
    <w:p w14:paraId="50919633" w14:textId="7C3C116B" w:rsidR="00C01DE4" w:rsidRPr="005016EE" w:rsidRDefault="00C01DE4">
      <w:pPr>
        <w:spacing w:after="0" w:line="259" w:lineRule="auto"/>
        <w:ind w:right="0" w:firstLine="0"/>
        <w:jc w:val="left"/>
        <w:rPr>
          <w:rFonts w:ascii="Times New Roman" w:hAnsi="Times New Roman" w:cs="Times New Roman"/>
        </w:rPr>
      </w:pPr>
    </w:p>
    <w:p w14:paraId="27752F7B" w14:textId="55AB5407" w:rsidR="00C01DE4" w:rsidRPr="005016EE" w:rsidRDefault="00C01DE4">
      <w:pPr>
        <w:spacing w:after="0" w:line="259" w:lineRule="auto"/>
        <w:ind w:right="0" w:firstLine="0"/>
        <w:jc w:val="left"/>
        <w:rPr>
          <w:rFonts w:ascii="Times New Roman" w:hAnsi="Times New Roman" w:cs="Times New Roman"/>
        </w:rPr>
      </w:pPr>
    </w:p>
    <w:p w14:paraId="28C38249" w14:textId="6F69FA04" w:rsidR="00C01DE4" w:rsidRPr="005016EE" w:rsidRDefault="00C01DE4">
      <w:pPr>
        <w:spacing w:after="0" w:line="259" w:lineRule="auto"/>
        <w:ind w:right="0" w:firstLine="0"/>
        <w:jc w:val="left"/>
        <w:rPr>
          <w:rFonts w:ascii="Times New Roman" w:hAnsi="Times New Roman" w:cs="Times New Roman"/>
        </w:rPr>
      </w:pPr>
    </w:p>
    <w:p w14:paraId="4FA960F1" w14:textId="69754AD6" w:rsidR="00C01DE4" w:rsidRDefault="00C01DE4">
      <w:pPr>
        <w:spacing w:after="0" w:line="259" w:lineRule="auto"/>
        <w:ind w:right="0" w:firstLine="0"/>
        <w:jc w:val="left"/>
        <w:rPr>
          <w:rFonts w:ascii="Times New Roman" w:hAnsi="Times New Roman" w:cs="Times New Roman"/>
        </w:rPr>
      </w:pPr>
    </w:p>
    <w:p w14:paraId="53C4EFAC" w14:textId="452B83F5" w:rsidR="00202905" w:rsidRDefault="00202905">
      <w:pPr>
        <w:spacing w:after="0" w:line="259" w:lineRule="auto"/>
        <w:ind w:right="0" w:firstLine="0"/>
        <w:jc w:val="left"/>
        <w:rPr>
          <w:rFonts w:ascii="Times New Roman" w:hAnsi="Times New Roman" w:cs="Times New Roman"/>
        </w:rPr>
      </w:pPr>
    </w:p>
    <w:p w14:paraId="31722C1D" w14:textId="2F8E9E61" w:rsidR="00202905" w:rsidRDefault="00202905">
      <w:pPr>
        <w:spacing w:after="0" w:line="259" w:lineRule="auto"/>
        <w:ind w:right="0" w:firstLine="0"/>
        <w:jc w:val="left"/>
        <w:rPr>
          <w:rFonts w:ascii="Times New Roman" w:hAnsi="Times New Roman" w:cs="Times New Roman"/>
        </w:rPr>
      </w:pPr>
    </w:p>
    <w:p w14:paraId="0D5EB227" w14:textId="77777777" w:rsidR="00202905" w:rsidRPr="005016EE" w:rsidRDefault="00202905">
      <w:pPr>
        <w:spacing w:after="0" w:line="259" w:lineRule="auto"/>
        <w:ind w:right="0" w:firstLine="0"/>
        <w:jc w:val="left"/>
        <w:rPr>
          <w:rFonts w:ascii="Times New Roman" w:hAnsi="Times New Roman" w:cs="Times New Roman"/>
        </w:rPr>
      </w:pPr>
    </w:p>
    <w:p w14:paraId="18838657" w14:textId="5E914677" w:rsidR="00C01DE4" w:rsidRPr="00734A7E" w:rsidRDefault="00C01DE4" w:rsidP="00C01DE4">
      <w:pPr>
        <w:pStyle w:val="Ttulo1"/>
        <w:numPr>
          <w:ilvl w:val="0"/>
          <w:numId w:val="0"/>
        </w:numPr>
        <w:ind w:left="10" w:hanging="10"/>
        <w:rPr>
          <w:rFonts w:ascii="Times New Roman" w:hAnsi="Times New Roman" w:cs="Times New Roman"/>
          <w:lang w:val="en-US"/>
        </w:rPr>
      </w:pPr>
      <w:bookmarkStart w:id="7" w:name="_Toc256005568"/>
      <w:bookmarkStart w:id="8" w:name="_Toc256084883"/>
      <w:bookmarkStart w:id="9" w:name="_Toc256085010"/>
      <w:bookmarkStart w:id="10" w:name="_Toc256087924"/>
      <w:bookmarkStart w:id="11" w:name="_Toc75270390"/>
      <w:bookmarkStart w:id="12" w:name="_Toc86719195"/>
      <w:r w:rsidRPr="00734A7E">
        <w:rPr>
          <w:rFonts w:ascii="Times New Roman" w:hAnsi="Times New Roman" w:cs="Times New Roman"/>
          <w:lang w:val="en-US"/>
        </w:rPr>
        <w:lastRenderedPageBreak/>
        <w:t>ABSTRACT</w:t>
      </w:r>
      <w:bookmarkEnd w:id="7"/>
      <w:bookmarkEnd w:id="8"/>
      <w:bookmarkEnd w:id="9"/>
      <w:bookmarkEnd w:id="10"/>
      <w:bookmarkEnd w:id="11"/>
      <w:bookmarkEnd w:id="12"/>
    </w:p>
    <w:p w14:paraId="783BDE7A" w14:textId="77777777" w:rsidR="00C01DE4" w:rsidRPr="005016EE" w:rsidRDefault="00C01DE4" w:rsidP="00C01DE4">
      <w:pPr>
        <w:spacing w:line="360" w:lineRule="auto"/>
        <w:ind w:firstLine="0"/>
        <w:rPr>
          <w:rFonts w:ascii="Times New Roman" w:hAnsi="Times New Roman" w:cs="Times New Roman"/>
          <w:lang w:val="en"/>
        </w:rPr>
      </w:pPr>
    </w:p>
    <w:p w14:paraId="77D8C5C2" w14:textId="18D9D7E3" w:rsidR="00C01DE4" w:rsidRPr="00C01DE4" w:rsidRDefault="00C01DE4" w:rsidP="00C01DE4">
      <w:pPr>
        <w:spacing w:line="360" w:lineRule="auto"/>
        <w:ind w:firstLine="0"/>
        <w:rPr>
          <w:rFonts w:ascii="Times New Roman" w:hAnsi="Times New Roman" w:cs="Times New Roman"/>
          <w:lang w:val="en"/>
        </w:rPr>
      </w:pPr>
      <w:r w:rsidRPr="00C01DE4">
        <w:rPr>
          <w:rFonts w:ascii="Times New Roman" w:hAnsi="Times New Roman" w:cs="Times New Roman"/>
          <w:lang w:val="en"/>
        </w:rPr>
        <w:t>Through the realization of this project, it is intended to develop an inventory system for the registration of purchase and sale of DANGEDAV stationery and varieties, which lacks a computer tool that allows it to keep a real control of the products it sells. This leads to shortcomings in terms of the existence of products and inconveniences when it comes to satisfying the demand of its customers, in addition, the lack of a technological system makes it impossible to carry out an effective control of the products that enter and those that are sold, causing inconsistencies at the time of ordering. All this generates many times that products that are not required are acquired and those that are exhausted or with little existence are stopped, generating that the business is not efficient and effective when it comes to marketing, also reducing sales income and the profits of the economic activity of the company. For the aforementioned, it is necessary to create web architecture software that allows the company "DANGEDAV" to keep a database of products, with which it can correct and overcome all these weaknesses and drawbacks, improving and optimizing thus the accounting processes, in order to provide a solution and carry out an efficient and effective management in the inventory control (Purchases and sales) of the DANGEDAV Stationery and Varieties, and consequently to a better decision-making in the integral management of the business.</w:t>
      </w:r>
    </w:p>
    <w:p w14:paraId="52279F2F" w14:textId="77777777" w:rsidR="00C01DE4" w:rsidRPr="00C01DE4" w:rsidRDefault="00C01DE4" w:rsidP="00C01DE4">
      <w:pPr>
        <w:spacing w:line="360" w:lineRule="auto"/>
        <w:rPr>
          <w:rFonts w:ascii="Times New Roman" w:hAnsi="Times New Roman" w:cs="Times New Roman"/>
          <w:lang w:val="en"/>
        </w:rPr>
      </w:pPr>
    </w:p>
    <w:p w14:paraId="5512A3B7" w14:textId="77777777" w:rsidR="00C01DE4" w:rsidRPr="00C01DE4" w:rsidRDefault="00C01DE4" w:rsidP="00C01DE4">
      <w:pPr>
        <w:spacing w:line="360" w:lineRule="auto"/>
        <w:rPr>
          <w:rFonts w:ascii="Times New Roman" w:hAnsi="Times New Roman" w:cs="Times New Roman"/>
        </w:rPr>
      </w:pPr>
      <w:r w:rsidRPr="00734A7E">
        <w:rPr>
          <w:rFonts w:ascii="Times New Roman" w:hAnsi="Times New Roman" w:cs="Times New Roman"/>
          <w:b/>
          <w:bCs/>
        </w:rPr>
        <w:t>Keywords:</w:t>
      </w:r>
      <w:r w:rsidRPr="00734A7E">
        <w:rPr>
          <w:rFonts w:ascii="Times New Roman" w:hAnsi="Times New Roman" w:cs="Times New Roman"/>
        </w:rPr>
        <w:t xml:space="preserve"> systematization, inventory, software.</w:t>
      </w:r>
    </w:p>
    <w:p w14:paraId="771BB041" w14:textId="77777777" w:rsidR="009F017E" w:rsidRPr="005016EE" w:rsidRDefault="009F017E">
      <w:pPr>
        <w:rPr>
          <w:rFonts w:ascii="Times New Roman" w:hAnsi="Times New Roman" w:cs="Times New Roman"/>
        </w:rPr>
        <w:sectPr w:rsidR="009F017E" w:rsidRPr="005016EE">
          <w:headerReference w:type="even" r:id="rId11"/>
          <w:headerReference w:type="default" r:id="rId12"/>
          <w:footerReference w:type="even" r:id="rId13"/>
          <w:footerReference w:type="default" r:id="rId14"/>
          <w:headerReference w:type="first" r:id="rId15"/>
          <w:footerReference w:type="first" r:id="rId16"/>
          <w:pgSz w:w="12240" w:h="15840"/>
          <w:pgMar w:top="2091" w:right="1131" w:bottom="718" w:left="2268" w:header="135" w:footer="720" w:gutter="0"/>
          <w:cols w:space="720"/>
        </w:sectPr>
      </w:pPr>
    </w:p>
    <w:p w14:paraId="7C4599BB" w14:textId="77777777" w:rsidR="009F017E" w:rsidRPr="005016EE" w:rsidRDefault="00223F59">
      <w:pPr>
        <w:spacing w:after="0" w:line="259" w:lineRule="auto"/>
        <w:ind w:left="95" w:right="363" w:hanging="10"/>
        <w:jc w:val="center"/>
        <w:rPr>
          <w:rFonts w:ascii="Times New Roman" w:hAnsi="Times New Roman" w:cs="Times New Roman"/>
        </w:rPr>
      </w:pPr>
      <w:r w:rsidRPr="005016EE">
        <w:rPr>
          <w:rFonts w:ascii="Times New Roman" w:hAnsi="Times New Roman" w:cs="Times New Roman"/>
          <w:b/>
        </w:rPr>
        <w:lastRenderedPageBreak/>
        <w:t xml:space="preserve">INTRODUCCIÓN </w:t>
      </w:r>
    </w:p>
    <w:p w14:paraId="15279F56" w14:textId="77777777" w:rsidR="009F017E" w:rsidRPr="005016EE" w:rsidRDefault="00223F59">
      <w:pPr>
        <w:spacing w:after="118"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547EADF3" w14:textId="77777777" w:rsidR="00F4297C" w:rsidRPr="005016EE" w:rsidRDefault="00F4297C" w:rsidP="00F4297C">
      <w:pPr>
        <w:pStyle w:val="Normal1"/>
        <w:spacing w:line="360" w:lineRule="auto"/>
        <w:jc w:val="both"/>
        <w:rPr>
          <w:rFonts w:ascii="Times New Roman" w:hAnsi="Times New Roman" w:cs="Times New Roman"/>
          <w:sz w:val="24"/>
          <w:szCs w:val="24"/>
        </w:rPr>
      </w:pPr>
      <w:r w:rsidRPr="005016EE">
        <w:rPr>
          <w:rFonts w:ascii="Times New Roman" w:hAnsi="Times New Roman" w:cs="Times New Roman"/>
          <w:sz w:val="24"/>
          <w:szCs w:val="24"/>
        </w:rPr>
        <w:t xml:space="preserve">En el mundo globalizado en el que vivimos hoy en día se hace necesario que la  mayoría de empresas que se dedican a la comercialización de productos conozcan el estado de su inventario, a la vez se requiere que esta información sea lo más precisa posible para mejorar la gestión del mismo, de igual forma  existen muchas empresas pequeñas que no utilizan las herramientas tecnológicas para la realización de sus inventarios  ya que no le prestan mucha importancia al uso de software, utilizando  aun alternativas comunes  como las hojas de cálculo y/o inclusive notas en libretas y/o cuadernos; como herramientas de control  para la realización de este. </w:t>
      </w:r>
    </w:p>
    <w:p w14:paraId="1AE42A28" w14:textId="77777777" w:rsidR="00F4297C" w:rsidRPr="005016EE" w:rsidRDefault="00F4297C" w:rsidP="00F4297C">
      <w:pPr>
        <w:pStyle w:val="Normal1"/>
        <w:spacing w:line="360" w:lineRule="auto"/>
        <w:rPr>
          <w:rFonts w:ascii="Times New Roman" w:hAnsi="Times New Roman" w:cs="Times New Roman"/>
          <w:sz w:val="24"/>
          <w:szCs w:val="24"/>
        </w:rPr>
      </w:pPr>
      <w:r w:rsidRPr="005016EE">
        <w:rPr>
          <w:rFonts w:ascii="Times New Roman" w:hAnsi="Times New Roman" w:cs="Times New Roman"/>
          <w:sz w:val="24"/>
          <w:szCs w:val="24"/>
        </w:rPr>
        <w:t xml:space="preserve"> </w:t>
      </w:r>
    </w:p>
    <w:p w14:paraId="3E320311" w14:textId="77777777" w:rsidR="00F4297C" w:rsidRPr="005016EE" w:rsidRDefault="00F4297C" w:rsidP="00F4297C">
      <w:pPr>
        <w:pStyle w:val="Normal1"/>
        <w:spacing w:line="360" w:lineRule="auto"/>
        <w:jc w:val="both"/>
        <w:rPr>
          <w:rFonts w:ascii="Times New Roman" w:hAnsi="Times New Roman" w:cs="Times New Roman"/>
          <w:sz w:val="24"/>
          <w:szCs w:val="24"/>
          <w:lang w:val="es-MX"/>
        </w:rPr>
      </w:pPr>
      <w:r w:rsidRPr="005016EE">
        <w:rPr>
          <w:rFonts w:ascii="Times New Roman" w:hAnsi="Times New Roman" w:cs="Times New Roman"/>
          <w:sz w:val="24"/>
          <w:szCs w:val="24"/>
        </w:rPr>
        <w:t>La implementación de un software informático les permite a las pequeñas empresas como la</w:t>
      </w:r>
      <w:r w:rsidRPr="005016EE">
        <w:rPr>
          <w:rFonts w:ascii="Times New Roman" w:hAnsi="Times New Roman" w:cs="Times New Roman"/>
          <w:bCs/>
          <w:sz w:val="24"/>
          <w:szCs w:val="24"/>
        </w:rPr>
        <w:t xml:space="preserve"> papelería y variedades</w:t>
      </w:r>
      <w:r w:rsidRPr="005016EE">
        <w:rPr>
          <w:rFonts w:ascii="Times New Roman" w:hAnsi="Times New Roman" w:cs="Times New Roman"/>
          <w:sz w:val="24"/>
          <w:szCs w:val="24"/>
        </w:rPr>
        <w:t xml:space="preserve"> </w:t>
      </w:r>
      <w:r w:rsidRPr="005016EE">
        <w:rPr>
          <w:rFonts w:ascii="Times New Roman" w:hAnsi="Times New Roman" w:cs="Times New Roman"/>
          <w:sz w:val="24"/>
          <w:szCs w:val="24"/>
          <w:lang w:val="es-MX"/>
        </w:rPr>
        <w:t xml:space="preserve">“DANGEDAV” adaptarse a la nueva generación y a si mismo realizar una mejora en la calidad de los procesos internos de la empresa, por tanto, es imprescindible establecer alternativas que permitan reducir los costos de la empresa  al máximo utilizando para ello herramientas tecnológicas, que </w:t>
      </w:r>
      <w:r w:rsidRPr="005016EE">
        <w:rPr>
          <w:rFonts w:ascii="Times New Roman" w:hAnsi="Times New Roman" w:cs="Times New Roman"/>
          <w:sz w:val="24"/>
          <w:szCs w:val="24"/>
        </w:rPr>
        <w:t>un futuro no muy lejano contribuirá  a  reducir las  pérdidas que se puedan generar por el o deterioro de información  contenida en inventarios no computarizados y a la vez reducir la posibilidad de no tener un control adecuado de decrementos en los costos de sus productos por deterioro, vencimiento o hurto de los productos.</w:t>
      </w:r>
    </w:p>
    <w:p w14:paraId="1FAC8868" w14:textId="77777777" w:rsidR="00F4297C" w:rsidRPr="005016EE" w:rsidRDefault="00F4297C" w:rsidP="00F4297C">
      <w:pPr>
        <w:pStyle w:val="Normal1"/>
        <w:spacing w:line="360" w:lineRule="auto"/>
        <w:rPr>
          <w:rFonts w:ascii="Times New Roman" w:hAnsi="Times New Roman" w:cs="Times New Roman"/>
          <w:sz w:val="24"/>
          <w:szCs w:val="24"/>
        </w:rPr>
      </w:pPr>
    </w:p>
    <w:p w14:paraId="0CA3BD24" w14:textId="77777777" w:rsidR="00F63958" w:rsidRPr="005016EE" w:rsidRDefault="00F4297C" w:rsidP="00F4297C">
      <w:pPr>
        <w:pStyle w:val="Normal1"/>
        <w:spacing w:line="360" w:lineRule="auto"/>
        <w:jc w:val="both"/>
        <w:rPr>
          <w:rFonts w:ascii="Times New Roman" w:hAnsi="Times New Roman" w:cs="Times New Roman"/>
          <w:bCs/>
          <w:color w:val="auto"/>
          <w:sz w:val="24"/>
          <w:szCs w:val="24"/>
        </w:rPr>
      </w:pPr>
      <w:r w:rsidRPr="005016EE">
        <w:rPr>
          <w:rFonts w:ascii="Times New Roman" w:hAnsi="Times New Roman" w:cs="Times New Roman"/>
          <w:color w:val="auto"/>
          <w:sz w:val="24"/>
          <w:szCs w:val="24"/>
        </w:rPr>
        <w:t xml:space="preserve">Por consiguiente, con la implementación del presente proyecto se busca darle una solución a la problemática generada en la empresa </w:t>
      </w:r>
      <w:r w:rsidRPr="005016EE">
        <w:rPr>
          <w:rFonts w:ascii="Times New Roman" w:hAnsi="Times New Roman" w:cs="Times New Roman"/>
          <w:bCs/>
          <w:color w:val="auto"/>
          <w:sz w:val="24"/>
          <w:szCs w:val="24"/>
        </w:rPr>
        <w:t xml:space="preserve">DANGEDAV implementando el desarrollo de un sistema de inventario y registro de compra y venta de la papelería y variedades, todo esto por medio de la utilización del software de </w:t>
      </w:r>
      <w:r w:rsidRPr="005016EE">
        <w:rPr>
          <w:rFonts w:ascii="Times New Roman" w:hAnsi="Times New Roman" w:cs="Times New Roman"/>
          <w:color w:val="auto"/>
          <w:sz w:val="24"/>
          <w:szCs w:val="24"/>
        </w:rPr>
        <w:t xml:space="preserve">arquitectura web, esto nos permitirá llevar un control más detallado de los productos que se comprar, venden , y cuáles son los que se agotan con mayor frecuencia en la empresa, así vez tener  una contabilidad de los gastos y ganancia de la misma de una forma más organizada, clara y precisa. </w:t>
      </w:r>
    </w:p>
    <w:p w14:paraId="65D26B7F" w14:textId="73C5F70E" w:rsidR="00F4297C" w:rsidRPr="005016EE" w:rsidRDefault="00F4297C" w:rsidP="00F4297C">
      <w:pPr>
        <w:pStyle w:val="Normal1"/>
        <w:spacing w:line="360" w:lineRule="auto"/>
        <w:jc w:val="both"/>
        <w:rPr>
          <w:rFonts w:ascii="Times New Roman" w:hAnsi="Times New Roman" w:cs="Times New Roman"/>
          <w:bCs/>
          <w:color w:val="auto"/>
          <w:sz w:val="24"/>
          <w:szCs w:val="24"/>
        </w:rPr>
      </w:pPr>
      <w:r w:rsidRPr="005016EE">
        <w:rPr>
          <w:rFonts w:ascii="Times New Roman" w:hAnsi="Times New Roman" w:cs="Times New Roman"/>
          <w:sz w:val="24"/>
          <w:szCs w:val="24"/>
        </w:rPr>
        <w:t xml:space="preserve"> </w:t>
      </w:r>
    </w:p>
    <w:p w14:paraId="7B036A15" w14:textId="29AFAF64" w:rsidR="009F017E" w:rsidRPr="005016EE" w:rsidRDefault="009F017E">
      <w:pPr>
        <w:spacing w:after="115" w:line="259" w:lineRule="auto"/>
        <w:ind w:left="12" w:right="0" w:firstLine="0"/>
        <w:jc w:val="left"/>
        <w:rPr>
          <w:rFonts w:ascii="Times New Roman" w:hAnsi="Times New Roman" w:cs="Times New Roman"/>
        </w:rPr>
      </w:pPr>
    </w:p>
    <w:p w14:paraId="4D09AB0D" w14:textId="01331C1E" w:rsidR="009F017E" w:rsidRPr="005016EE" w:rsidRDefault="00223F59">
      <w:pPr>
        <w:spacing w:line="360" w:lineRule="auto"/>
        <w:ind w:left="-3" w:right="287"/>
        <w:rPr>
          <w:rFonts w:ascii="Times New Roman" w:hAnsi="Times New Roman" w:cs="Times New Roman"/>
        </w:rPr>
      </w:pPr>
      <w:r w:rsidRPr="005016EE">
        <w:rPr>
          <w:rFonts w:ascii="Times New Roman" w:hAnsi="Times New Roman" w:cs="Times New Roman"/>
        </w:rPr>
        <w:lastRenderedPageBreak/>
        <w:t xml:space="preserve">Este documento está estructurado de la siguiente manera: el capítulo 1 corresponde al planteamiento del problema que específica detalladamente las diferentes problemáticas evidenciadas en el establecimiento, la justificación del porqué resolver dichos problemas, los objetivos, los alcances y limitaciones del proyecto. El capítulo 2 corresponde a los aspectos metodológicos, es decir, una descripción breve de la metodología que se va a utilizar y la implementación dentro del proyecto. El capítulo 3 contiene información del marco referencial, dentro de este se puede evidenciar aplicaciones que funcionan de manera similar al sistema propuesto. En el capítulo 4 se evidencia el desarrollo e implementación de la metodología en el sistema. En el capítulo 5 se ven reflejados los resultados alcanzados durante el desarrollo de la aplicación. El capítulo 6 muestra las conclusiones y recomendaciones tras finalizar con el proyecto. El capítulo </w:t>
      </w:r>
      <w:r w:rsidR="00F63958" w:rsidRPr="005016EE">
        <w:rPr>
          <w:rFonts w:ascii="Times New Roman" w:hAnsi="Times New Roman" w:cs="Times New Roman"/>
        </w:rPr>
        <w:t>7 contiene</w:t>
      </w:r>
      <w:r w:rsidRPr="005016EE">
        <w:rPr>
          <w:rFonts w:ascii="Times New Roman" w:hAnsi="Times New Roman" w:cs="Times New Roman"/>
        </w:rPr>
        <w:t xml:space="preserve"> las referencias bibliográficas de las cuales se tomó información para aportar en el desarrollo del proyecto. </w:t>
      </w:r>
    </w:p>
    <w:p w14:paraId="22748E0B" w14:textId="6C7A0CB1" w:rsidR="00C01DE4" w:rsidRPr="005016EE" w:rsidRDefault="00C01DE4">
      <w:pPr>
        <w:spacing w:line="360" w:lineRule="auto"/>
        <w:ind w:left="-3" w:right="287"/>
        <w:rPr>
          <w:rFonts w:ascii="Times New Roman" w:hAnsi="Times New Roman" w:cs="Times New Roman"/>
        </w:rPr>
      </w:pPr>
    </w:p>
    <w:p w14:paraId="2145D432" w14:textId="20CA4E1E" w:rsidR="00C01DE4" w:rsidRPr="005016EE" w:rsidRDefault="00C01DE4">
      <w:pPr>
        <w:spacing w:line="360" w:lineRule="auto"/>
        <w:ind w:left="-3" w:right="287"/>
        <w:rPr>
          <w:rFonts w:ascii="Times New Roman" w:hAnsi="Times New Roman" w:cs="Times New Roman"/>
        </w:rPr>
      </w:pPr>
    </w:p>
    <w:p w14:paraId="0C23969D" w14:textId="4C55CF7A" w:rsidR="00F63958" w:rsidRPr="005016EE" w:rsidRDefault="00F63958">
      <w:pPr>
        <w:spacing w:line="360" w:lineRule="auto"/>
        <w:ind w:left="-3" w:right="287"/>
        <w:rPr>
          <w:rFonts w:ascii="Times New Roman" w:hAnsi="Times New Roman" w:cs="Times New Roman"/>
        </w:rPr>
      </w:pPr>
    </w:p>
    <w:p w14:paraId="130553A0" w14:textId="4E65EA41" w:rsidR="00F63958" w:rsidRPr="005016EE" w:rsidRDefault="00F63958">
      <w:pPr>
        <w:spacing w:line="360" w:lineRule="auto"/>
        <w:ind w:left="-3" w:right="287"/>
        <w:rPr>
          <w:rFonts w:ascii="Times New Roman" w:hAnsi="Times New Roman" w:cs="Times New Roman"/>
        </w:rPr>
      </w:pPr>
    </w:p>
    <w:p w14:paraId="36D8A43E" w14:textId="56C7051A" w:rsidR="00F63958" w:rsidRDefault="00F63958">
      <w:pPr>
        <w:spacing w:line="360" w:lineRule="auto"/>
        <w:ind w:left="-3" w:right="287"/>
        <w:rPr>
          <w:rFonts w:ascii="Times New Roman" w:hAnsi="Times New Roman" w:cs="Times New Roman"/>
        </w:rPr>
      </w:pPr>
    </w:p>
    <w:p w14:paraId="2C1B9AB3" w14:textId="3A0AA037" w:rsidR="005016EE" w:rsidRDefault="005016EE">
      <w:pPr>
        <w:spacing w:line="360" w:lineRule="auto"/>
        <w:ind w:left="-3" w:right="287"/>
        <w:rPr>
          <w:rFonts w:ascii="Times New Roman" w:hAnsi="Times New Roman" w:cs="Times New Roman"/>
        </w:rPr>
      </w:pPr>
    </w:p>
    <w:p w14:paraId="44B139FE" w14:textId="77777777" w:rsidR="005016EE" w:rsidRPr="005016EE" w:rsidRDefault="005016EE">
      <w:pPr>
        <w:spacing w:line="360" w:lineRule="auto"/>
        <w:ind w:left="-3" w:right="287"/>
        <w:rPr>
          <w:rFonts w:ascii="Times New Roman" w:hAnsi="Times New Roman" w:cs="Times New Roman"/>
        </w:rPr>
      </w:pPr>
    </w:p>
    <w:p w14:paraId="18573D36" w14:textId="65D3F810" w:rsidR="00F63958" w:rsidRPr="005016EE" w:rsidRDefault="00F63958">
      <w:pPr>
        <w:spacing w:line="360" w:lineRule="auto"/>
        <w:ind w:left="-3" w:right="287"/>
        <w:rPr>
          <w:rFonts w:ascii="Times New Roman" w:hAnsi="Times New Roman" w:cs="Times New Roman"/>
        </w:rPr>
      </w:pPr>
    </w:p>
    <w:p w14:paraId="0FE0678A" w14:textId="2EF0D7ED" w:rsidR="00F63958" w:rsidRPr="005016EE" w:rsidRDefault="00F63958">
      <w:pPr>
        <w:spacing w:line="360" w:lineRule="auto"/>
        <w:ind w:left="-3" w:right="287"/>
        <w:rPr>
          <w:rFonts w:ascii="Times New Roman" w:hAnsi="Times New Roman" w:cs="Times New Roman"/>
        </w:rPr>
      </w:pPr>
    </w:p>
    <w:p w14:paraId="68985AD0" w14:textId="37E0D4D9" w:rsidR="00F63958" w:rsidRPr="005016EE" w:rsidRDefault="00F63958">
      <w:pPr>
        <w:spacing w:line="360" w:lineRule="auto"/>
        <w:ind w:left="-3" w:right="287"/>
        <w:rPr>
          <w:rFonts w:ascii="Times New Roman" w:hAnsi="Times New Roman" w:cs="Times New Roman"/>
        </w:rPr>
      </w:pPr>
    </w:p>
    <w:p w14:paraId="47526944" w14:textId="3F9D26C7" w:rsidR="00F63958" w:rsidRPr="005016EE" w:rsidRDefault="00F63958">
      <w:pPr>
        <w:spacing w:line="360" w:lineRule="auto"/>
        <w:ind w:left="-3" w:right="287"/>
        <w:rPr>
          <w:rFonts w:ascii="Times New Roman" w:hAnsi="Times New Roman" w:cs="Times New Roman"/>
        </w:rPr>
      </w:pPr>
    </w:p>
    <w:p w14:paraId="0AE5684D" w14:textId="1DDF1ACE" w:rsidR="00F63958" w:rsidRPr="005016EE" w:rsidRDefault="00F63958">
      <w:pPr>
        <w:spacing w:line="360" w:lineRule="auto"/>
        <w:ind w:left="-3" w:right="287"/>
        <w:rPr>
          <w:rFonts w:ascii="Times New Roman" w:hAnsi="Times New Roman" w:cs="Times New Roman"/>
        </w:rPr>
      </w:pPr>
    </w:p>
    <w:p w14:paraId="13141998" w14:textId="05269E02" w:rsidR="00F63958" w:rsidRPr="005016EE" w:rsidRDefault="00F63958">
      <w:pPr>
        <w:spacing w:line="360" w:lineRule="auto"/>
        <w:ind w:left="-3" w:right="287"/>
        <w:rPr>
          <w:rFonts w:ascii="Times New Roman" w:hAnsi="Times New Roman" w:cs="Times New Roman"/>
        </w:rPr>
      </w:pPr>
    </w:p>
    <w:p w14:paraId="06246E8A" w14:textId="77777777" w:rsidR="00F63958" w:rsidRPr="005016EE" w:rsidRDefault="00F63958" w:rsidP="00F63958">
      <w:pPr>
        <w:spacing w:line="360" w:lineRule="auto"/>
        <w:ind w:right="287" w:firstLine="0"/>
        <w:rPr>
          <w:rFonts w:ascii="Times New Roman" w:hAnsi="Times New Roman" w:cs="Times New Roman"/>
        </w:rPr>
      </w:pPr>
    </w:p>
    <w:p w14:paraId="4AA2A00B" w14:textId="5BE29964" w:rsidR="00C01DE4" w:rsidRPr="005016EE" w:rsidRDefault="00C01DE4">
      <w:pPr>
        <w:spacing w:line="360" w:lineRule="auto"/>
        <w:ind w:left="-3" w:right="287"/>
        <w:rPr>
          <w:rFonts w:ascii="Times New Roman" w:hAnsi="Times New Roman" w:cs="Times New Roman"/>
        </w:rPr>
      </w:pPr>
    </w:p>
    <w:p w14:paraId="1F23718A" w14:textId="77777777" w:rsidR="00C01DE4" w:rsidRPr="005016EE" w:rsidRDefault="00C01DE4">
      <w:pPr>
        <w:spacing w:line="360" w:lineRule="auto"/>
        <w:ind w:left="-3" w:right="287"/>
        <w:rPr>
          <w:rFonts w:ascii="Times New Roman" w:hAnsi="Times New Roman" w:cs="Times New Roman"/>
        </w:rPr>
      </w:pPr>
    </w:p>
    <w:p w14:paraId="06F402A5" w14:textId="77777777" w:rsidR="009F017E" w:rsidRPr="005016EE" w:rsidRDefault="00223F59">
      <w:pPr>
        <w:spacing w:after="0" w:line="259" w:lineRule="auto"/>
        <w:ind w:left="12" w:right="0" w:firstLine="0"/>
        <w:jc w:val="left"/>
        <w:rPr>
          <w:rFonts w:ascii="Times New Roman" w:hAnsi="Times New Roman" w:cs="Times New Roman"/>
        </w:rPr>
      </w:pPr>
      <w:r w:rsidRPr="005016EE">
        <w:rPr>
          <w:rFonts w:ascii="Times New Roman" w:hAnsi="Times New Roman" w:cs="Times New Roman"/>
        </w:rPr>
        <w:lastRenderedPageBreak/>
        <w:t xml:space="preserve"> </w:t>
      </w:r>
      <w:r w:rsidRPr="005016EE">
        <w:rPr>
          <w:rFonts w:ascii="Times New Roman" w:hAnsi="Times New Roman" w:cs="Times New Roman"/>
        </w:rPr>
        <w:tab/>
      </w:r>
      <w:r w:rsidRPr="005016EE">
        <w:rPr>
          <w:rFonts w:ascii="Times New Roman" w:hAnsi="Times New Roman" w:cs="Times New Roman"/>
          <w:b/>
        </w:rPr>
        <w:t xml:space="preserve"> </w:t>
      </w:r>
    </w:p>
    <w:p w14:paraId="5A161D27" w14:textId="77777777" w:rsidR="009F017E" w:rsidRPr="005016EE" w:rsidRDefault="00223F59">
      <w:pPr>
        <w:pStyle w:val="Ttulo1"/>
        <w:spacing w:after="218"/>
        <w:ind w:left="445" w:right="0" w:hanging="360"/>
        <w:rPr>
          <w:rFonts w:ascii="Times New Roman" w:hAnsi="Times New Roman" w:cs="Times New Roman"/>
        </w:rPr>
      </w:pPr>
      <w:bookmarkStart w:id="13" w:name="_Toc86719196"/>
      <w:r w:rsidRPr="005016EE">
        <w:rPr>
          <w:rFonts w:ascii="Times New Roman" w:hAnsi="Times New Roman" w:cs="Times New Roman"/>
        </w:rPr>
        <w:t>PLANTEAMIENTO DEL PROBLEMA</w:t>
      </w:r>
      <w:bookmarkEnd w:id="13"/>
      <w:r w:rsidRPr="005016EE">
        <w:rPr>
          <w:rFonts w:ascii="Times New Roman" w:hAnsi="Times New Roman" w:cs="Times New Roman"/>
        </w:rPr>
        <w:t xml:space="preserve"> </w:t>
      </w:r>
    </w:p>
    <w:p w14:paraId="1D693743" w14:textId="77777777" w:rsidR="009F017E" w:rsidRPr="005016EE" w:rsidRDefault="00223F59">
      <w:pPr>
        <w:spacing w:after="179"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23CB2804" w14:textId="743DE900" w:rsidR="00F4297C" w:rsidRPr="005016EE" w:rsidRDefault="00223F59" w:rsidP="00223F59">
      <w:pPr>
        <w:pStyle w:val="Ttulo2"/>
        <w:spacing w:after="218"/>
        <w:ind w:left="566" w:right="0" w:hanging="569"/>
        <w:rPr>
          <w:rFonts w:ascii="Times New Roman" w:hAnsi="Times New Roman" w:cs="Times New Roman"/>
        </w:rPr>
      </w:pPr>
      <w:bookmarkStart w:id="14" w:name="_Toc86719197"/>
      <w:r w:rsidRPr="005016EE">
        <w:rPr>
          <w:rFonts w:ascii="Times New Roman" w:hAnsi="Times New Roman" w:cs="Times New Roman"/>
        </w:rPr>
        <w:t>DESCRIPCIÓN DEL PROBLEMA</w:t>
      </w:r>
      <w:bookmarkEnd w:id="14"/>
    </w:p>
    <w:p w14:paraId="43CAF632" w14:textId="77777777" w:rsidR="00F4297C" w:rsidRPr="005016EE" w:rsidRDefault="00F4297C" w:rsidP="00F4297C">
      <w:pPr>
        <w:pStyle w:val="Prrafodelista"/>
        <w:spacing w:line="480" w:lineRule="auto"/>
        <w:ind w:firstLine="576"/>
        <w:rPr>
          <w:rFonts w:eastAsia="Calibri"/>
          <w:color w:val="000000"/>
          <w:lang w:val="es-CO" w:eastAsia="en-US"/>
        </w:rPr>
      </w:pPr>
      <w:r w:rsidRPr="005016EE">
        <w:rPr>
          <w:rFonts w:eastAsia="Calibri"/>
          <w:color w:val="000000"/>
          <w:lang w:val="es-CO" w:eastAsia="en-US"/>
        </w:rPr>
        <w:t xml:space="preserve">Hoy en día es de gran relevancia la utilización de las herramientas tecnológicas para lograr un desarrollo eficiente en las actividades realizadas por las empresas, teniendo en cuenta que estos sistemas informáticos permiten distribuir, almacenar y controlar de una manera más clara la información referente a las diversas actividades que se llevan a cabo. Este tipo de herramientas son utilizadas por pequeñas, medianas y grandes empresas puesto que se hacen necesarias para la realización de las actividades normales de la misma y a la vez, lograr mantener un control continuo de las actividades comerciales, financieras y administrativas, así mismo busca el sostenimiento de esta. </w:t>
      </w:r>
    </w:p>
    <w:p w14:paraId="5C53C6B6" w14:textId="77777777" w:rsidR="00F4297C" w:rsidRPr="005016EE" w:rsidRDefault="00F4297C" w:rsidP="00F4297C">
      <w:pPr>
        <w:pStyle w:val="Prrafodelista"/>
        <w:spacing w:line="480" w:lineRule="auto"/>
        <w:ind w:firstLine="576"/>
        <w:rPr>
          <w:rFonts w:eastAsia="Calibri"/>
          <w:color w:val="000000"/>
          <w:lang w:val="es-CO" w:eastAsia="en-US"/>
        </w:rPr>
      </w:pPr>
      <w:r w:rsidRPr="005016EE">
        <w:rPr>
          <w:rFonts w:eastAsia="Calibri"/>
          <w:color w:val="000000"/>
          <w:lang w:val="es-CO" w:eastAsia="en-US"/>
        </w:rPr>
        <w:t xml:space="preserve">DANGEDAV, Es una empresa de Papelería y Variedades que tuvo sus inicios en el año 2011, brinda sus servicios a la comunidad del barrio el Carmen del municipio de </w:t>
      </w:r>
      <w:proofErr w:type="spellStart"/>
      <w:r w:rsidRPr="005016EE">
        <w:rPr>
          <w:rFonts w:eastAsia="Calibri"/>
          <w:color w:val="000000"/>
          <w:lang w:val="es-CO" w:eastAsia="en-US"/>
        </w:rPr>
        <w:t>Pijiño</w:t>
      </w:r>
      <w:proofErr w:type="spellEnd"/>
      <w:r w:rsidRPr="005016EE">
        <w:rPr>
          <w:rFonts w:eastAsia="Calibri"/>
          <w:color w:val="000000"/>
          <w:lang w:val="es-CO" w:eastAsia="en-US"/>
        </w:rPr>
        <w:t>, Magdalena. El problema principal radica en que</w:t>
      </w:r>
      <w:r w:rsidRPr="005016EE">
        <w:t xml:space="preserve"> al no tener el registro de productos hace al </w:t>
      </w:r>
      <w:r w:rsidRPr="005016EE">
        <w:rPr>
          <w:rFonts w:eastAsia="Calibri"/>
          <w:color w:val="000000"/>
          <w:lang w:val="es-CO" w:eastAsia="en-US"/>
        </w:rPr>
        <w:t xml:space="preserve">muchas veces en el </w:t>
      </w:r>
      <w:r w:rsidRPr="005016EE">
        <w:t xml:space="preserve">momento de la venta </w:t>
      </w:r>
      <w:r w:rsidRPr="005016EE">
        <w:rPr>
          <w:rFonts w:eastAsia="Calibri"/>
          <w:color w:val="000000"/>
          <w:lang w:val="es-CO" w:eastAsia="en-US"/>
        </w:rPr>
        <w:t xml:space="preserve">los productos solicitados no se encuentran disponible puesto que no se lleva un registro claro y eficaz de estos.  </w:t>
      </w:r>
      <w:r w:rsidRPr="005016EE">
        <w:t xml:space="preserve">La falta de estos sistemas de inventarios </w:t>
      </w:r>
      <w:r w:rsidRPr="005016EE">
        <w:rPr>
          <w:rFonts w:eastAsia="Calibri"/>
          <w:color w:val="000000"/>
          <w:lang w:val="es-CO" w:eastAsia="en-US"/>
        </w:rPr>
        <w:t xml:space="preserve">afecta al momento de la búsqueda de los productos ocasionando  tardanza al momento de la venta que genera molestias por parte de los clientes, así mismo al momento de realizar el pedido de los productos el asesor no logra identificar con facilidad con que productos cuenta y cuales hacen falta por lo que a la hora de la venta hay productos con los que no se cuenta por que no se anotaron a la hora de hacer el pedido ocasionando así una molestia de los clientes por no encontrar en la papelería los productos que son de su </w:t>
      </w:r>
      <w:r w:rsidRPr="005016EE">
        <w:rPr>
          <w:rFonts w:eastAsia="Calibri"/>
          <w:color w:val="000000"/>
          <w:lang w:val="es-CO" w:eastAsia="en-US"/>
        </w:rPr>
        <w:lastRenderedPageBreak/>
        <w:t xml:space="preserve">interés lo que puede generar una baja en las ventas      en la papelería y así mismo una pérdida de  credibilidad causando un efecto negativo a la hora de brindar el servicio a los clientes. </w:t>
      </w:r>
    </w:p>
    <w:p w14:paraId="42E164BA" w14:textId="09E68C07" w:rsidR="009002F1" w:rsidRPr="005016EE" w:rsidRDefault="00F4297C" w:rsidP="00F63958">
      <w:pPr>
        <w:pStyle w:val="Prrafodelista"/>
        <w:spacing w:line="480" w:lineRule="auto"/>
        <w:ind w:firstLine="576"/>
        <w:rPr>
          <w:rFonts w:eastAsia="Calibri"/>
          <w:color w:val="000000"/>
          <w:lang w:val="es-CO" w:eastAsia="en-US"/>
        </w:rPr>
      </w:pPr>
      <w:r w:rsidRPr="005016EE">
        <w:rPr>
          <w:rFonts w:eastAsia="Calibri"/>
          <w:color w:val="000000"/>
          <w:lang w:val="es-CO" w:eastAsia="en-US"/>
        </w:rPr>
        <w:t>Por lo anteriormente dicho, se hace necesario que este tipo de negocios manejen inventarios computarizados que hagan más eficiente los procesos que se realizan en la empresa y con ello poder evitar las demoras y el no tener los productos disponibles al momento de prestar su servicio, evitando así los disgustos generados a los clientes.  También se puede decir que realizar ajustes en el momento de la atención ayudaría a mejorar la eficiencia en la venta del producto, podría incidir en el aumento de ventas que se generen en el negocio, apoyaría la toma de decisiones, el proceso de atención y la obtención de un mayor número de ganancias generadas en la misma.  Esto evidencia la urgente necesidad desarrollar un sistema web que le permita a la empresa DANGEDAV llevar el inventario y registro de las compras y ventas de sus productos.</w:t>
      </w:r>
    </w:p>
    <w:p w14:paraId="56D3B081" w14:textId="77777777" w:rsidR="009002F1" w:rsidRPr="005016EE" w:rsidRDefault="009002F1" w:rsidP="00F4297C">
      <w:pPr>
        <w:pStyle w:val="Prrafodelista"/>
        <w:spacing w:line="480" w:lineRule="auto"/>
        <w:ind w:firstLine="576"/>
        <w:rPr>
          <w:rFonts w:eastAsia="Calibri"/>
          <w:color w:val="000000"/>
          <w:lang w:val="es-CO" w:eastAsia="en-US"/>
        </w:rPr>
      </w:pPr>
    </w:p>
    <w:p w14:paraId="4D708B18" w14:textId="77777777" w:rsidR="009F017E" w:rsidRPr="005016EE" w:rsidRDefault="00223F59">
      <w:pPr>
        <w:pStyle w:val="Ttulo2"/>
        <w:ind w:left="566" w:right="0" w:hanging="569"/>
        <w:rPr>
          <w:rFonts w:ascii="Times New Roman" w:hAnsi="Times New Roman" w:cs="Times New Roman"/>
        </w:rPr>
      </w:pPr>
      <w:bookmarkStart w:id="15" w:name="_Toc86719198"/>
      <w:r w:rsidRPr="005016EE">
        <w:rPr>
          <w:rFonts w:ascii="Times New Roman" w:hAnsi="Times New Roman" w:cs="Times New Roman"/>
        </w:rPr>
        <w:t>FORMULACIÓN DEL PROBLEMA</w:t>
      </w:r>
      <w:bookmarkEnd w:id="15"/>
      <w:r w:rsidRPr="005016EE">
        <w:rPr>
          <w:rFonts w:ascii="Times New Roman" w:hAnsi="Times New Roman" w:cs="Times New Roman"/>
        </w:rPr>
        <w:t xml:space="preserve"> </w:t>
      </w:r>
    </w:p>
    <w:p w14:paraId="7194EF28" w14:textId="77777777" w:rsidR="009F017E" w:rsidRPr="005016EE" w:rsidRDefault="00223F59">
      <w:pPr>
        <w:spacing w:after="114"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16BDE4DF" w14:textId="77777777" w:rsidR="009002F1" w:rsidRPr="005016EE" w:rsidRDefault="009002F1" w:rsidP="009002F1">
      <w:pPr>
        <w:pStyle w:val="Prrafodelista"/>
        <w:spacing w:line="480" w:lineRule="auto"/>
        <w:ind w:firstLine="576"/>
        <w:rPr>
          <w:rFonts w:eastAsia="Calibri"/>
          <w:color w:val="000000"/>
          <w:lang w:val="es-CO" w:eastAsia="en-US"/>
        </w:rPr>
      </w:pPr>
      <w:r w:rsidRPr="005016EE">
        <w:rPr>
          <w:rFonts w:eastAsia="Calibri"/>
          <w:color w:val="000000"/>
          <w:lang w:val="es-CO" w:eastAsia="en-US"/>
        </w:rPr>
        <w:t xml:space="preserve">La gran problemática que ha venido afectando a la </w:t>
      </w:r>
      <w:bookmarkStart w:id="16" w:name="_Hlk67504058"/>
      <w:r w:rsidRPr="005016EE">
        <w:rPr>
          <w:rFonts w:eastAsia="Calibri"/>
          <w:color w:val="000000"/>
          <w:lang w:val="es-CO" w:eastAsia="en-US"/>
        </w:rPr>
        <w:t>Papelearía y Variedades DANGEDAV</w:t>
      </w:r>
      <w:bookmarkEnd w:id="16"/>
      <w:r w:rsidRPr="005016EE">
        <w:rPr>
          <w:rFonts w:eastAsia="Calibri"/>
          <w:color w:val="000000"/>
          <w:lang w:val="es-CO" w:eastAsia="en-US"/>
        </w:rPr>
        <w:t xml:space="preserve"> durante varios años es la forma como ha estado organizando sus registros de inventarios y ventas; siendo esta de forma manual en libros de contabilidad. La utilización de estos métodos convencionales de registro y control han ocasionado disgustos a los propietarios del negocio por las pérdidas económicas al no tener sus productos sistematizados, los que dificulta la búsqueda del producto y el desconocimiento de si se cuenta con este o no. </w:t>
      </w:r>
    </w:p>
    <w:p w14:paraId="0E01EA19" w14:textId="77777777" w:rsidR="009002F1" w:rsidRPr="005016EE" w:rsidRDefault="009002F1" w:rsidP="009002F1">
      <w:pPr>
        <w:pStyle w:val="Prrafodelista"/>
        <w:spacing w:line="480" w:lineRule="auto"/>
        <w:ind w:firstLine="576"/>
        <w:rPr>
          <w:rFonts w:eastAsia="Calibri"/>
          <w:color w:val="000000"/>
          <w:lang w:val="es-CO" w:eastAsia="en-US"/>
        </w:rPr>
      </w:pPr>
    </w:p>
    <w:p w14:paraId="7A7E8590" w14:textId="77777777" w:rsidR="009002F1" w:rsidRPr="005016EE" w:rsidRDefault="009002F1" w:rsidP="009002F1">
      <w:pPr>
        <w:pStyle w:val="Prrafodelista"/>
        <w:spacing w:line="480" w:lineRule="auto"/>
        <w:ind w:firstLine="576"/>
        <w:rPr>
          <w:rFonts w:eastAsia="Calibri"/>
          <w:color w:val="000000"/>
          <w:lang w:val="es-CO" w:eastAsia="en-US"/>
        </w:rPr>
      </w:pPr>
      <w:r w:rsidRPr="005016EE">
        <w:rPr>
          <w:rFonts w:eastAsia="Calibri"/>
          <w:color w:val="000000"/>
          <w:lang w:val="es-CO" w:eastAsia="en-US"/>
        </w:rPr>
        <w:lastRenderedPageBreak/>
        <w:t xml:space="preserve">Por este motivo surge la  necesidad de crear un software  informático que le permita a los funcionarios de la empresa dar  solución a estos problemas ya planteados, con la implementación de este  software que se encargaría de llevar el   registro de  todos los artículos disponibles por códigos en la papelería, dando el número de unidades disponibles de productos solicitado por el cliente y presentar  la ubicación exacta de los artículos inventariados en bodega , por lo tanto, se busca minimizar las pérdidas económicas y agilizar el proceso de despachos de los productos. De esta manera se contribuirá a la solución y mejoramiento de este problema ya que así se suministrará el inventario y el control de la disponibilidad de productos en bodegas. Con este desarrollo de software en la </w:t>
      </w:r>
      <w:bookmarkStart w:id="17" w:name="_Hlk71063262"/>
      <w:r w:rsidRPr="005016EE">
        <w:rPr>
          <w:rFonts w:eastAsia="Calibri"/>
          <w:color w:val="000000"/>
          <w:lang w:val="es-CO" w:eastAsia="en-US"/>
        </w:rPr>
        <w:t>Papelería y Variedades DANGEDAV</w:t>
      </w:r>
      <w:bookmarkEnd w:id="17"/>
      <w:r w:rsidRPr="005016EE">
        <w:rPr>
          <w:rFonts w:eastAsia="Calibri"/>
          <w:color w:val="000000"/>
          <w:lang w:val="es-CO" w:eastAsia="en-US"/>
        </w:rPr>
        <w:t>, permitirá mejorar su control de ventas, inventarios y disponibilidad de productos, con el fin de que esta, pueda ofrecer un servicio más eficiente y eficaz a su clientela y organizar por códigos todos los productos de ventas del negocio.</w:t>
      </w:r>
    </w:p>
    <w:p w14:paraId="62D6E643" w14:textId="77777777" w:rsidR="009002F1" w:rsidRPr="005016EE" w:rsidRDefault="009002F1" w:rsidP="009002F1">
      <w:pPr>
        <w:pStyle w:val="Prrafodelista"/>
        <w:spacing w:line="480" w:lineRule="auto"/>
        <w:ind w:firstLine="576"/>
        <w:rPr>
          <w:rFonts w:eastAsia="Calibri"/>
          <w:color w:val="000000"/>
          <w:lang w:val="es-CO" w:eastAsia="en-US"/>
        </w:rPr>
      </w:pPr>
    </w:p>
    <w:p w14:paraId="694C8968" w14:textId="77777777" w:rsidR="009002F1" w:rsidRPr="005016EE" w:rsidRDefault="009002F1" w:rsidP="009002F1">
      <w:pPr>
        <w:pStyle w:val="Prrafodelista"/>
        <w:spacing w:line="480" w:lineRule="auto"/>
        <w:ind w:firstLine="576"/>
        <w:rPr>
          <w:rFonts w:eastAsia="Calibri"/>
          <w:color w:val="000000"/>
          <w:lang w:val="es-CO" w:eastAsia="en-US"/>
        </w:rPr>
      </w:pPr>
      <w:r w:rsidRPr="005016EE">
        <w:rPr>
          <w:rFonts w:eastAsia="Calibri"/>
          <w:color w:val="000000"/>
          <w:lang w:val="es-CO" w:eastAsia="en-US"/>
        </w:rPr>
        <w:t xml:space="preserve">En resume, este proyecto se busca responder a la pregunta: </w:t>
      </w:r>
    </w:p>
    <w:p w14:paraId="3840384B" w14:textId="77777777" w:rsidR="009002F1" w:rsidRPr="005016EE" w:rsidRDefault="009002F1" w:rsidP="009002F1">
      <w:pPr>
        <w:pStyle w:val="Prrafodelista"/>
        <w:spacing w:line="480" w:lineRule="auto"/>
        <w:ind w:firstLine="576"/>
        <w:rPr>
          <w:rFonts w:eastAsia="Calibri"/>
          <w:color w:val="000000"/>
          <w:lang w:val="es-CO" w:eastAsia="en-US"/>
        </w:rPr>
      </w:pPr>
    </w:p>
    <w:p w14:paraId="12BC631A" w14:textId="77777777" w:rsidR="009002F1" w:rsidRPr="005016EE" w:rsidRDefault="009002F1" w:rsidP="009002F1">
      <w:pPr>
        <w:pStyle w:val="Prrafodelista"/>
        <w:spacing w:line="480" w:lineRule="auto"/>
        <w:ind w:firstLine="576"/>
        <w:rPr>
          <w:rFonts w:eastAsia="Calibri"/>
          <w:color w:val="000000"/>
          <w:lang w:val="es-CO" w:eastAsia="en-US"/>
        </w:rPr>
      </w:pPr>
      <w:r w:rsidRPr="005016EE">
        <w:rPr>
          <w:rFonts w:eastAsia="Calibri"/>
          <w:color w:val="000000"/>
          <w:lang w:val="es-CO" w:eastAsia="en-US"/>
        </w:rPr>
        <w:t>¿Con el uso de herramientas de software, es posible dar una solución a los problemas de inventario y atención generados en la papelería y variedades DANGEDAV?</w:t>
      </w:r>
    </w:p>
    <w:p w14:paraId="6032855B" w14:textId="6C9698DF" w:rsidR="009002F1" w:rsidRPr="005016EE" w:rsidRDefault="009002F1" w:rsidP="009002F1">
      <w:pPr>
        <w:spacing w:after="314" w:line="259" w:lineRule="auto"/>
        <w:ind w:left="12" w:right="0" w:firstLine="0"/>
        <w:jc w:val="left"/>
        <w:rPr>
          <w:rFonts w:ascii="Times New Roman" w:hAnsi="Times New Roman" w:cs="Times New Roman"/>
        </w:rPr>
      </w:pPr>
    </w:p>
    <w:p w14:paraId="687382EB" w14:textId="32725E65" w:rsidR="00F63958" w:rsidRPr="005016EE" w:rsidRDefault="00F63958" w:rsidP="009002F1">
      <w:pPr>
        <w:spacing w:after="314" w:line="259" w:lineRule="auto"/>
        <w:ind w:left="12" w:right="0" w:firstLine="0"/>
        <w:jc w:val="left"/>
        <w:rPr>
          <w:rFonts w:ascii="Times New Roman" w:hAnsi="Times New Roman" w:cs="Times New Roman"/>
        </w:rPr>
      </w:pPr>
    </w:p>
    <w:p w14:paraId="689C072E" w14:textId="44CC5C48" w:rsidR="00F63958" w:rsidRPr="005016EE" w:rsidRDefault="00F63958" w:rsidP="009002F1">
      <w:pPr>
        <w:spacing w:after="314" w:line="259" w:lineRule="auto"/>
        <w:ind w:left="12" w:right="0" w:firstLine="0"/>
        <w:jc w:val="left"/>
        <w:rPr>
          <w:rFonts w:ascii="Times New Roman" w:hAnsi="Times New Roman" w:cs="Times New Roman"/>
        </w:rPr>
      </w:pPr>
    </w:p>
    <w:p w14:paraId="3B5E261F" w14:textId="77777777" w:rsidR="00F63958" w:rsidRPr="005016EE" w:rsidRDefault="00F63958" w:rsidP="005016EE">
      <w:pPr>
        <w:spacing w:after="314" w:line="259" w:lineRule="auto"/>
        <w:ind w:right="0" w:firstLine="0"/>
        <w:jc w:val="left"/>
        <w:rPr>
          <w:rFonts w:ascii="Times New Roman" w:hAnsi="Times New Roman" w:cs="Times New Roman"/>
        </w:rPr>
      </w:pPr>
    </w:p>
    <w:p w14:paraId="36008CCD" w14:textId="42655EAA" w:rsidR="009F017E" w:rsidRPr="005016EE" w:rsidRDefault="009F017E">
      <w:pPr>
        <w:spacing w:after="318" w:line="259" w:lineRule="auto"/>
        <w:ind w:left="12" w:right="0" w:firstLine="0"/>
        <w:jc w:val="left"/>
        <w:rPr>
          <w:rFonts w:ascii="Times New Roman" w:hAnsi="Times New Roman" w:cs="Times New Roman"/>
        </w:rPr>
      </w:pPr>
    </w:p>
    <w:p w14:paraId="4E2664B8" w14:textId="753ABE4C" w:rsidR="009F017E" w:rsidRPr="005016EE" w:rsidRDefault="00223F59">
      <w:pPr>
        <w:pStyle w:val="Ttulo2"/>
        <w:ind w:left="566" w:right="0" w:hanging="569"/>
        <w:rPr>
          <w:rFonts w:ascii="Times New Roman" w:hAnsi="Times New Roman" w:cs="Times New Roman"/>
        </w:rPr>
      </w:pPr>
      <w:bookmarkStart w:id="18" w:name="_Toc86719199"/>
      <w:r w:rsidRPr="005016EE">
        <w:rPr>
          <w:rFonts w:ascii="Times New Roman" w:hAnsi="Times New Roman" w:cs="Times New Roman"/>
        </w:rPr>
        <w:lastRenderedPageBreak/>
        <w:t>JUSTIFICACIÓN</w:t>
      </w:r>
      <w:bookmarkEnd w:id="18"/>
      <w:r w:rsidRPr="005016EE">
        <w:rPr>
          <w:rFonts w:ascii="Times New Roman" w:hAnsi="Times New Roman" w:cs="Times New Roman"/>
        </w:rPr>
        <w:t xml:space="preserve"> </w:t>
      </w:r>
    </w:p>
    <w:p w14:paraId="69A3519C" w14:textId="77777777" w:rsidR="009002F1" w:rsidRPr="005016EE" w:rsidRDefault="009002F1" w:rsidP="009002F1">
      <w:pPr>
        <w:rPr>
          <w:rFonts w:ascii="Times New Roman" w:hAnsi="Times New Roman" w:cs="Times New Roman"/>
        </w:rPr>
      </w:pPr>
    </w:p>
    <w:p w14:paraId="06F0978B" w14:textId="77777777" w:rsidR="009002F1" w:rsidRPr="005016EE" w:rsidRDefault="00223F59" w:rsidP="009002F1">
      <w:pPr>
        <w:pStyle w:val="Prrafodelista"/>
        <w:spacing w:line="480" w:lineRule="auto"/>
        <w:ind w:firstLine="576"/>
        <w:rPr>
          <w:rFonts w:eastAsia="Calibri"/>
          <w:color w:val="000000"/>
          <w:lang w:val="es-CO" w:eastAsia="en-US"/>
        </w:rPr>
      </w:pPr>
      <w:r w:rsidRPr="005016EE">
        <w:t xml:space="preserve"> </w:t>
      </w:r>
      <w:r w:rsidR="009002F1" w:rsidRPr="005016EE">
        <w:rPr>
          <w:rFonts w:eastAsia="Calibri"/>
          <w:color w:val="000000"/>
          <w:lang w:val="es-CO" w:eastAsia="en-US"/>
        </w:rPr>
        <w:t>A raíz de la generación de la era tecnológica, la implementación de sistemas informáticos que permitan a pequeñas, medianas y grandes empresas, mejorar sus procesos se ha vuelto indispensable, ya que estas herramientas nos facilitan la recolección de datos que nos permiten analizar procesos generados en la empresa y con ello tomarlos como base en la toma de decisiones en pro del crecimiento de la empresa.</w:t>
      </w:r>
    </w:p>
    <w:p w14:paraId="56F26B4A" w14:textId="77777777" w:rsidR="009002F1" w:rsidRPr="005016EE" w:rsidRDefault="009002F1" w:rsidP="009002F1">
      <w:pPr>
        <w:pStyle w:val="Prrafodelista"/>
        <w:spacing w:line="480" w:lineRule="auto"/>
        <w:ind w:firstLine="576"/>
        <w:rPr>
          <w:rFonts w:eastAsia="Calibri"/>
          <w:color w:val="000000"/>
          <w:lang w:val="es-CO" w:eastAsia="en-US"/>
        </w:rPr>
      </w:pPr>
    </w:p>
    <w:p w14:paraId="2D0ACDC6" w14:textId="77777777" w:rsidR="009002F1" w:rsidRPr="005016EE" w:rsidRDefault="009002F1" w:rsidP="009002F1">
      <w:pPr>
        <w:pStyle w:val="Prrafodelista"/>
        <w:spacing w:line="480" w:lineRule="auto"/>
        <w:ind w:firstLine="576"/>
        <w:rPr>
          <w:rFonts w:eastAsia="Calibri"/>
          <w:color w:val="000000"/>
          <w:lang w:val="es-CO" w:eastAsia="en-US"/>
        </w:rPr>
      </w:pPr>
      <w:r w:rsidRPr="005016EE">
        <w:rPr>
          <w:rFonts w:eastAsia="Calibri"/>
          <w:color w:val="000000"/>
          <w:lang w:val="es-CO" w:eastAsia="en-US"/>
        </w:rPr>
        <w:t xml:space="preserve">La mayoría de las empresas sin importar su tamaño están despertando un interés en implementar softwares tecnológicos, como es el caso la Papelería y Variedades DANGEDAV que no se queda atrás en aras de mejorar en sus procesos de distribución de los productos. En esta papelería se busca la implementación de un conjunto de acciones que va a permitir mejorar las labores o actividades de los asesores de ventas. El propósito de este proyecto es proporcionar la información necesaria para un mejor método de trabajo de los asesores y recepción de los productos </w:t>
      </w:r>
      <w:proofErr w:type="gramStart"/>
      <w:r w:rsidRPr="005016EE">
        <w:rPr>
          <w:rFonts w:eastAsia="Calibri"/>
          <w:color w:val="000000"/>
          <w:lang w:val="es-CO" w:eastAsia="en-US"/>
        </w:rPr>
        <w:t>utilizando teniendo</w:t>
      </w:r>
      <w:proofErr w:type="gramEnd"/>
      <w:r w:rsidRPr="005016EE">
        <w:rPr>
          <w:rFonts w:eastAsia="Calibri"/>
          <w:color w:val="000000"/>
          <w:lang w:val="es-CO" w:eastAsia="en-US"/>
        </w:rPr>
        <w:t xml:space="preserve"> en cuenta las herramientas de ingeniería, implementando una aplicación de escritorio para ello. Esto es beneficioso porque permitiría la reducción de perdidas en las ventas al mejorar la distribución de productos introducidos en el sistema, así como el mejoramiento de las actividades realizadas por el asesor de ventas. Así mismo, para obtener una mejor productividad con alta calidad de servicio a ofrecer a los clientes.</w:t>
      </w:r>
    </w:p>
    <w:p w14:paraId="1285013F" w14:textId="77777777" w:rsidR="009002F1" w:rsidRPr="005016EE" w:rsidRDefault="009002F1" w:rsidP="009002F1">
      <w:pPr>
        <w:pStyle w:val="Prrafodelista"/>
        <w:spacing w:line="480" w:lineRule="auto"/>
        <w:ind w:firstLine="576"/>
        <w:rPr>
          <w:rFonts w:eastAsia="Calibri"/>
          <w:color w:val="000000"/>
          <w:lang w:val="es-CO" w:eastAsia="en-US"/>
        </w:rPr>
      </w:pPr>
    </w:p>
    <w:p w14:paraId="138D78F9" w14:textId="77777777" w:rsidR="009002F1" w:rsidRPr="005016EE" w:rsidRDefault="009002F1" w:rsidP="009002F1">
      <w:pPr>
        <w:pStyle w:val="Prrafodelista"/>
        <w:spacing w:line="480" w:lineRule="auto"/>
        <w:ind w:firstLine="576"/>
        <w:rPr>
          <w:rFonts w:eastAsia="Calibri"/>
          <w:color w:val="000000"/>
          <w:lang w:val="es-CO" w:eastAsia="en-US"/>
        </w:rPr>
      </w:pPr>
      <w:r w:rsidRPr="005016EE">
        <w:rPr>
          <w:rFonts w:eastAsia="Calibri"/>
          <w:color w:val="000000"/>
          <w:lang w:val="es-CO" w:eastAsia="en-US"/>
        </w:rPr>
        <w:t xml:space="preserve">La implementación de este sistema en la papelería y variedades DANGEDAV, permitiría un adecuado manejo administrativo y contable de las ventas, inventarios y </w:t>
      </w:r>
      <w:r w:rsidRPr="005016EE">
        <w:rPr>
          <w:rFonts w:eastAsia="Calibri"/>
          <w:color w:val="000000"/>
          <w:lang w:val="es-CO" w:eastAsia="en-US"/>
        </w:rPr>
        <w:lastRenderedPageBreak/>
        <w:t>registro. Esto evitaría inconsistencias y pérdidas económicas. La papelería se vería beneficiada por qué minimizaría perdidas de ventas en cuanto a productos embodegados que no se vea al alcance del asesor de ventas por que todos los productos estarían sistematizados y a si facilita su búsqueda al ser solicitado por un cliente.</w:t>
      </w:r>
    </w:p>
    <w:p w14:paraId="3566ACF1" w14:textId="77777777" w:rsidR="009002F1" w:rsidRPr="005016EE" w:rsidRDefault="009002F1" w:rsidP="009002F1">
      <w:pPr>
        <w:pStyle w:val="Textocomentario1"/>
        <w:spacing w:line="360" w:lineRule="auto"/>
        <w:rPr>
          <w:rFonts w:cs="Times New Roman"/>
          <w:sz w:val="24"/>
          <w:szCs w:val="24"/>
        </w:rPr>
      </w:pPr>
      <w:r w:rsidRPr="005016EE">
        <w:rPr>
          <w:rFonts w:cs="Times New Roman"/>
          <w:color w:val="000000"/>
          <w:sz w:val="24"/>
          <w:szCs w:val="24"/>
        </w:rPr>
        <w:t>Así mismo Económicamente</w:t>
      </w:r>
      <w:r w:rsidRPr="005016EE">
        <w:rPr>
          <w:rFonts w:cs="Times New Roman"/>
          <w:sz w:val="24"/>
          <w:szCs w:val="24"/>
        </w:rPr>
        <w:t xml:space="preserve"> la empresa tendría la ventaja de que le construirían el software sin generar para ella ningún costo por el desarrollo. </w:t>
      </w:r>
    </w:p>
    <w:p w14:paraId="3F057424" w14:textId="7D8FE43E" w:rsidR="009002F1" w:rsidRPr="005016EE" w:rsidRDefault="009002F1" w:rsidP="009002F1">
      <w:pPr>
        <w:pStyle w:val="Prrafodelista"/>
        <w:spacing w:line="480" w:lineRule="auto"/>
        <w:ind w:firstLine="576"/>
        <w:rPr>
          <w:rFonts w:eastAsia="Calibri"/>
          <w:color w:val="000000"/>
          <w:lang w:val="es-CO" w:eastAsia="en-US"/>
        </w:rPr>
      </w:pPr>
      <w:r w:rsidRPr="005016EE">
        <w:rPr>
          <w:rFonts w:eastAsia="Calibri"/>
          <w:color w:val="000000"/>
          <w:lang w:val="es-CO" w:eastAsia="en-US"/>
        </w:rPr>
        <w:t>Desde el punto de vista profesional la implementación de este sistema permitiría involucrar más a fondo a las nuevas generaciones que día a día están fortaleciendo los procesos tecnológicos abriendo así un paso al cambio donde el ser humano tiene que ir adaptándose para no quedar en el pasado. Por otra parte, el desarrollo de este sistema permitiría impacto positivo en el funcionamiento del negocio, ya que, las actividades que actualmente son realizadas de forma manual se podrán operar por medio del sistema, Teniendo en cuenta que así no tendr</w:t>
      </w:r>
      <w:r w:rsidR="00575012" w:rsidRPr="005016EE">
        <w:rPr>
          <w:rFonts w:eastAsia="Calibri"/>
          <w:color w:val="000000"/>
          <w:lang w:val="es-CO" w:eastAsia="en-US"/>
        </w:rPr>
        <w:t>emos</w:t>
      </w:r>
      <w:r w:rsidRPr="005016EE">
        <w:rPr>
          <w:rFonts w:eastAsia="Calibri"/>
          <w:color w:val="000000"/>
          <w:lang w:val="es-CO" w:eastAsia="en-US"/>
        </w:rPr>
        <w:t xml:space="preserve"> el riesgo de no vender productos que t</w:t>
      </w:r>
      <w:r w:rsidR="00575012" w:rsidRPr="005016EE">
        <w:rPr>
          <w:rFonts w:eastAsia="Calibri"/>
          <w:color w:val="000000"/>
          <w:lang w:val="es-CO" w:eastAsia="en-US"/>
        </w:rPr>
        <w:t>enemos</w:t>
      </w:r>
      <w:r w:rsidRPr="005016EE">
        <w:rPr>
          <w:rFonts w:eastAsia="Calibri"/>
          <w:color w:val="000000"/>
          <w:lang w:val="es-CO" w:eastAsia="en-US"/>
        </w:rPr>
        <w:t xml:space="preserve"> en bodegas, con estos sistemas</w:t>
      </w:r>
      <w:r w:rsidRPr="005016EE">
        <w:rPr>
          <w:rFonts w:eastAsia="Calibri"/>
          <w:color w:val="000000"/>
          <w:shd w:val="clear" w:color="auto" w:fill="FFFFFF" w:themeFill="background1"/>
          <w:lang w:val="es-CO" w:eastAsia="en-US"/>
        </w:rPr>
        <w:t xml:space="preserve"> mejoramos</w:t>
      </w:r>
      <w:r w:rsidRPr="005016EE">
        <w:rPr>
          <w:rFonts w:eastAsia="Calibri"/>
          <w:color w:val="000000"/>
          <w:lang w:val="es-CO" w:eastAsia="en-US"/>
        </w:rPr>
        <w:t xml:space="preserve"> la calidad del negocio y los propietarios se sentirán confiados al no tener pérdidas económicas.     </w:t>
      </w:r>
    </w:p>
    <w:p w14:paraId="0CC991E3" w14:textId="4F4553B5" w:rsidR="009F017E" w:rsidRPr="005016EE" w:rsidRDefault="009F017E" w:rsidP="009002F1">
      <w:pPr>
        <w:spacing w:after="114" w:line="259" w:lineRule="auto"/>
        <w:ind w:left="12" w:right="0" w:firstLine="0"/>
        <w:jc w:val="left"/>
        <w:rPr>
          <w:rFonts w:ascii="Times New Roman" w:hAnsi="Times New Roman" w:cs="Times New Roman"/>
        </w:rPr>
      </w:pPr>
    </w:p>
    <w:p w14:paraId="2BEE7101" w14:textId="77777777" w:rsidR="009F017E" w:rsidRPr="005016EE" w:rsidRDefault="00223F59">
      <w:pPr>
        <w:spacing w:after="0"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75720E66" w14:textId="77777777" w:rsidR="009F017E" w:rsidRPr="005016EE" w:rsidRDefault="00223F59">
      <w:pPr>
        <w:pStyle w:val="Ttulo2"/>
        <w:ind w:left="566" w:right="0" w:hanging="569"/>
        <w:rPr>
          <w:rFonts w:ascii="Times New Roman" w:hAnsi="Times New Roman" w:cs="Times New Roman"/>
        </w:rPr>
      </w:pPr>
      <w:bookmarkStart w:id="19" w:name="_Toc86719200"/>
      <w:r w:rsidRPr="005016EE">
        <w:rPr>
          <w:rFonts w:ascii="Times New Roman" w:hAnsi="Times New Roman" w:cs="Times New Roman"/>
        </w:rPr>
        <w:t>OBJETIVOS</w:t>
      </w:r>
      <w:bookmarkEnd w:id="19"/>
      <w:r w:rsidRPr="005016EE">
        <w:rPr>
          <w:rFonts w:ascii="Times New Roman" w:hAnsi="Times New Roman" w:cs="Times New Roman"/>
        </w:rPr>
        <w:t xml:space="preserve"> </w:t>
      </w:r>
    </w:p>
    <w:p w14:paraId="339F537F" w14:textId="77777777" w:rsidR="009F017E" w:rsidRPr="005016EE" w:rsidRDefault="00223F59">
      <w:pPr>
        <w:spacing w:after="178"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0252ED1B" w14:textId="77777777" w:rsidR="009F017E" w:rsidRPr="005016EE" w:rsidRDefault="00223F59">
      <w:pPr>
        <w:pStyle w:val="Ttulo3"/>
        <w:ind w:left="718" w:right="0" w:hanging="721"/>
        <w:rPr>
          <w:rFonts w:ascii="Times New Roman" w:hAnsi="Times New Roman" w:cs="Times New Roman"/>
        </w:rPr>
      </w:pPr>
      <w:bookmarkStart w:id="20" w:name="_Toc86719201"/>
      <w:r w:rsidRPr="005016EE">
        <w:rPr>
          <w:rFonts w:ascii="Times New Roman" w:hAnsi="Times New Roman" w:cs="Times New Roman"/>
        </w:rPr>
        <w:t>Objetivo general</w:t>
      </w:r>
      <w:bookmarkEnd w:id="20"/>
      <w:r w:rsidRPr="005016EE">
        <w:rPr>
          <w:rFonts w:ascii="Times New Roman" w:hAnsi="Times New Roman" w:cs="Times New Roman"/>
        </w:rPr>
        <w:t xml:space="preserve"> </w:t>
      </w:r>
    </w:p>
    <w:p w14:paraId="425EE09A" w14:textId="77777777" w:rsidR="009F017E" w:rsidRPr="005016EE" w:rsidRDefault="00223F59">
      <w:pPr>
        <w:spacing w:after="22"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0DB33FCA" w14:textId="77777777" w:rsidR="009002F1" w:rsidRPr="005016EE" w:rsidRDefault="009002F1" w:rsidP="009002F1">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Desarrollar un sistema de software </w:t>
      </w:r>
      <w:bookmarkStart w:id="21" w:name="_Hlk70973321"/>
      <w:r w:rsidRPr="005016EE">
        <w:rPr>
          <w:rFonts w:ascii="Times New Roman" w:eastAsia="Calibri" w:hAnsi="Times New Roman" w:cs="Times New Roman"/>
          <w:sz w:val="24"/>
          <w:szCs w:val="24"/>
          <w:lang w:eastAsia="en-US"/>
        </w:rPr>
        <w:t xml:space="preserve">con arquitectura </w:t>
      </w:r>
      <w:bookmarkEnd w:id="21"/>
      <w:r w:rsidRPr="005016EE">
        <w:rPr>
          <w:rFonts w:ascii="Times New Roman" w:eastAsia="Calibri" w:hAnsi="Times New Roman" w:cs="Times New Roman"/>
          <w:sz w:val="24"/>
          <w:szCs w:val="24"/>
          <w:lang w:eastAsia="en-US"/>
        </w:rPr>
        <w:t>web que permita llevar el inventario de los productos y registro de ventas de la papelería y variedades DANGEDAV que permita mejorar la atención al cliente.</w:t>
      </w:r>
    </w:p>
    <w:p w14:paraId="13F9440F" w14:textId="4B999680" w:rsidR="009F017E" w:rsidRPr="005016EE" w:rsidRDefault="009F017E">
      <w:pPr>
        <w:spacing w:after="278" w:line="259" w:lineRule="auto"/>
        <w:ind w:left="12" w:right="0" w:firstLine="0"/>
        <w:jc w:val="left"/>
        <w:rPr>
          <w:rFonts w:ascii="Times New Roman" w:hAnsi="Times New Roman" w:cs="Times New Roman"/>
        </w:rPr>
      </w:pPr>
    </w:p>
    <w:p w14:paraId="5CB4BBD4" w14:textId="77777777" w:rsidR="009F017E" w:rsidRPr="005016EE" w:rsidRDefault="00223F59">
      <w:pPr>
        <w:pStyle w:val="Ttulo3"/>
        <w:ind w:left="718" w:right="0" w:hanging="721"/>
        <w:rPr>
          <w:rFonts w:ascii="Times New Roman" w:hAnsi="Times New Roman" w:cs="Times New Roman"/>
        </w:rPr>
      </w:pPr>
      <w:bookmarkStart w:id="22" w:name="_Toc86719202"/>
      <w:r w:rsidRPr="005016EE">
        <w:rPr>
          <w:rFonts w:ascii="Times New Roman" w:hAnsi="Times New Roman" w:cs="Times New Roman"/>
        </w:rPr>
        <w:lastRenderedPageBreak/>
        <w:t>Objetivos específicos</w:t>
      </w:r>
      <w:bookmarkEnd w:id="22"/>
      <w:r w:rsidRPr="005016EE">
        <w:rPr>
          <w:rFonts w:ascii="Times New Roman" w:hAnsi="Times New Roman" w:cs="Times New Roman"/>
        </w:rPr>
        <w:t xml:space="preserve"> </w:t>
      </w:r>
    </w:p>
    <w:p w14:paraId="1C969FB1" w14:textId="77777777" w:rsidR="009F017E" w:rsidRPr="005016EE" w:rsidRDefault="00223F59">
      <w:pPr>
        <w:spacing w:after="114"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2A6A5C93" w14:textId="77777777" w:rsidR="009002F1" w:rsidRPr="005016EE" w:rsidRDefault="009002F1" w:rsidP="00223F59">
      <w:pPr>
        <w:pStyle w:val="Normal1"/>
        <w:numPr>
          <w:ilvl w:val="0"/>
          <w:numId w:val="1"/>
        </w:numPr>
        <w:spacing w:line="360" w:lineRule="auto"/>
        <w:ind w:hanging="360"/>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Analizar las necesidades de los usuarios a través de reuniones con los interesados registrándolas en historias de usuario.</w:t>
      </w:r>
    </w:p>
    <w:p w14:paraId="51A931B6" w14:textId="77777777" w:rsidR="009002F1" w:rsidRPr="005016EE" w:rsidRDefault="009002F1" w:rsidP="00223F59">
      <w:pPr>
        <w:pStyle w:val="Normal1"/>
        <w:numPr>
          <w:ilvl w:val="0"/>
          <w:numId w:val="1"/>
        </w:numPr>
        <w:spacing w:line="360" w:lineRule="auto"/>
        <w:ind w:hanging="360"/>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Diseñar el sistema para que responda a las necesidades de los usuarios utilizando diagramas UML.</w:t>
      </w:r>
    </w:p>
    <w:p w14:paraId="74E72B04" w14:textId="77777777" w:rsidR="00B05556" w:rsidRPr="005016EE" w:rsidRDefault="00B05556" w:rsidP="00223F59">
      <w:pPr>
        <w:pStyle w:val="Normal1"/>
        <w:numPr>
          <w:ilvl w:val="0"/>
          <w:numId w:val="1"/>
        </w:numPr>
        <w:spacing w:line="360" w:lineRule="auto"/>
        <w:ind w:hanging="360"/>
        <w:jc w:val="both"/>
        <w:rPr>
          <w:rFonts w:ascii="Times New Roman" w:eastAsia="Calibri" w:hAnsi="Times New Roman" w:cs="Times New Roman"/>
          <w:sz w:val="24"/>
          <w:szCs w:val="24"/>
          <w:lang w:eastAsia="en-US"/>
        </w:rPr>
      </w:pPr>
      <w:bookmarkStart w:id="23" w:name="_Hlk71234829"/>
      <w:r w:rsidRPr="005016EE">
        <w:rPr>
          <w:rFonts w:ascii="Times New Roman" w:eastAsia="Calibri" w:hAnsi="Times New Roman" w:cs="Times New Roman"/>
          <w:sz w:val="24"/>
          <w:szCs w:val="24"/>
          <w:lang w:eastAsia="en-US"/>
        </w:rPr>
        <w:t>Codificar el sistema de acuerdo con el diseño de software realizado usando arquitectura web.</w:t>
      </w:r>
      <w:bookmarkEnd w:id="23"/>
    </w:p>
    <w:p w14:paraId="36E81381" w14:textId="351B570C" w:rsidR="00B05556" w:rsidRPr="005016EE" w:rsidRDefault="00B05556" w:rsidP="00223F59">
      <w:pPr>
        <w:pStyle w:val="Normal1"/>
        <w:numPr>
          <w:ilvl w:val="0"/>
          <w:numId w:val="1"/>
        </w:numPr>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Realizar pruebas del sistema codificado para verificar su correcta ejecución a través de pruebas funcionales y de </w:t>
      </w:r>
      <w:bookmarkStart w:id="24" w:name="_Hlk71234920"/>
      <w:r w:rsidRPr="005016EE">
        <w:rPr>
          <w:rFonts w:ascii="Times New Roman" w:eastAsia="Calibri" w:hAnsi="Times New Roman" w:cs="Times New Roman"/>
          <w:sz w:val="24"/>
          <w:szCs w:val="24"/>
          <w:lang w:eastAsia="en-US"/>
        </w:rPr>
        <w:t>integración</w:t>
      </w:r>
      <w:r w:rsidRPr="005016EE">
        <w:rPr>
          <w:rFonts w:ascii="Times New Roman" w:eastAsia="Calibri" w:hAnsi="Times New Roman" w:cs="Times New Roman"/>
          <w:lang w:eastAsia="en-US"/>
        </w:rPr>
        <w:t xml:space="preserve">. </w:t>
      </w:r>
      <w:bookmarkEnd w:id="24"/>
    </w:p>
    <w:p w14:paraId="0040FFD4" w14:textId="77777777" w:rsidR="00B05556" w:rsidRPr="005016EE" w:rsidRDefault="00B05556" w:rsidP="00B05556">
      <w:pPr>
        <w:pStyle w:val="Prrafodelista"/>
        <w:rPr>
          <w:rFonts w:eastAsia="Calibri"/>
          <w:color w:val="000000"/>
          <w:lang w:val="es-CO" w:eastAsia="en-US"/>
        </w:rPr>
      </w:pPr>
    </w:p>
    <w:p w14:paraId="6CEB672F" w14:textId="3F3E4F68" w:rsidR="009F017E" w:rsidRPr="005016EE" w:rsidRDefault="00223F59" w:rsidP="00B05556">
      <w:pPr>
        <w:spacing w:after="0" w:line="259" w:lineRule="auto"/>
        <w:ind w:right="0" w:firstLine="0"/>
        <w:jc w:val="left"/>
        <w:rPr>
          <w:rFonts w:ascii="Times New Roman" w:hAnsi="Times New Roman" w:cs="Times New Roman"/>
        </w:rPr>
      </w:pPr>
      <w:r w:rsidRPr="005016EE">
        <w:rPr>
          <w:rFonts w:ascii="Times New Roman" w:hAnsi="Times New Roman" w:cs="Times New Roman"/>
        </w:rPr>
        <w:tab/>
        <w:t xml:space="preserve"> </w:t>
      </w:r>
    </w:p>
    <w:p w14:paraId="1DE27993" w14:textId="77777777" w:rsidR="009F017E" w:rsidRPr="005016EE" w:rsidRDefault="00223F59">
      <w:pPr>
        <w:pStyle w:val="Ttulo2"/>
        <w:ind w:left="566" w:right="0" w:hanging="569"/>
        <w:rPr>
          <w:rFonts w:ascii="Times New Roman" w:hAnsi="Times New Roman" w:cs="Times New Roman"/>
        </w:rPr>
      </w:pPr>
      <w:bookmarkStart w:id="25" w:name="_Toc86719203"/>
      <w:r w:rsidRPr="005016EE">
        <w:rPr>
          <w:rFonts w:ascii="Times New Roman" w:hAnsi="Times New Roman" w:cs="Times New Roman"/>
        </w:rPr>
        <w:t>ALCANCE Y LIMITACIONES DEL PROYECTO</w:t>
      </w:r>
      <w:bookmarkEnd w:id="25"/>
      <w:r w:rsidRPr="005016EE">
        <w:rPr>
          <w:rFonts w:ascii="Times New Roman" w:hAnsi="Times New Roman" w:cs="Times New Roman"/>
        </w:rPr>
        <w:t xml:space="preserve"> </w:t>
      </w:r>
    </w:p>
    <w:p w14:paraId="145ECDDA" w14:textId="77777777" w:rsidR="009F017E" w:rsidRPr="005016EE" w:rsidRDefault="00223F59">
      <w:pPr>
        <w:spacing w:after="178"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140BE8AF" w14:textId="77777777" w:rsidR="009F017E" w:rsidRPr="005016EE" w:rsidRDefault="00223F59">
      <w:pPr>
        <w:pStyle w:val="Ttulo3"/>
        <w:ind w:left="718" w:right="0" w:hanging="721"/>
        <w:rPr>
          <w:rFonts w:ascii="Times New Roman" w:hAnsi="Times New Roman" w:cs="Times New Roman"/>
        </w:rPr>
      </w:pPr>
      <w:bookmarkStart w:id="26" w:name="_Toc86719204"/>
      <w:r w:rsidRPr="005016EE">
        <w:rPr>
          <w:rFonts w:ascii="Times New Roman" w:hAnsi="Times New Roman" w:cs="Times New Roman"/>
        </w:rPr>
        <w:t>Alcance</w:t>
      </w:r>
      <w:bookmarkEnd w:id="26"/>
      <w:r w:rsidRPr="005016EE">
        <w:rPr>
          <w:rFonts w:ascii="Times New Roman" w:hAnsi="Times New Roman" w:cs="Times New Roman"/>
        </w:rPr>
        <w:t xml:space="preserve"> </w:t>
      </w:r>
    </w:p>
    <w:p w14:paraId="27EA35CD" w14:textId="77777777" w:rsidR="009F017E" w:rsidRPr="005016EE" w:rsidRDefault="00223F59">
      <w:pPr>
        <w:spacing w:after="118" w:line="259" w:lineRule="auto"/>
        <w:ind w:left="12" w:right="0" w:firstLine="0"/>
        <w:jc w:val="left"/>
        <w:rPr>
          <w:rFonts w:ascii="Times New Roman" w:hAnsi="Times New Roman" w:cs="Times New Roman"/>
        </w:rPr>
      </w:pPr>
      <w:r w:rsidRPr="005016EE">
        <w:rPr>
          <w:rFonts w:ascii="Times New Roman" w:hAnsi="Times New Roman" w:cs="Times New Roman"/>
          <w:b/>
        </w:rPr>
        <w:t xml:space="preserve"> </w:t>
      </w:r>
    </w:p>
    <w:p w14:paraId="5F1EC41A" w14:textId="3A167822" w:rsidR="009F017E" w:rsidRPr="005016EE" w:rsidRDefault="00223F59">
      <w:pPr>
        <w:spacing w:after="125"/>
        <w:ind w:left="-3" w:right="0"/>
        <w:rPr>
          <w:rFonts w:ascii="Times New Roman" w:hAnsi="Times New Roman" w:cs="Times New Roman"/>
        </w:rPr>
      </w:pPr>
      <w:r w:rsidRPr="005016EE">
        <w:rPr>
          <w:rFonts w:ascii="Times New Roman" w:hAnsi="Times New Roman" w:cs="Times New Roman"/>
        </w:rPr>
        <w:t xml:space="preserve">El sistema contiene </w:t>
      </w:r>
      <w:r w:rsidR="00471DAA" w:rsidRPr="005016EE">
        <w:rPr>
          <w:rFonts w:ascii="Times New Roman" w:hAnsi="Times New Roman" w:cs="Times New Roman"/>
        </w:rPr>
        <w:t>cinco</w:t>
      </w:r>
      <w:r w:rsidRPr="005016EE">
        <w:rPr>
          <w:rFonts w:ascii="Times New Roman" w:hAnsi="Times New Roman" w:cs="Times New Roman"/>
        </w:rPr>
        <w:t xml:space="preserve"> módulos principales que son: </w:t>
      </w:r>
    </w:p>
    <w:p w14:paraId="0B0B9595" w14:textId="567637D0" w:rsidR="00471DAA" w:rsidRPr="005016EE" w:rsidRDefault="00471DAA">
      <w:pPr>
        <w:spacing w:after="125"/>
        <w:ind w:left="-3" w:right="0"/>
        <w:rPr>
          <w:rFonts w:ascii="Times New Roman" w:hAnsi="Times New Roman" w:cs="Times New Roman"/>
        </w:rPr>
      </w:pPr>
    </w:p>
    <w:p w14:paraId="104819BB" w14:textId="77777777" w:rsidR="00471DAA" w:rsidRPr="005016EE" w:rsidRDefault="00471DAA">
      <w:pPr>
        <w:spacing w:after="125"/>
        <w:ind w:left="-3" w:right="0"/>
        <w:rPr>
          <w:rFonts w:ascii="Times New Roman" w:hAnsi="Times New Roman" w:cs="Times New Roman"/>
        </w:rPr>
      </w:pPr>
    </w:p>
    <w:p w14:paraId="6B8C9A25"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Módulo Inventarios:</w:t>
      </w:r>
      <w:r w:rsidRPr="005016EE">
        <w:rPr>
          <w:rFonts w:ascii="Times New Roman" w:hAnsi="Times New Roman" w:cs="Times New Roman"/>
          <w:b/>
          <w:sz w:val="24"/>
          <w:szCs w:val="24"/>
        </w:rPr>
        <w:t xml:space="preserve"> </w:t>
      </w:r>
      <w:r w:rsidRPr="005016EE">
        <w:rPr>
          <w:rFonts w:ascii="Times New Roman" w:eastAsia="Calibri" w:hAnsi="Times New Roman" w:cs="Times New Roman"/>
          <w:sz w:val="24"/>
          <w:szCs w:val="24"/>
          <w:lang w:eastAsia="en-US"/>
        </w:rPr>
        <w:t>Realizar un inventario de los productos que se han vendido hasta la fecha, y su disponibilidad para así llevar un registro de todos los artículos que hay en el negocio.</w:t>
      </w:r>
    </w:p>
    <w:p w14:paraId="0C026E83" w14:textId="77777777" w:rsidR="00471DAA" w:rsidRPr="005016EE" w:rsidRDefault="00471DAA" w:rsidP="00471DAA">
      <w:pPr>
        <w:pStyle w:val="Prrafodelista"/>
        <w:rPr>
          <w:b/>
        </w:rPr>
      </w:pPr>
    </w:p>
    <w:p w14:paraId="54564ED0"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Módulo Ventas: Registrar todas las ventas de los productos que salen día a día y    sugerir a los clientes artículos alternos cuando no tengan disponibilidad inmediata de inventario.</w:t>
      </w:r>
    </w:p>
    <w:p w14:paraId="0E1A5662" w14:textId="77777777" w:rsidR="00471DAA" w:rsidRPr="005016EE" w:rsidRDefault="00471DAA" w:rsidP="00471DAA">
      <w:pPr>
        <w:pStyle w:val="Prrafodelista"/>
        <w:rPr>
          <w:b/>
        </w:rPr>
      </w:pPr>
    </w:p>
    <w:p w14:paraId="2370B8C2"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Módulo Productos: Revisar la cantidad de productos que están disponible, para ver qué productos hacen falta y cuáles son los que hay en el momento.</w:t>
      </w:r>
    </w:p>
    <w:p w14:paraId="366CA512" w14:textId="77777777" w:rsidR="00471DAA" w:rsidRPr="005016EE" w:rsidRDefault="00471DAA" w:rsidP="00471DAA">
      <w:pPr>
        <w:pStyle w:val="Prrafodelista"/>
        <w:rPr>
          <w:b/>
        </w:rPr>
      </w:pPr>
    </w:p>
    <w:p w14:paraId="01057F08"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lastRenderedPageBreak/>
        <w:t>Módulo para gestión de Cliente: Este módulo permitirá ver y consultar todos los clientes registrados en la base de datos, de igual forma permite registrar, actualizar o eliminar clientes nuevos o ya existentes. Los clientes serían categorizados por dos tipos, clientes nuevos y clientes frecuentes, para eso se diseña un submódulo adicional el cual permita registrar los tipos de clientes, editarlos o eliminarlos.</w:t>
      </w:r>
    </w:p>
    <w:p w14:paraId="4AE70111" w14:textId="77777777" w:rsidR="00471DAA" w:rsidRPr="005016EE" w:rsidRDefault="00471DAA" w:rsidP="00471DAA">
      <w:pPr>
        <w:pStyle w:val="Prrafodelista"/>
        <w:rPr>
          <w:b/>
        </w:rPr>
      </w:pPr>
    </w:p>
    <w:p w14:paraId="1D41F374" w14:textId="492154FB" w:rsidR="009F017E"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Módulo de administración de usuario: consistirá en asignar un usuario y contraseña a todas las personas que manipularan el sistema desde las diferentes áreas que les corresponde, por tal razón, se establecerá fijar perfiles que determinen los permisos que cada usuario desde su ámbito laboral le corresponde operar en el sistema.</w:t>
      </w:r>
    </w:p>
    <w:p w14:paraId="06255AD2" w14:textId="77777777" w:rsidR="009F017E" w:rsidRPr="005016EE" w:rsidRDefault="00223F59">
      <w:pPr>
        <w:spacing w:after="0" w:line="259" w:lineRule="auto"/>
        <w:ind w:left="733" w:right="0" w:firstLine="0"/>
        <w:jc w:val="left"/>
        <w:rPr>
          <w:rFonts w:ascii="Times New Roman" w:hAnsi="Times New Roman" w:cs="Times New Roman"/>
        </w:rPr>
      </w:pPr>
      <w:r w:rsidRPr="005016EE">
        <w:rPr>
          <w:rFonts w:ascii="Times New Roman" w:hAnsi="Times New Roman" w:cs="Times New Roman"/>
        </w:rPr>
        <w:t xml:space="preserve"> </w:t>
      </w:r>
    </w:p>
    <w:p w14:paraId="6219EE2C" w14:textId="77777777" w:rsidR="009F017E" w:rsidRPr="005016EE" w:rsidRDefault="00223F59">
      <w:pPr>
        <w:spacing w:line="362" w:lineRule="auto"/>
        <w:ind w:left="-3" w:right="0"/>
        <w:rPr>
          <w:rFonts w:ascii="Times New Roman" w:hAnsi="Times New Roman" w:cs="Times New Roman"/>
        </w:rPr>
      </w:pPr>
      <w:r w:rsidRPr="005016EE">
        <w:rPr>
          <w:rFonts w:ascii="Times New Roman" w:hAnsi="Times New Roman" w:cs="Times New Roman"/>
        </w:rPr>
        <w:t xml:space="preserve">Los módulos mencionados anteriormente se desarrollaron implementando las siguientes tecnologías: </w:t>
      </w:r>
    </w:p>
    <w:p w14:paraId="17D2FD8E" w14:textId="77777777" w:rsidR="009F017E" w:rsidRPr="005016EE" w:rsidRDefault="00223F59">
      <w:pPr>
        <w:spacing w:after="122"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4AF599F2" w14:textId="77777777" w:rsidR="00471DAA" w:rsidRPr="005016EE" w:rsidRDefault="00471DAA" w:rsidP="00223F59">
      <w:pPr>
        <w:pStyle w:val="Ttulo2"/>
        <w:numPr>
          <w:ilvl w:val="0"/>
          <w:numId w:val="6"/>
        </w:numPr>
        <w:spacing w:before="400" w:after="200" w:line="360" w:lineRule="auto"/>
        <w:ind w:left="720" w:right="0" w:hanging="360"/>
        <w:rPr>
          <w:rFonts w:ascii="Times New Roman" w:eastAsia="Calibri" w:hAnsi="Times New Roman" w:cs="Times New Roman"/>
          <w:szCs w:val="24"/>
        </w:rPr>
      </w:pPr>
      <w:bookmarkStart w:id="27" w:name="_Toc86719205"/>
      <w:r w:rsidRPr="005016EE">
        <w:rPr>
          <w:rFonts w:ascii="Times New Roman" w:hAnsi="Times New Roman" w:cs="Times New Roman"/>
        </w:rPr>
        <w:t>Dispositivos Soportados</w:t>
      </w:r>
      <w:bookmarkEnd w:id="27"/>
    </w:p>
    <w:p w14:paraId="4B1FB8BF" w14:textId="77777777" w:rsidR="00471DAA" w:rsidRPr="005016EE" w:rsidRDefault="00471DAA" w:rsidP="00471DAA">
      <w:pPr>
        <w:spacing w:line="360" w:lineRule="auto"/>
        <w:rPr>
          <w:rFonts w:ascii="Times New Roman" w:hAnsi="Times New Roman" w:cs="Times New Roman"/>
        </w:rPr>
      </w:pPr>
      <w:r w:rsidRPr="005016EE">
        <w:rPr>
          <w:rFonts w:ascii="Times New Roman" w:hAnsi="Times New Roman" w:cs="Times New Roman"/>
        </w:rPr>
        <w:t>El sistema estará disponible para cualquier dispositivo conectado a la red, sin importar su marca, modelo o referencia.</w:t>
      </w:r>
    </w:p>
    <w:p w14:paraId="1AFF5D71" w14:textId="77777777" w:rsidR="00471DAA" w:rsidRPr="005016EE" w:rsidRDefault="00471DAA" w:rsidP="00223F59">
      <w:pPr>
        <w:pStyle w:val="Ttulo2"/>
        <w:numPr>
          <w:ilvl w:val="0"/>
          <w:numId w:val="5"/>
        </w:numPr>
        <w:spacing w:before="400" w:after="200" w:line="360" w:lineRule="auto"/>
        <w:ind w:left="720" w:right="0" w:hanging="360"/>
        <w:rPr>
          <w:rFonts w:ascii="Times New Roman" w:eastAsia="Calibri" w:hAnsi="Times New Roman" w:cs="Times New Roman"/>
          <w:szCs w:val="24"/>
        </w:rPr>
      </w:pPr>
      <w:bookmarkStart w:id="28" w:name="_Toc86719206"/>
      <w:r w:rsidRPr="005016EE">
        <w:rPr>
          <w:rFonts w:ascii="Times New Roman" w:hAnsi="Times New Roman" w:cs="Times New Roman"/>
        </w:rPr>
        <w:t>Navegadores Compatibles</w:t>
      </w:r>
      <w:bookmarkEnd w:id="28"/>
    </w:p>
    <w:p w14:paraId="51B07AA9" w14:textId="11ACDD7D" w:rsidR="00471DAA" w:rsidRPr="005016EE" w:rsidRDefault="00471DAA" w:rsidP="00471DAA">
      <w:pPr>
        <w:spacing w:line="360" w:lineRule="auto"/>
        <w:rPr>
          <w:rFonts w:ascii="Times New Roman" w:hAnsi="Times New Roman" w:cs="Times New Roman"/>
        </w:rPr>
      </w:pPr>
      <w:r w:rsidRPr="005016EE">
        <w:rPr>
          <w:rFonts w:ascii="Times New Roman" w:hAnsi="Times New Roman" w:cs="Times New Roman"/>
        </w:rPr>
        <w:t xml:space="preserve">Se </w:t>
      </w:r>
      <w:r w:rsidR="00674708" w:rsidRPr="005016EE">
        <w:rPr>
          <w:rFonts w:ascii="Times New Roman" w:hAnsi="Times New Roman" w:cs="Times New Roman"/>
        </w:rPr>
        <w:t>utilizará Mozilla</w:t>
      </w:r>
      <w:r w:rsidRPr="005016EE">
        <w:rPr>
          <w:rFonts w:ascii="Times New Roman" w:hAnsi="Times New Roman" w:cs="Times New Roman"/>
        </w:rPr>
        <w:t xml:space="preserve"> Firefox o de Google Chrome (o cualquier navegador basado den </w:t>
      </w:r>
      <w:proofErr w:type="spellStart"/>
      <w:r w:rsidRPr="005016EE">
        <w:rPr>
          <w:rFonts w:ascii="Times New Roman" w:hAnsi="Times New Roman" w:cs="Times New Roman"/>
        </w:rPr>
        <w:t>Chromium</w:t>
      </w:r>
      <w:proofErr w:type="spellEnd"/>
      <w:r w:rsidRPr="005016EE">
        <w:rPr>
          <w:rFonts w:ascii="Times New Roman" w:hAnsi="Times New Roman" w:cs="Times New Roman"/>
        </w:rPr>
        <w:t>) para una mejor experiencia de usuario.</w:t>
      </w:r>
    </w:p>
    <w:p w14:paraId="7A5E9196" w14:textId="77777777" w:rsidR="00471DAA" w:rsidRPr="005016EE" w:rsidRDefault="00471DAA" w:rsidP="00223F59">
      <w:pPr>
        <w:pStyle w:val="Ttulo2"/>
        <w:numPr>
          <w:ilvl w:val="0"/>
          <w:numId w:val="8"/>
        </w:numPr>
        <w:spacing w:before="400" w:after="200" w:line="360" w:lineRule="auto"/>
        <w:ind w:left="720" w:right="0" w:hanging="360"/>
        <w:rPr>
          <w:rFonts w:ascii="Times New Roman" w:eastAsia="Calibri" w:hAnsi="Times New Roman" w:cs="Times New Roman"/>
          <w:szCs w:val="24"/>
        </w:rPr>
      </w:pPr>
      <w:bookmarkStart w:id="29" w:name="_Toc86719207"/>
      <w:r w:rsidRPr="005016EE">
        <w:rPr>
          <w:rFonts w:ascii="Times New Roman" w:hAnsi="Times New Roman" w:cs="Times New Roman"/>
        </w:rPr>
        <w:t>Sistemas operativos soportados</w:t>
      </w:r>
      <w:bookmarkEnd w:id="29"/>
    </w:p>
    <w:p w14:paraId="190432C9" w14:textId="7D116F24" w:rsidR="00471DAA" w:rsidRPr="005016EE" w:rsidRDefault="00674708" w:rsidP="00471DAA">
      <w:pPr>
        <w:spacing w:line="360" w:lineRule="auto"/>
        <w:rPr>
          <w:rFonts w:ascii="Times New Roman" w:hAnsi="Times New Roman" w:cs="Times New Roman"/>
        </w:rPr>
      </w:pPr>
      <w:r w:rsidRPr="005016EE">
        <w:rPr>
          <w:rFonts w:ascii="Times New Roman" w:hAnsi="Times New Roman" w:cs="Times New Roman"/>
        </w:rPr>
        <w:t xml:space="preserve">Se hará uso de </w:t>
      </w:r>
      <w:r w:rsidR="00471DAA" w:rsidRPr="005016EE">
        <w:rPr>
          <w:rFonts w:ascii="Times New Roman" w:hAnsi="Times New Roman" w:cs="Times New Roman"/>
        </w:rPr>
        <w:t>Cualquier sistema operativo en el que los navegadores descritos anteriormente tenga soporte para el sistema operativo en uso</w:t>
      </w:r>
    </w:p>
    <w:p w14:paraId="18E61910" w14:textId="77777777" w:rsidR="00471DAA" w:rsidRPr="005016EE" w:rsidRDefault="00471DAA" w:rsidP="00674708">
      <w:pPr>
        <w:spacing w:line="360" w:lineRule="auto"/>
        <w:ind w:firstLine="0"/>
        <w:rPr>
          <w:rFonts w:ascii="Times New Roman" w:hAnsi="Times New Roman" w:cs="Times New Roman"/>
        </w:rPr>
      </w:pPr>
    </w:p>
    <w:p w14:paraId="103A27D6" w14:textId="77777777" w:rsidR="00471DAA" w:rsidRPr="005016EE" w:rsidRDefault="00471DAA" w:rsidP="00223F59">
      <w:pPr>
        <w:pStyle w:val="Ttulo2"/>
        <w:numPr>
          <w:ilvl w:val="0"/>
          <w:numId w:val="11"/>
        </w:numPr>
        <w:spacing w:line="360" w:lineRule="auto"/>
        <w:rPr>
          <w:rFonts w:ascii="Times New Roman" w:hAnsi="Times New Roman" w:cs="Times New Roman"/>
        </w:rPr>
      </w:pPr>
      <w:bookmarkStart w:id="30" w:name="_Toc86719208"/>
      <w:r w:rsidRPr="005016EE">
        <w:rPr>
          <w:rFonts w:ascii="Times New Roman" w:hAnsi="Times New Roman" w:cs="Times New Roman"/>
        </w:rPr>
        <w:lastRenderedPageBreak/>
        <w:t>Lenguajes de Programación</w:t>
      </w:r>
      <w:bookmarkEnd w:id="30"/>
    </w:p>
    <w:p w14:paraId="2216F251" w14:textId="01422D89" w:rsidR="00471DAA" w:rsidRPr="005016EE" w:rsidRDefault="00674708" w:rsidP="00674708">
      <w:pPr>
        <w:spacing w:after="200" w:line="276" w:lineRule="auto"/>
        <w:ind w:firstLine="0"/>
        <w:jc w:val="left"/>
        <w:rPr>
          <w:rFonts w:ascii="Times New Roman" w:hAnsi="Times New Roman" w:cs="Times New Roman"/>
        </w:rPr>
      </w:pPr>
      <w:r w:rsidRPr="005016EE">
        <w:rPr>
          <w:rFonts w:ascii="Times New Roman" w:hAnsi="Times New Roman" w:cs="Times New Roman"/>
        </w:rPr>
        <w:t xml:space="preserve">Se implementará el </w:t>
      </w:r>
      <w:r w:rsidR="00471DAA" w:rsidRPr="005016EE">
        <w:rPr>
          <w:rFonts w:ascii="Times New Roman" w:hAnsi="Times New Roman" w:cs="Times New Roman"/>
        </w:rPr>
        <w:t xml:space="preserve">Python para el </w:t>
      </w:r>
      <w:proofErr w:type="spellStart"/>
      <w:r w:rsidR="00471DAA" w:rsidRPr="005016EE">
        <w:rPr>
          <w:rFonts w:ascii="Times New Roman" w:hAnsi="Times New Roman" w:cs="Times New Roman"/>
        </w:rPr>
        <w:t>backend</w:t>
      </w:r>
      <w:proofErr w:type="spellEnd"/>
      <w:r w:rsidR="00471DAA" w:rsidRPr="005016EE">
        <w:rPr>
          <w:rFonts w:ascii="Times New Roman" w:hAnsi="Times New Roman" w:cs="Times New Roman"/>
        </w:rPr>
        <w:t xml:space="preserve"> en versión 3.8 o superior (</w:t>
      </w:r>
      <w:r w:rsidRPr="005016EE">
        <w:rPr>
          <w:rFonts w:ascii="Times New Roman" w:hAnsi="Times New Roman" w:cs="Times New Roman"/>
        </w:rPr>
        <w:t xml:space="preserve">con excepción de la </w:t>
      </w:r>
      <w:r w:rsidR="00471DAA" w:rsidRPr="005016EE">
        <w:rPr>
          <w:rFonts w:ascii="Times New Roman" w:hAnsi="Times New Roman" w:cs="Times New Roman"/>
        </w:rPr>
        <w:t xml:space="preserve">versión </w:t>
      </w:r>
      <w:r w:rsidRPr="005016EE">
        <w:rPr>
          <w:rFonts w:ascii="Times New Roman" w:hAnsi="Times New Roman" w:cs="Times New Roman"/>
        </w:rPr>
        <w:t xml:space="preserve">3.10 que </w:t>
      </w:r>
      <w:r w:rsidR="00471DAA" w:rsidRPr="005016EE">
        <w:rPr>
          <w:rFonts w:ascii="Times New Roman" w:hAnsi="Times New Roman" w:cs="Times New Roman"/>
        </w:rPr>
        <w:t xml:space="preserve">no es </w:t>
      </w:r>
      <w:r w:rsidRPr="005016EE">
        <w:rPr>
          <w:rFonts w:ascii="Times New Roman" w:hAnsi="Times New Roman" w:cs="Times New Roman"/>
        </w:rPr>
        <w:t xml:space="preserve">recomendada) la cual contiene </w:t>
      </w:r>
      <w:r w:rsidR="00471DAA" w:rsidRPr="005016EE">
        <w:rPr>
          <w:rFonts w:ascii="Times New Roman" w:hAnsi="Times New Roman" w:cs="Times New Roman"/>
        </w:rPr>
        <w:t>los siguientes paquetes:</w:t>
      </w:r>
    </w:p>
    <w:p w14:paraId="46FBB4E4" w14:textId="77777777" w:rsidR="00674708" w:rsidRPr="005016EE" w:rsidRDefault="00471DAA" w:rsidP="00223F59">
      <w:pPr>
        <w:pStyle w:val="Prrafodelista"/>
        <w:numPr>
          <w:ilvl w:val="0"/>
          <w:numId w:val="11"/>
        </w:numPr>
        <w:spacing w:after="200" w:line="276" w:lineRule="auto"/>
        <w:jc w:val="left"/>
      </w:pPr>
      <w:r w:rsidRPr="005016EE">
        <w:t>Django</w:t>
      </w:r>
    </w:p>
    <w:p w14:paraId="6E9E8719" w14:textId="77777777" w:rsidR="00674708" w:rsidRPr="005016EE" w:rsidRDefault="00471DAA" w:rsidP="00223F59">
      <w:pPr>
        <w:pStyle w:val="Prrafodelista"/>
        <w:numPr>
          <w:ilvl w:val="0"/>
          <w:numId w:val="11"/>
        </w:numPr>
        <w:spacing w:after="200" w:line="276" w:lineRule="auto"/>
        <w:jc w:val="left"/>
      </w:pPr>
      <w:r w:rsidRPr="005016EE">
        <w:t>Django-</w:t>
      </w:r>
      <w:proofErr w:type="spellStart"/>
      <w:r w:rsidRPr="005016EE">
        <w:t>cors</w:t>
      </w:r>
      <w:proofErr w:type="spellEnd"/>
      <w:r w:rsidRPr="005016EE">
        <w:t>-</w:t>
      </w:r>
      <w:proofErr w:type="spellStart"/>
      <w:r w:rsidRPr="005016EE">
        <w:t>headers</w:t>
      </w:r>
      <w:proofErr w:type="spellEnd"/>
    </w:p>
    <w:p w14:paraId="72B26416" w14:textId="77777777" w:rsidR="00674708" w:rsidRPr="005016EE" w:rsidRDefault="00471DAA" w:rsidP="00223F59">
      <w:pPr>
        <w:pStyle w:val="Prrafodelista"/>
        <w:numPr>
          <w:ilvl w:val="0"/>
          <w:numId w:val="11"/>
        </w:numPr>
        <w:spacing w:after="200" w:line="276" w:lineRule="auto"/>
        <w:jc w:val="left"/>
      </w:pPr>
      <w:proofErr w:type="spellStart"/>
      <w:r w:rsidRPr="005016EE">
        <w:t>Pylint</w:t>
      </w:r>
      <w:proofErr w:type="spellEnd"/>
    </w:p>
    <w:p w14:paraId="2532CD49" w14:textId="77777777" w:rsidR="00674708" w:rsidRPr="005016EE" w:rsidRDefault="00471DAA" w:rsidP="00223F59">
      <w:pPr>
        <w:pStyle w:val="Prrafodelista"/>
        <w:numPr>
          <w:ilvl w:val="0"/>
          <w:numId w:val="11"/>
        </w:numPr>
        <w:spacing w:after="200" w:line="276" w:lineRule="auto"/>
        <w:jc w:val="left"/>
      </w:pPr>
      <w:r w:rsidRPr="005016EE">
        <w:t>Django-bootstrap-v5</w:t>
      </w:r>
    </w:p>
    <w:p w14:paraId="3F0D076E" w14:textId="77777777" w:rsidR="00674708" w:rsidRPr="005016EE" w:rsidRDefault="00471DAA" w:rsidP="00223F59">
      <w:pPr>
        <w:pStyle w:val="Prrafodelista"/>
        <w:numPr>
          <w:ilvl w:val="0"/>
          <w:numId w:val="11"/>
        </w:numPr>
        <w:spacing w:after="200" w:line="276" w:lineRule="auto"/>
        <w:jc w:val="left"/>
      </w:pPr>
      <w:r w:rsidRPr="005016EE">
        <w:t>Django-</w:t>
      </w:r>
      <w:proofErr w:type="spellStart"/>
      <w:r w:rsidRPr="005016EE">
        <w:t>crispy</w:t>
      </w:r>
      <w:proofErr w:type="spellEnd"/>
      <w:r w:rsidRPr="005016EE">
        <w:t>-</w:t>
      </w:r>
      <w:proofErr w:type="spellStart"/>
      <w:r w:rsidRPr="005016EE">
        <w:t>forms</w:t>
      </w:r>
      <w:proofErr w:type="spellEnd"/>
    </w:p>
    <w:p w14:paraId="47855599" w14:textId="77777777" w:rsidR="00674708" w:rsidRPr="005016EE" w:rsidRDefault="00471DAA" w:rsidP="00223F59">
      <w:pPr>
        <w:pStyle w:val="Prrafodelista"/>
        <w:numPr>
          <w:ilvl w:val="0"/>
          <w:numId w:val="11"/>
        </w:numPr>
        <w:spacing w:after="200" w:line="276" w:lineRule="auto"/>
        <w:jc w:val="left"/>
      </w:pPr>
      <w:r w:rsidRPr="005016EE">
        <w:t>Crispy-bootstrap-5</w:t>
      </w:r>
    </w:p>
    <w:p w14:paraId="462D11D5" w14:textId="77777777" w:rsidR="00674708" w:rsidRPr="005016EE" w:rsidRDefault="00471DAA" w:rsidP="00223F59">
      <w:pPr>
        <w:pStyle w:val="Prrafodelista"/>
        <w:numPr>
          <w:ilvl w:val="0"/>
          <w:numId w:val="11"/>
        </w:numPr>
        <w:spacing w:after="200" w:line="276" w:lineRule="auto"/>
        <w:jc w:val="left"/>
      </w:pPr>
      <w:r w:rsidRPr="005016EE">
        <w:t xml:space="preserve">Html5/CSS/JS para el desarrollo </w:t>
      </w:r>
      <w:proofErr w:type="spellStart"/>
      <w:r w:rsidRPr="005016EE">
        <w:t>frontend</w:t>
      </w:r>
      <w:proofErr w:type="spellEnd"/>
    </w:p>
    <w:p w14:paraId="2EC839FC" w14:textId="007290E3" w:rsidR="00471DAA" w:rsidRPr="005016EE" w:rsidRDefault="00471DAA" w:rsidP="00223F59">
      <w:pPr>
        <w:pStyle w:val="Prrafodelista"/>
        <w:numPr>
          <w:ilvl w:val="0"/>
          <w:numId w:val="11"/>
        </w:numPr>
        <w:spacing w:after="200" w:line="276" w:lineRule="auto"/>
        <w:jc w:val="left"/>
      </w:pPr>
      <w:r w:rsidRPr="005016EE">
        <w:t>SQL para las consultas en el sistema gestor de bases de datos (SGBD)</w:t>
      </w:r>
    </w:p>
    <w:p w14:paraId="52653D55" w14:textId="77777777" w:rsidR="00471DAA" w:rsidRPr="005016EE" w:rsidRDefault="00471DAA" w:rsidP="00223F59">
      <w:pPr>
        <w:pStyle w:val="Ttulo2"/>
        <w:numPr>
          <w:ilvl w:val="0"/>
          <w:numId w:val="10"/>
        </w:numPr>
        <w:spacing w:before="400" w:after="200" w:line="360" w:lineRule="auto"/>
        <w:ind w:left="720" w:right="0" w:hanging="360"/>
        <w:rPr>
          <w:rFonts w:ascii="Times New Roman" w:eastAsia="Calibri" w:hAnsi="Times New Roman" w:cs="Times New Roman"/>
          <w:szCs w:val="24"/>
        </w:rPr>
      </w:pPr>
      <w:bookmarkStart w:id="31" w:name="_Toc86719209"/>
      <w:r w:rsidRPr="005016EE">
        <w:rPr>
          <w:rFonts w:ascii="Times New Roman" w:hAnsi="Times New Roman" w:cs="Times New Roman"/>
        </w:rPr>
        <w:t>Sistema Gestor de Base de datos (SGBD)</w:t>
      </w:r>
      <w:bookmarkEnd w:id="31"/>
    </w:p>
    <w:p w14:paraId="10EEB5FB" w14:textId="6F955920" w:rsidR="00471DAA" w:rsidRPr="005016EE" w:rsidRDefault="00471DAA" w:rsidP="00471DAA">
      <w:pPr>
        <w:spacing w:line="360" w:lineRule="auto"/>
        <w:rPr>
          <w:rFonts w:ascii="Times New Roman" w:hAnsi="Times New Roman" w:cs="Times New Roman"/>
        </w:rPr>
      </w:pPr>
      <w:r w:rsidRPr="005016EE">
        <w:rPr>
          <w:rFonts w:ascii="Times New Roman" w:hAnsi="Times New Roman" w:cs="Times New Roman"/>
        </w:rPr>
        <w:t xml:space="preserve">Se </w:t>
      </w:r>
      <w:r w:rsidR="00467838" w:rsidRPr="005016EE">
        <w:rPr>
          <w:rFonts w:ascii="Times New Roman" w:hAnsi="Times New Roman" w:cs="Times New Roman"/>
        </w:rPr>
        <w:t>establecerá</w:t>
      </w:r>
      <w:r w:rsidRPr="005016EE">
        <w:rPr>
          <w:rFonts w:ascii="Times New Roman" w:hAnsi="Times New Roman" w:cs="Times New Roman"/>
        </w:rPr>
        <w:t xml:space="preserve"> el uso de SQLite3 como base de datos predeterminada. No se requiere ningún tipo de configuración para su uso</w:t>
      </w:r>
    </w:p>
    <w:p w14:paraId="30C81854" w14:textId="77777777" w:rsidR="00471DAA" w:rsidRPr="005016EE" w:rsidRDefault="00471DAA" w:rsidP="00223F59">
      <w:pPr>
        <w:pStyle w:val="Ttulo2"/>
        <w:numPr>
          <w:ilvl w:val="0"/>
          <w:numId w:val="9"/>
        </w:numPr>
        <w:spacing w:before="400" w:after="200" w:line="360" w:lineRule="auto"/>
        <w:ind w:left="720" w:right="0" w:hanging="360"/>
        <w:rPr>
          <w:rFonts w:ascii="Times New Roman" w:eastAsia="Calibri" w:hAnsi="Times New Roman" w:cs="Times New Roman"/>
          <w:szCs w:val="24"/>
        </w:rPr>
      </w:pPr>
      <w:bookmarkStart w:id="32" w:name="_Toc86719210"/>
      <w:r w:rsidRPr="005016EE">
        <w:rPr>
          <w:rFonts w:ascii="Times New Roman" w:hAnsi="Times New Roman" w:cs="Times New Roman"/>
        </w:rPr>
        <w:t>Elementos de computo</w:t>
      </w:r>
      <w:bookmarkEnd w:id="32"/>
    </w:p>
    <w:p w14:paraId="075A268F" w14:textId="34A7AEE3" w:rsidR="00471DAA" w:rsidRPr="005016EE" w:rsidRDefault="00467838" w:rsidP="00471DAA">
      <w:pPr>
        <w:spacing w:line="360" w:lineRule="auto"/>
        <w:rPr>
          <w:rFonts w:ascii="Times New Roman" w:hAnsi="Times New Roman" w:cs="Times New Roman"/>
        </w:rPr>
      </w:pPr>
      <w:r w:rsidRPr="005016EE">
        <w:rPr>
          <w:rFonts w:ascii="Times New Roman" w:hAnsi="Times New Roman" w:cs="Times New Roman"/>
        </w:rPr>
        <w:t xml:space="preserve">Se utilizará </w:t>
      </w:r>
      <w:r w:rsidR="00471DAA" w:rsidRPr="005016EE">
        <w:rPr>
          <w:rFonts w:ascii="Times New Roman" w:hAnsi="Times New Roman" w:cs="Times New Roman"/>
        </w:rPr>
        <w:t>Cualquiera que cumpla con las especificaciones mínimas de los navegadores compatibles mencionados en las especificaciones técnicas, siempre y cuando sean computadoras sin importar su naturaleza (portátiles o de mesa)</w:t>
      </w:r>
    </w:p>
    <w:p w14:paraId="2885FFD6" w14:textId="77777777" w:rsidR="00471DAA" w:rsidRPr="005016EE" w:rsidRDefault="00471DAA" w:rsidP="00471DAA">
      <w:pPr>
        <w:spacing w:line="360" w:lineRule="auto"/>
        <w:rPr>
          <w:rFonts w:ascii="Times New Roman" w:hAnsi="Times New Roman" w:cs="Times New Roman"/>
        </w:rPr>
      </w:pPr>
    </w:p>
    <w:p w14:paraId="37B47DF3" w14:textId="42C5F7F4" w:rsidR="00471DAA" w:rsidRPr="005016EE" w:rsidRDefault="00471DAA" w:rsidP="00223F59">
      <w:pPr>
        <w:pStyle w:val="Ttulo2"/>
        <w:numPr>
          <w:ilvl w:val="0"/>
          <w:numId w:val="12"/>
        </w:numPr>
        <w:spacing w:line="360" w:lineRule="auto"/>
        <w:rPr>
          <w:rFonts w:ascii="Times New Roman" w:eastAsia="Cambria" w:hAnsi="Times New Roman" w:cs="Times New Roman"/>
          <w:bCs/>
          <w:szCs w:val="26"/>
        </w:rPr>
      </w:pPr>
      <w:bookmarkStart w:id="33" w:name="_Toc86719211"/>
      <w:r w:rsidRPr="005016EE">
        <w:rPr>
          <w:rFonts w:ascii="Times New Roman" w:eastAsia="Cambria" w:hAnsi="Times New Roman" w:cs="Times New Roman"/>
          <w:bCs/>
          <w:szCs w:val="26"/>
        </w:rPr>
        <w:t>Programas requeridos</w:t>
      </w:r>
      <w:bookmarkEnd w:id="33"/>
    </w:p>
    <w:p w14:paraId="22509883" w14:textId="77777777" w:rsidR="00471DAA" w:rsidRPr="005016EE" w:rsidRDefault="00471DAA" w:rsidP="00223F59">
      <w:pPr>
        <w:pStyle w:val="Prrafodelista"/>
        <w:numPr>
          <w:ilvl w:val="0"/>
          <w:numId w:val="7"/>
        </w:numPr>
        <w:spacing w:after="200" w:line="276" w:lineRule="auto"/>
        <w:ind w:left="720" w:hanging="360"/>
        <w:jc w:val="left"/>
        <w:rPr>
          <w:rFonts w:eastAsia="Calibri"/>
        </w:rPr>
      </w:pPr>
      <w:r w:rsidRPr="005016EE">
        <w:t>GIT para el control de versiones durante el desarrollo</w:t>
      </w:r>
    </w:p>
    <w:p w14:paraId="08F7AD23" w14:textId="77777777" w:rsidR="00471DAA" w:rsidRPr="005016EE" w:rsidRDefault="00471DAA" w:rsidP="00223F59">
      <w:pPr>
        <w:pStyle w:val="Prrafodelista"/>
        <w:numPr>
          <w:ilvl w:val="0"/>
          <w:numId w:val="7"/>
        </w:numPr>
        <w:spacing w:after="200" w:line="276" w:lineRule="auto"/>
        <w:ind w:left="720" w:hanging="360"/>
        <w:jc w:val="left"/>
        <w:rPr>
          <w:rFonts w:eastAsia="Calibri"/>
        </w:rPr>
      </w:pPr>
      <w:r w:rsidRPr="005016EE">
        <w:t xml:space="preserve">Visual Studio </w:t>
      </w:r>
      <w:proofErr w:type="spellStart"/>
      <w:r w:rsidRPr="005016EE">
        <w:t>Code</w:t>
      </w:r>
      <w:proofErr w:type="spellEnd"/>
      <w:r w:rsidRPr="005016EE">
        <w:t xml:space="preserve"> de Microsoft o </w:t>
      </w:r>
      <w:proofErr w:type="spellStart"/>
      <w:r w:rsidRPr="005016EE">
        <w:t>Pycharm</w:t>
      </w:r>
      <w:proofErr w:type="spellEnd"/>
      <w:r w:rsidRPr="005016EE">
        <w:t xml:space="preserve"> de </w:t>
      </w:r>
      <w:proofErr w:type="spellStart"/>
      <w:r w:rsidRPr="005016EE">
        <w:t>JetBrains</w:t>
      </w:r>
      <w:proofErr w:type="spellEnd"/>
      <w:r w:rsidRPr="005016EE">
        <w:t xml:space="preserve"> como IDE (cualquiera de las dos IDE es recomendado)</w:t>
      </w:r>
    </w:p>
    <w:p w14:paraId="5DE7C8A4" w14:textId="30E774B6" w:rsidR="009F017E" w:rsidRPr="005016EE" w:rsidRDefault="009F017E">
      <w:pPr>
        <w:spacing w:after="274" w:line="259" w:lineRule="auto"/>
        <w:ind w:left="733" w:right="0" w:firstLine="0"/>
        <w:jc w:val="left"/>
        <w:rPr>
          <w:rFonts w:ascii="Times New Roman" w:hAnsi="Times New Roman" w:cs="Times New Roman"/>
        </w:rPr>
      </w:pPr>
    </w:p>
    <w:p w14:paraId="2009327E" w14:textId="6F789D65" w:rsidR="009F017E" w:rsidRPr="005016EE" w:rsidRDefault="00223F59">
      <w:pPr>
        <w:pStyle w:val="Ttulo3"/>
        <w:ind w:left="718" w:right="0" w:hanging="721"/>
        <w:rPr>
          <w:rFonts w:ascii="Times New Roman" w:hAnsi="Times New Roman" w:cs="Times New Roman"/>
        </w:rPr>
      </w:pPr>
      <w:bookmarkStart w:id="34" w:name="_Toc86719212"/>
      <w:r w:rsidRPr="005016EE">
        <w:rPr>
          <w:rFonts w:ascii="Times New Roman" w:hAnsi="Times New Roman" w:cs="Times New Roman"/>
        </w:rPr>
        <w:lastRenderedPageBreak/>
        <w:t>Limitaciones</w:t>
      </w:r>
      <w:bookmarkEnd w:id="34"/>
      <w:r w:rsidRPr="005016EE">
        <w:rPr>
          <w:rFonts w:ascii="Times New Roman" w:hAnsi="Times New Roman" w:cs="Times New Roman"/>
        </w:rPr>
        <w:t xml:space="preserve"> </w:t>
      </w:r>
    </w:p>
    <w:p w14:paraId="013B1C76" w14:textId="77777777" w:rsidR="00471DAA" w:rsidRPr="005016EE" w:rsidRDefault="00471DAA" w:rsidP="00471DAA">
      <w:pPr>
        <w:rPr>
          <w:rFonts w:ascii="Times New Roman" w:hAnsi="Times New Roman" w:cs="Times New Roman"/>
        </w:rPr>
      </w:pPr>
    </w:p>
    <w:p w14:paraId="473CEAA8" w14:textId="77777777" w:rsidR="00471DAA" w:rsidRPr="005016EE" w:rsidRDefault="00223F59" w:rsidP="00471DAA">
      <w:pPr>
        <w:pStyle w:val="Normal1"/>
        <w:spacing w:line="360" w:lineRule="auto"/>
        <w:jc w:val="both"/>
        <w:rPr>
          <w:rFonts w:ascii="Times New Roman" w:eastAsia="Calibri" w:hAnsi="Times New Roman" w:cs="Times New Roman"/>
          <w:sz w:val="24"/>
          <w:szCs w:val="24"/>
          <w:lang w:eastAsia="en-US"/>
        </w:rPr>
      </w:pPr>
      <w:r w:rsidRPr="005016EE">
        <w:rPr>
          <w:rFonts w:ascii="Times New Roman" w:hAnsi="Times New Roman" w:cs="Times New Roman"/>
        </w:rPr>
        <w:t xml:space="preserve"> </w:t>
      </w:r>
      <w:r w:rsidR="00471DAA" w:rsidRPr="005016EE">
        <w:rPr>
          <w:rFonts w:ascii="Times New Roman" w:eastAsia="Calibri" w:hAnsi="Times New Roman" w:cs="Times New Roman"/>
          <w:sz w:val="24"/>
          <w:szCs w:val="24"/>
          <w:lang w:eastAsia="en-US"/>
        </w:rPr>
        <w:t>El sistema tendrá algunas excepciones en el cumplimiento de algunas funcionalidades planteadas tales como:</w:t>
      </w:r>
    </w:p>
    <w:p w14:paraId="07031610" w14:textId="77777777" w:rsidR="00471DAA" w:rsidRPr="005016EE" w:rsidRDefault="00471DAA" w:rsidP="00471DAA">
      <w:pPr>
        <w:pStyle w:val="Normal1"/>
        <w:spacing w:line="360" w:lineRule="auto"/>
        <w:jc w:val="both"/>
        <w:rPr>
          <w:rFonts w:ascii="Times New Roman" w:hAnsi="Times New Roman" w:cs="Times New Roman"/>
          <w:sz w:val="24"/>
          <w:szCs w:val="24"/>
        </w:rPr>
      </w:pPr>
    </w:p>
    <w:p w14:paraId="1C720DED"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Desconocimiento de los encargados de la empresa en el funcionamiento del sistema.</w:t>
      </w:r>
    </w:p>
    <w:p w14:paraId="5E8CF3B8" w14:textId="77777777" w:rsidR="00471DAA" w:rsidRPr="005016EE" w:rsidRDefault="00471DAA" w:rsidP="00471DAA">
      <w:pPr>
        <w:pStyle w:val="Normal1"/>
        <w:spacing w:line="360" w:lineRule="auto"/>
        <w:ind w:left="720"/>
        <w:jc w:val="both"/>
        <w:rPr>
          <w:rFonts w:ascii="Times New Roman" w:hAnsi="Times New Roman" w:cs="Times New Roman"/>
          <w:sz w:val="24"/>
          <w:szCs w:val="24"/>
        </w:rPr>
      </w:pPr>
    </w:p>
    <w:p w14:paraId="606EC3A4"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La falta de equipo para la implementación del sistema.</w:t>
      </w:r>
    </w:p>
    <w:p w14:paraId="145456B4" w14:textId="77777777" w:rsidR="00471DAA" w:rsidRPr="005016EE" w:rsidRDefault="00471DAA" w:rsidP="00471DAA">
      <w:pPr>
        <w:pStyle w:val="Normal1"/>
        <w:spacing w:line="360" w:lineRule="auto"/>
        <w:jc w:val="both"/>
        <w:rPr>
          <w:rFonts w:ascii="Times New Roman" w:hAnsi="Times New Roman" w:cs="Times New Roman"/>
          <w:sz w:val="24"/>
          <w:szCs w:val="24"/>
        </w:rPr>
      </w:pPr>
    </w:p>
    <w:p w14:paraId="028EEEFE"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Compra o modo de la instalación del software a implementar.</w:t>
      </w:r>
    </w:p>
    <w:p w14:paraId="40733135" w14:textId="77777777" w:rsidR="00471DAA" w:rsidRPr="005016EE" w:rsidRDefault="00471DAA" w:rsidP="00471DAA">
      <w:pPr>
        <w:pStyle w:val="Normal1"/>
        <w:spacing w:line="360" w:lineRule="auto"/>
        <w:jc w:val="both"/>
        <w:rPr>
          <w:rFonts w:ascii="Times New Roman" w:hAnsi="Times New Roman" w:cs="Times New Roman"/>
          <w:sz w:val="24"/>
          <w:szCs w:val="24"/>
        </w:rPr>
      </w:pPr>
      <w:r w:rsidRPr="005016EE">
        <w:rPr>
          <w:rFonts w:ascii="Times New Roman" w:hAnsi="Times New Roman" w:cs="Times New Roman"/>
          <w:sz w:val="24"/>
          <w:szCs w:val="24"/>
        </w:rPr>
        <w:t xml:space="preserve"> </w:t>
      </w:r>
    </w:p>
    <w:p w14:paraId="1E339B2B"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La disposición del personal que </w:t>
      </w:r>
      <w:proofErr w:type="gramStart"/>
      <w:r w:rsidRPr="005016EE">
        <w:rPr>
          <w:rFonts w:ascii="Times New Roman" w:eastAsia="Calibri" w:hAnsi="Times New Roman" w:cs="Times New Roman"/>
          <w:sz w:val="24"/>
          <w:szCs w:val="24"/>
          <w:lang w:eastAsia="en-US"/>
        </w:rPr>
        <w:t>va</w:t>
      </w:r>
      <w:proofErr w:type="gramEnd"/>
      <w:r w:rsidRPr="005016EE">
        <w:rPr>
          <w:rFonts w:ascii="Times New Roman" w:eastAsia="Calibri" w:hAnsi="Times New Roman" w:cs="Times New Roman"/>
          <w:sz w:val="24"/>
          <w:szCs w:val="24"/>
          <w:lang w:eastAsia="en-US"/>
        </w:rPr>
        <w:t xml:space="preserve"> disponer del equipo para realizar la instalación de la herramienta.</w:t>
      </w:r>
    </w:p>
    <w:p w14:paraId="3CD49417" w14:textId="77777777" w:rsidR="00471DAA" w:rsidRPr="005016EE" w:rsidRDefault="00471DAA" w:rsidP="00471DAA">
      <w:pPr>
        <w:pStyle w:val="Normal1"/>
        <w:spacing w:line="360" w:lineRule="auto"/>
        <w:ind w:left="720"/>
        <w:jc w:val="both"/>
        <w:rPr>
          <w:rFonts w:ascii="Times New Roman" w:hAnsi="Times New Roman" w:cs="Times New Roman"/>
          <w:sz w:val="24"/>
          <w:szCs w:val="24"/>
        </w:rPr>
      </w:pPr>
    </w:p>
    <w:p w14:paraId="42421D88"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La migración de los datos históricos contenidos en los cuadernos.</w:t>
      </w:r>
    </w:p>
    <w:p w14:paraId="7D73C8D0" w14:textId="77777777" w:rsidR="00471DAA" w:rsidRPr="005016EE" w:rsidRDefault="00471DAA" w:rsidP="00471DAA">
      <w:pPr>
        <w:pStyle w:val="Normal1"/>
        <w:spacing w:line="360" w:lineRule="auto"/>
        <w:ind w:left="720"/>
        <w:jc w:val="both"/>
        <w:rPr>
          <w:rFonts w:ascii="Times New Roman" w:hAnsi="Times New Roman" w:cs="Times New Roman"/>
          <w:sz w:val="24"/>
          <w:szCs w:val="24"/>
        </w:rPr>
      </w:pPr>
    </w:p>
    <w:p w14:paraId="5DEBCEAB" w14:textId="77777777"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El sistema no sería (multiusuario) por lo que no se permitiría trabajar con la información de diferentes empresas. </w:t>
      </w:r>
    </w:p>
    <w:p w14:paraId="3A6460BF" w14:textId="77777777" w:rsidR="00471DAA" w:rsidRPr="005016EE" w:rsidRDefault="00471DAA" w:rsidP="00471DAA">
      <w:pPr>
        <w:pStyle w:val="Normal1"/>
        <w:spacing w:line="360" w:lineRule="auto"/>
        <w:ind w:left="720"/>
        <w:jc w:val="both"/>
        <w:rPr>
          <w:rFonts w:ascii="Times New Roman" w:hAnsi="Times New Roman" w:cs="Times New Roman"/>
          <w:sz w:val="24"/>
          <w:szCs w:val="24"/>
        </w:rPr>
      </w:pPr>
    </w:p>
    <w:p w14:paraId="37E04512" w14:textId="25E94802" w:rsidR="00471DAA" w:rsidRPr="005016EE" w:rsidRDefault="00471DAA"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Las actualizaciones o mantenimiento en el sistema una vez sea entregado.</w:t>
      </w:r>
    </w:p>
    <w:p w14:paraId="15A027BA" w14:textId="77777777" w:rsidR="00F63958" w:rsidRPr="005016EE" w:rsidRDefault="00F63958" w:rsidP="00F63958">
      <w:pPr>
        <w:pStyle w:val="Prrafodelista"/>
        <w:rPr>
          <w:rFonts w:eastAsia="Calibri"/>
          <w:lang w:eastAsia="en-US"/>
        </w:rPr>
      </w:pPr>
    </w:p>
    <w:p w14:paraId="017C38EA" w14:textId="3C20BF52" w:rsidR="00F63958" w:rsidRPr="005016EE" w:rsidRDefault="00F63958" w:rsidP="00F63958">
      <w:pPr>
        <w:pStyle w:val="Normal1"/>
        <w:spacing w:line="360" w:lineRule="auto"/>
        <w:jc w:val="both"/>
        <w:rPr>
          <w:rFonts w:ascii="Times New Roman" w:eastAsia="Calibri" w:hAnsi="Times New Roman" w:cs="Times New Roman"/>
          <w:sz w:val="24"/>
          <w:szCs w:val="24"/>
          <w:lang w:eastAsia="en-US"/>
        </w:rPr>
      </w:pPr>
    </w:p>
    <w:p w14:paraId="4F588D55" w14:textId="1332E4A0" w:rsidR="00F63958" w:rsidRPr="005016EE" w:rsidRDefault="00F63958" w:rsidP="00F63958">
      <w:pPr>
        <w:pStyle w:val="Normal1"/>
        <w:spacing w:line="360" w:lineRule="auto"/>
        <w:jc w:val="both"/>
        <w:rPr>
          <w:rFonts w:ascii="Times New Roman" w:eastAsia="Calibri" w:hAnsi="Times New Roman" w:cs="Times New Roman"/>
          <w:sz w:val="24"/>
          <w:szCs w:val="24"/>
          <w:lang w:eastAsia="en-US"/>
        </w:rPr>
      </w:pPr>
    </w:p>
    <w:p w14:paraId="22799370" w14:textId="2D19E3D7" w:rsidR="00F63958" w:rsidRPr="005016EE" w:rsidRDefault="00F63958" w:rsidP="00F63958">
      <w:pPr>
        <w:pStyle w:val="Normal1"/>
        <w:spacing w:line="360" w:lineRule="auto"/>
        <w:jc w:val="both"/>
        <w:rPr>
          <w:rFonts w:ascii="Times New Roman" w:eastAsia="Calibri" w:hAnsi="Times New Roman" w:cs="Times New Roman"/>
          <w:sz w:val="24"/>
          <w:szCs w:val="24"/>
          <w:lang w:eastAsia="en-US"/>
        </w:rPr>
      </w:pPr>
    </w:p>
    <w:p w14:paraId="554672C4" w14:textId="77777777" w:rsidR="00F63958" w:rsidRPr="005016EE" w:rsidRDefault="00F63958" w:rsidP="00F63958">
      <w:pPr>
        <w:pStyle w:val="Normal1"/>
        <w:spacing w:line="360" w:lineRule="auto"/>
        <w:jc w:val="both"/>
        <w:rPr>
          <w:rFonts w:ascii="Times New Roman" w:eastAsia="Calibri" w:hAnsi="Times New Roman" w:cs="Times New Roman"/>
          <w:sz w:val="24"/>
          <w:szCs w:val="24"/>
          <w:lang w:eastAsia="en-US"/>
        </w:rPr>
      </w:pPr>
    </w:p>
    <w:p w14:paraId="43D0961B" w14:textId="77777777" w:rsidR="00471DAA" w:rsidRPr="005016EE" w:rsidRDefault="00471DAA">
      <w:pPr>
        <w:spacing w:after="0" w:line="259" w:lineRule="auto"/>
        <w:ind w:left="12" w:right="0" w:firstLine="0"/>
        <w:jc w:val="left"/>
        <w:rPr>
          <w:rFonts w:ascii="Times New Roman" w:hAnsi="Times New Roman" w:cs="Times New Roman"/>
        </w:rPr>
      </w:pPr>
    </w:p>
    <w:p w14:paraId="19BE3442" w14:textId="77777777" w:rsidR="00471DAA" w:rsidRPr="005016EE" w:rsidRDefault="00471DAA" w:rsidP="00467838">
      <w:pPr>
        <w:spacing w:after="0" w:line="259" w:lineRule="auto"/>
        <w:ind w:right="0" w:firstLine="0"/>
        <w:jc w:val="left"/>
        <w:rPr>
          <w:rFonts w:ascii="Times New Roman" w:hAnsi="Times New Roman" w:cs="Times New Roman"/>
        </w:rPr>
      </w:pPr>
    </w:p>
    <w:p w14:paraId="648D0A58" w14:textId="4C0FEB2E" w:rsidR="009F017E" w:rsidRPr="005016EE" w:rsidRDefault="00223F59">
      <w:pPr>
        <w:spacing w:after="0" w:line="259" w:lineRule="auto"/>
        <w:ind w:left="12" w:right="0" w:firstLine="0"/>
        <w:jc w:val="left"/>
        <w:rPr>
          <w:rFonts w:ascii="Times New Roman" w:hAnsi="Times New Roman" w:cs="Times New Roman"/>
        </w:rPr>
      </w:pPr>
      <w:r w:rsidRPr="005016EE">
        <w:rPr>
          <w:rFonts w:ascii="Times New Roman" w:hAnsi="Times New Roman" w:cs="Times New Roman"/>
          <w:b/>
        </w:rPr>
        <w:tab/>
        <w:t xml:space="preserve"> </w:t>
      </w:r>
    </w:p>
    <w:p w14:paraId="11D2CE47" w14:textId="77777777" w:rsidR="009F017E" w:rsidRPr="005016EE" w:rsidRDefault="00223F59">
      <w:pPr>
        <w:pStyle w:val="Ttulo1"/>
        <w:ind w:left="445" w:right="3" w:hanging="360"/>
        <w:rPr>
          <w:rFonts w:ascii="Times New Roman" w:hAnsi="Times New Roman" w:cs="Times New Roman"/>
        </w:rPr>
      </w:pPr>
      <w:bookmarkStart w:id="35" w:name="_Toc86719213"/>
      <w:r w:rsidRPr="005016EE">
        <w:rPr>
          <w:rFonts w:ascii="Times New Roman" w:hAnsi="Times New Roman" w:cs="Times New Roman"/>
        </w:rPr>
        <w:t>ASPECTOS METODOLÓGICOS</w:t>
      </w:r>
      <w:bookmarkEnd w:id="35"/>
      <w:r w:rsidRPr="005016EE">
        <w:rPr>
          <w:rFonts w:ascii="Times New Roman" w:hAnsi="Times New Roman" w:cs="Times New Roman"/>
        </w:rPr>
        <w:t xml:space="preserve"> </w:t>
      </w:r>
    </w:p>
    <w:p w14:paraId="5F403A61" w14:textId="77777777" w:rsidR="009F017E" w:rsidRPr="005016EE" w:rsidRDefault="00223F59">
      <w:pPr>
        <w:spacing w:after="18" w:line="259" w:lineRule="auto"/>
        <w:ind w:right="216" w:firstLine="0"/>
        <w:jc w:val="center"/>
        <w:rPr>
          <w:rFonts w:ascii="Times New Roman" w:hAnsi="Times New Roman" w:cs="Times New Roman"/>
        </w:rPr>
      </w:pPr>
      <w:r w:rsidRPr="005016EE">
        <w:rPr>
          <w:rFonts w:ascii="Times New Roman" w:hAnsi="Times New Roman" w:cs="Times New Roman"/>
        </w:rPr>
        <w:t xml:space="preserve"> </w:t>
      </w:r>
    </w:p>
    <w:p w14:paraId="316B5039" w14:textId="77777777" w:rsidR="00467838" w:rsidRPr="005016EE" w:rsidRDefault="00467838" w:rsidP="00467838">
      <w:pPr>
        <w:pStyle w:val="Normal1"/>
        <w:spacing w:line="360" w:lineRule="auto"/>
        <w:jc w:val="both"/>
        <w:rPr>
          <w:rFonts w:ascii="Times New Roman" w:hAnsi="Times New Roman" w:cs="Times New Roman"/>
          <w:sz w:val="24"/>
          <w:szCs w:val="24"/>
        </w:rPr>
      </w:pPr>
      <w:r w:rsidRPr="005016EE">
        <w:rPr>
          <w:rFonts w:ascii="Times New Roman" w:eastAsia="Calibri" w:hAnsi="Times New Roman" w:cs="Times New Roman"/>
          <w:sz w:val="24"/>
          <w:szCs w:val="24"/>
          <w:lang w:eastAsia="en-US"/>
        </w:rPr>
        <w:lastRenderedPageBreak/>
        <w:t>En el presente capitulo se da una breve descripción de la metodología y herramienta implementadas para la solución de la problemática de inventario en la papelería y variedades DANGEDAV. Para el desarrollo de este sistema se utilizará la metodología SCRUM, metodología ágil especial para el desarrollo de software</w:t>
      </w:r>
      <w:r w:rsidRPr="005016EE">
        <w:rPr>
          <w:rFonts w:ascii="Times New Roman" w:hAnsi="Times New Roman" w:cs="Times New Roman"/>
          <w:sz w:val="24"/>
          <w:szCs w:val="24"/>
        </w:rPr>
        <w:t>.</w:t>
      </w:r>
    </w:p>
    <w:p w14:paraId="22D5D96F" w14:textId="5C800FEE" w:rsidR="009F017E" w:rsidRPr="005016EE" w:rsidRDefault="009F017E" w:rsidP="0091530E">
      <w:pPr>
        <w:spacing w:after="314" w:line="259" w:lineRule="auto"/>
        <w:ind w:right="0" w:firstLine="0"/>
        <w:jc w:val="left"/>
        <w:rPr>
          <w:rFonts w:ascii="Times New Roman" w:hAnsi="Times New Roman" w:cs="Times New Roman"/>
        </w:rPr>
      </w:pPr>
    </w:p>
    <w:p w14:paraId="0103409C" w14:textId="47054B9F" w:rsidR="009F017E" w:rsidRPr="005016EE" w:rsidRDefault="00223F59">
      <w:pPr>
        <w:pStyle w:val="Ttulo2"/>
        <w:ind w:left="566" w:right="0" w:hanging="569"/>
        <w:rPr>
          <w:rFonts w:ascii="Times New Roman" w:hAnsi="Times New Roman" w:cs="Times New Roman"/>
        </w:rPr>
      </w:pPr>
      <w:bookmarkStart w:id="36" w:name="_Toc86719214"/>
      <w:r w:rsidRPr="005016EE">
        <w:rPr>
          <w:rFonts w:ascii="Times New Roman" w:hAnsi="Times New Roman" w:cs="Times New Roman"/>
        </w:rPr>
        <w:t>DESCRIPCIÓN DE LA METODOLOGÍA</w:t>
      </w:r>
      <w:bookmarkEnd w:id="36"/>
      <w:r w:rsidRPr="005016EE">
        <w:rPr>
          <w:rFonts w:ascii="Times New Roman" w:hAnsi="Times New Roman" w:cs="Times New Roman"/>
        </w:rPr>
        <w:t xml:space="preserve"> </w:t>
      </w:r>
    </w:p>
    <w:p w14:paraId="3132FC1D" w14:textId="0BFEA6DA" w:rsidR="00467838" w:rsidRPr="005016EE" w:rsidRDefault="00467838" w:rsidP="00467838">
      <w:pPr>
        <w:rPr>
          <w:rFonts w:ascii="Times New Roman" w:hAnsi="Times New Roman" w:cs="Times New Roman"/>
        </w:rPr>
      </w:pPr>
    </w:p>
    <w:p w14:paraId="6007B319" w14:textId="37F017E5"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La metodología SCRUM, es un proceso de desarrollo de software utilizado, comúnmente, en entornos basados en el desarrollo ágil de software. Scrum es un </w:t>
      </w:r>
      <w:proofErr w:type="spellStart"/>
      <w:r w:rsidRPr="005016EE">
        <w:rPr>
          <w:rFonts w:ascii="Times New Roman" w:eastAsia="Calibri" w:hAnsi="Times New Roman" w:cs="Times New Roman"/>
          <w:sz w:val="24"/>
          <w:szCs w:val="24"/>
          <w:lang w:eastAsia="en-US"/>
        </w:rPr>
        <w:t>framework</w:t>
      </w:r>
      <w:proofErr w:type="spellEnd"/>
      <w:r w:rsidRPr="005016EE">
        <w:rPr>
          <w:rFonts w:ascii="Times New Roman" w:eastAsia="Calibri" w:hAnsi="Times New Roman" w:cs="Times New Roman"/>
          <w:sz w:val="24"/>
          <w:szCs w:val="24"/>
          <w:lang w:eastAsia="en-US"/>
        </w:rPr>
        <w:t xml:space="preserve"> de desarrollo ágil de software, este emplea un enfoque iterativo e incremental para optimizar la predictibilidad y el control del riesgo. Tres pilares soportan toda la implementación del control de procesos empírico: transparencia, inspección y adaptación. (Sutherland, 2018).</w:t>
      </w:r>
    </w:p>
    <w:p w14:paraId="226EAB9D" w14:textId="77777777" w:rsidR="0091530E" w:rsidRPr="005016EE" w:rsidRDefault="0091530E" w:rsidP="0091530E">
      <w:pPr>
        <w:pStyle w:val="Normal1"/>
        <w:spacing w:line="360" w:lineRule="auto"/>
        <w:jc w:val="both"/>
        <w:rPr>
          <w:rFonts w:ascii="Times New Roman" w:hAnsi="Times New Roman" w:cs="Times New Roman"/>
          <w:b/>
          <w:bCs/>
          <w:sz w:val="24"/>
          <w:szCs w:val="24"/>
        </w:rPr>
      </w:pPr>
    </w:p>
    <w:p w14:paraId="0ABA5E3C" w14:textId="77777777"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Así mismo este método nos permite trabajar en equipo a partir de iteraciones o </w:t>
      </w:r>
      <w:proofErr w:type="spellStart"/>
      <w:r w:rsidRPr="005016EE">
        <w:rPr>
          <w:rFonts w:ascii="Times New Roman" w:eastAsia="Calibri" w:hAnsi="Times New Roman" w:cs="Times New Roman"/>
          <w:sz w:val="24"/>
          <w:szCs w:val="24"/>
          <w:lang w:eastAsia="en-US"/>
        </w:rPr>
        <w:t>sprints</w:t>
      </w:r>
      <w:proofErr w:type="spellEnd"/>
      <w:r w:rsidRPr="005016EE">
        <w:rPr>
          <w:rFonts w:ascii="Times New Roman" w:eastAsia="Calibri" w:hAnsi="Times New Roman" w:cs="Times New Roman"/>
          <w:sz w:val="24"/>
          <w:szCs w:val="24"/>
          <w:lang w:eastAsia="en-US"/>
        </w:rPr>
        <w:t xml:space="preserve">. A la vez nos permite controlar y planificar proyectos con un alto volumen de cambios de última hora, en donde la incertidumbre sea elevada. Esta metodología se centra en ajustar sus resultados y responder a las exigencias reales y exactas del cliente y del equipo de trabajo. De ahí, que es necesario revisar cada entregable, ya que los requisitos por lo general van variando a corto plazo. </w:t>
      </w:r>
      <w:bookmarkStart w:id="37" w:name="_Hlk71648533"/>
      <w:r w:rsidRPr="005016EE">
        <w:rPr>
          <w:rFonts w:ascii="Times New Roman" w:eastAsia="Calibri" w:hAnsi="Times New Roman" w:cs="Times New Roman"/>
          <w:sz w:val="24"/>
          <w:szCs w:val="24"/>
          <w:lang w:eastAsia="en-US"/>
        </w:rPr>
        <w:t xml:space="preserve">El tiempo mínimo para un </w:t>
      </w:r>
      <w:proofErr w:type="spellStart"/>
      <w:r w:rsidRPr="005016EE">
        <w:rPr>
          <w:rFonts w:ascii="Times New Roman" w:eastAsia="Calibri" w:hAnsi="Times New Roman" w:cs="Times New Roman"/>
          <w:sz w:val="24"/>
          <w:szCs w:val="24"/>
          <w:lang w:eastAsia="en-US"/>
        </w:rPr>
        <w:t>Sprints</w:t>
      </w:r>
      <w:proofErr w:type="spellEnd"/>
      <w:r w:rsidRPr="005016EE">
        <w:rPr>
          <w:rFonts w:ascii="Times New Roman" w:eastAsia="Calibri" w:hAnsi="Times New Roman" w:cs="Times New Roman"/>
          <w:sz w:val="24"/>
          <w:szCs w:val="24"/>
          <w:lang w:eastAsia="en-US"/>
        </w:rPr>
        <w:t xml:space="preserve"> es de una semana y el tiempo máximo es de cuatro semanas. El marco de trabajo para el proyecto SCRUM es diverso y será descrito posteriormente (Sommerville, 2011</w:t>
      </w:r>
      <w:bookmarkEnd w:id="37"/>
      <w:r w:rsidRPr="005016EE">
        <w:rPr>
          <w:rFonts w:ascii="Times New Roman" w:eastAsia="Calibri" w:hAnsi="Times New Roman" w:cs="Times New Roman"/>
          <w:sz w:val="24"/>
          <w:szCs w:val="24"/>
          <w:lang w:eastAsia="en-US"/>
        </w:rPr>
        <w:t>).</w:t>
      </w:r>
    </w:p>
    <w:p w14:paraId="2ABDE01E" w14:textId="77777777" w:rsidR="0091530E" w:rsidRPr="005016EE" w:rsidRDefault="0091530E" w:rsidP="0091530E">
      <w:pPr>
        <w:pStyle w:val="Normal1"/>
        <w:spacing w:line="360" w:lineRule="auto"/>
        <w:jc w:val="both"/>
        <w:rPr>
          <w:rFonts w:ascii="Times New Roman" w:hAnsi="Times New Roman" w:cs="Times New Roman"/>
          <w:b/>
          <w:bCs/>
          <w:sz w:val="24"/>
          <w:szCs w:val="24"/>
        </w:rPr>
      </w:pPr>
    </w:p>
    <w:p w14:paraId="514B9AD7" w14:textId="119CE8B0"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Esta metodología está enmarcada en los procesos empíricos, por medio de la observación de hechos y la toma de decisiones que se tomaran </w:t>
      </w:r>
      <w:proofErr w:type="gramStart"/>
      <w:r w:rsidRPr="005016EE">
        <w:rPr>
          <w:rFonts w:ascii="Times New Roman" w:eastAsia="Calibri" w:hAnsi="Times New Roman" w:cs="Times New Roman"/>
          <w:sz w:val="24"/>
          <w:szCs w:val="24"/>
          <w:lang w:eastAsia="en-US"/>
        </w:rPr>
        <w:t>de acuerdo a</w:t>
      </w:r>
      <w:proofErr w:type="gramEnd"/>
      <w:r w:rsidRPr="005016EE">
        <w:rPr>
          <w:rFonts w:ascii="Times New Roman" w:eastAsia="Calibri" w:hAnsi="Times New Roman" w:cs="Times New Roman"/>
          <w:sz w:val="24"/>
          <w:szCs w:val="24"/>
          <w:lang w:eastAsia="en-US"/>
        </w:rPr>
        <w:t xml:space="preserve"> los resultados que vaya arrojando el proyecto.</w:t>
      </w:r>
    </w:p>
    <w:p w14:paraId="4B975FE9" w14:textId="09473B6C"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p>
    <w:p w14:paraId="03A11C87" w14:textId="77777777" w:rsidR="0091530E" w:rsidRPr="005016EE" w:rsidRDefault="0091530E" w:rsidP="0091530E">
      <w:pPr>
        <w:pStyle w:val="Normal1"/>
        <w:spacing w:line="360" w:lineRule="auto"/>
        <w:jc w:val="both"/>
        <w:rPr>
          <w:rFonts w:ascii="Times New Roman" w:hAnsi="Times New Roman" w:cs="Times New Roman"/>
          <w:b/>
          <w:bCs/>
          <w:sz w:val="24"/>
          <w:szCs w:val="24"/>
        </w:rPr>
      </w:pPr>
    </w:p>
    <w:p w14:paraId="56D01EDD" w14:textId="331C2FB3" w:rsidR="0091530E" w:rsidRPr="005016EE" w:rsidRDefault="00067791" w:rsidP="0091530E">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hAnsi="Times New Roman" w:cs="Times New Roman"/>
          <w:b/>
          <w:bCs/>
          <w:sz w:val="24"/>
          <w:szCs w:val="24"/>
        </w:rPr>
        <w:t>2</w:t>
      </w:r>
      <w:r w:rsidR="0091530E" w:rsidRPr="005016EE">
        <w:rPr>
          <w:rFonts w:ascii="Times New Roman" w:hAnsi="Times New Roman" w:cs="Times New Roman"/>
          <w:b/>
          <w:bCs/>
          <w:sz w:val="24"/>
          <w:szCs w:val="24"/>
        </w:rPr>
        <w:t xml:space="preserve">.1.1.    </w:t>
      </w:r>
      <w:r w:rsidR="0091530E" w:rsidRPr="005016EE">
        <w:rPr>
          <w:rFonts w:ascii="Times New Roman" w:eastAsia="Calibri" w:hAnsi="Times New Roman" w:cs="Times New Roman"/>
          <w:b/>
          <w:bCs/>
          <w:sz w:val="24"/>
          <w:szCs w:val="24"/>
          <w:lang w:eastAsia="en-US"/>
        </w:rPr>
        <w:t>Roles De La Metodología Scrum</w:t>
      </w:r>
    </w:p>
    <w:p w14:paraId="093CEA7E" w14:textId="77777777"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p>
    <w:p w14:paraId="00FC8DF6" w14:textId="77777777"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lastRenderedPageBreak/>
        <w:t>Los roles asignados según la metodología scrum   son los siguientes:</w:t>
      </w:r>
    </w:p>
    <w:p w14:paraId="73DED3F5" w14:textId="77777777" w:rsidR="0091530E" w:rsidRPr="005016EE" w:rsidRDefault="0091530E" w:rsidP="0091530E">
      <w:pPr>
        <w:pStyle w:val="Normal1"/>
        <w:spacing w:line="360" w:lineRule="auto"/>
        <w:jc w:val="both"/>
        <w:rPr>
          <w:rFonts w:ascii="Times New Roman" w:hAnsi="Times New Roman" w:cs="Times New Roman"/>
          <w:b/>
          <w:bCs/>
          <w:sz w:val="24"/>
          <w:szCs w:val="24"/>
        </w:rPr>
      </w:pPr>
    </w:p>
    <w:p w14:paraId="467643AF" w14:textId="58F4275C" w:rsidR="0091530E" w:rsidRPr="005016EE" w:rsidRDefault="00067791" w:rsidP="0091530E">
      <w:pPr>
        <w:pStyle w:val="Normal1"/>
        <w:spacing w:line="360" w:lineRule="auto"/>
        <w:jc w:val="both"/>
        <w:rPr>
          <w:rFonts w:ascii="Times New Roman" w:eastAsia="Calibri" w:hAnsi="Times New Roman" w:cs="Times New Roman"/>
          <w:sz w:val="24"/>
          <w:szCs w:val="24"/>
          <w:lang w:eastAsia="en-US"/>
        </w:rPr>
      </w:pPr>
      <w:r w:rsidRPr="005016EE">
        <w:rPr>
          <w:rFonts w:ascii="Times New Roman" w:hAnsi="Times New Roman" w:cs="Times New Roman"/>
          <w:b/>
          <w:bCs/>
          <w:lang w:val="es-ES" w:eastAsia="es-ES"/>
        </w:rPr>
        <w:t>2</w:t>
      </w:r>
      <w:r w:rsidR="0091530E" w:rsidRPr="005016EE">
        <w:rPr>
          <w:rFonts w:ascii="Times New Roman" w:hAnsi="Times New Roman" w:cs="Times New Roman"/>
          <w:b/>
          <w:bCs/>
          <w:lang w:val="es-ES" w:eastAsia="es-ES"/>
        </w:rPr>
        <w:t xml:space="preserve">.1.1.1.    </w:t>
      </w:r>
      <w:bookmarkStart w:id="38" w:name="_Hlk71894597"/>
      <w:r w:rsidR="0091530E" w:rsidRPr="005016EE">
        <w:rPr>
          <w:rFonts w:ascii="Times New Roman" w:eastAsia="Calibri" w:hAnsi="Times New Roman" w:cs="Times New Roman"/>
          <w:b/>
          <w:bCs/>
          <w:sz w:val="24"/>
          <w:szCs w:val="24"/>
          <w:lang w:eastAsia="en-US"/>
        </w:rPr>
        <w:t xml:space="preserve">Scrum </w:t>
      </w:r>
      <w:proofErr w:type="gramStart"/>
      <w:r w:rsidR="0091530E" w:rsidRPr="005016EE">
        <w:rPr>
          <w:rFonts w:ascii="Times New Roman" w:eastAsia="Calibri" w:hAnsi="Times New Roman" w:cs="Times New Roman"/>
          <w:b/>
          <w:bCs/>
          <w:sz w:val="24"/>
          <w:szCs w:val="24"/>
          <w:lang w:eastAsia="en-US"/>
        </w:rPr>
        <w:t>Master</w:t>
      </w:r>
      <w:bookmarkEnd w:id="38"/>
      <w:proofErr w:type="gramEnd"/>
      <w:r w:rsidR="0091530E" w:rsidRPr="005016EE">
        <w:rPr>
          <w:rFonts w:ascii="Times New Roman" w:eastAsia="Calibri" w:hAnsi="Times New Roman" w:cs="Times New Roman"/>
          <w:b/>
          <w:bCs/>
          <w:sz w:val="24"/>
          <w:szCs w:val="24"/>
          <w:lang w:eastAsia="en-US"/>
        </w:rPr>
        <w:t>:</w:t>
      </w:r>
      <w:r w:rsidR="0091530E" w:rsidRPr="005016EE">
        <w:rPr>
          <w:rFonts w:ascii="Times New Roman" w:eastAsia="Calibri" w:hAnsi="Times New Roman" w:cs="Times New Roman"/>
          <w:sz w:val="24"/>
          <w:szCs w:val="24"/>
          <w:lang w:eastAsia="en-US"/>
        </w:rPr>
        <w:t xml:space="preserve"> Es la persona que se encargará de coordinar el equipo y asignar las tareas a realizar. El Scrum </w:t>
      </w:r>
      <w:proofErr w:type="gramStart"/>
      <w:r w:rsidR="0091530E" w:rsidRPr="005016EE">
        <w:rPr>
          <w:rFonts w:ascii="Times New Roman" w:eastAsia="Calibri" w:hAnsi="Times New Roman" w:cs="Times New Roman"/>
          <w:sz w:val="24"/>
          <w:szCs w:val="24"/>
          <w:lang w:eastAsia="en-US"/>
        </w:rPr>
        <w:t>Master</w:t>
      </w:r>
      <w:proofErr w:type="gramEnd"/>
      <w:r w:rsidR="0091530E" w:rsidRPr="005016EE">
        <w:rPr>
          <w:rFonts w:ascii="Times New Roman" w:eastAsia="Calibri" w:hAnsi="Times New Roman" w:cs="Times New Roman"/>
          <w:sz w:val="24"/>
          <w:szCs w:val="24"/>
          <w:lang w:eastAsia="en-US"/>
        </w:rPr>
        <w:t xml:space="preserve"> ayuda a todos a modificar estas interacciones para maximizar el valor creado por el Equipo Scrum” (Sutherland K. S., 2018).</w:t>
      </w:r>
    </w:p>
    <w:p w14:paraId="420F6252" w14:textId="77777777"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p>
    <w:p w14:paraId="633BC425" w14:textId="77777777"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El Scrum </w:t>
      </w:r>
      <w:proofErr w:type="gramStart"/>
      <w:r w:rsidRPr="005016EE">
        <w:rPr>
          <w:rFonts w:ascii="Times New Roman" w:eastAsia="Calibri" w:hAnsi="Times New Roman" w:cs="Times New Roman"/>
          <w:sz w:val="24"/>
          <w:szCs w:val="24"/>
          <w:lang w:eastAsia="en-US"/>
        </w:rPr>
        <w:t>Master</w:t>
      </w:r>
      <w:proofErr w:type="gramEnd"/>
      <w:r w:rsidRPr="005016EE">
        <w:rPr>
          <w:rFonts w:ascii="Times New Roman" w:eastAsia="Calibri" w:hAnsi="Times New Roman" w:cs="Times New Roman"/>
          <w:sz w:val="24"/>
          <w:szCs w:val="24"/>
          <w:lang w:eastAsia="en-US"/>
        </w:rPr>
        <w:t xml:space="preserve"> permite al Dueño de Producto: </w:t>
      </w:r>
    </w:p>
    <w:p w14:paraId="06E0AFEA" w14:textId="77777777"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p>
    <w:p w14:paraId="74C949C5" w14:textId="77777777" w:rsidR="0091530E" w:rsidRPr="005016EE" w:rsidRDefault="0091530E"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proofErr w:type="gramStart"/>
      <w:r w:rsidRPr="005016EE">
        <w:rPr>
          <w:rFonts w:ascii="Times New Roman" w:eastAsia="Calibri" w:hAnsi="Times New Roman" w:cs="Times New Roman"/>
          <w:sz w:val="24"/>
          <w:szCs w:val="24"/>
          <w:lang w:eastAsia="en-US"/>
        </w:rPr>
        <w:t>Asegurar</w:t>
      </w:r>
      <w:proofErr w:type="gramEnd"/>
      <w:r w:rsidRPr="005016EE">
        <w:rPr>
          <w:rFonts w:ascii="Times New Roman" w:eastAsia="Calibri" w:hAnsi="Times New Roman" w:cs="Times New Roman"/>
          <w:sz w:val="24"/>
          <w:szCs w:val="24"/>
          <w:lang w:eastAsia="en-US"/>
        </w:rPr>
        <w:t xml:space="preserve"> que los objetivos, el alcance y el dominio del producto sean entendidos por todos en el equipo Scrum de la mejor manera posible.</w:t>
      </w:r>
    </w:p>
    <w:p w14:paraId="691FF962" w14:textId="77777777" w:rsidR="0091530E" w:rsidRPr="005016EE" w:rsidRDefault="0091530E"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Encontrar técnicas para gestionar la Lista de Producto de manera efectiva.</w:t>
      </w:r>
    </w:p>
    <w:p w14:paraId="0AAF1752" w14:textId="77777777" w:rsidR="0091530E" w:rsidRPr="005016EE" w:rsidRDefault="0091530E"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 Ayudar al Equipo Scrum a entender la necesidad de contar con elementos de Lista de Producto claros y concisos.</w:t>
      </w:r>
    </w:p>
    <w:p w14:paraId="7A1E5BC9" w14:textId="77777777" w:rsidR="0091530E" w:rsidRPr="005016EE" w:rsidRDefault="0091530E"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Entender la planificación del producto en un entorno empírico. </w:t>
      </w:r>
    </w:p>
    <w:p w14:paraId="79B4144B" w14:textId="77777777" w:rsidR="0091530E" w:rsidRPr="005016EE" w:rsidRDefault="0091530E"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proofErr w:type="gramStart"/>
      <w:r w:rsidRPr="005016EE">
        <w:rPr>
          <w:rFonts w:ascii="Times New Roman" w:eastAsia="Calibri" w:hAnsi="Times New Roman" w:cs="Times New Roman"/>
          <w:sz w:val="24"/>
          <w:szCs w:val="24"/>
          <w:lang w:eastAsia="en-US"/>
        </w:rPr>
        <w:t>Asegurar</w:t>
      </w:r>
      <w:proofErr w:type="gramEnd"/>
      <w:r w:rsidRPr="005016EE">
        <w:rPr>
          <w:rFonts w:ascii="Times New Roman" w:eastAsia="Calibri" w:hAnsi="Times New Roman" w:cs="Times New Roman"/>
          <w:sz w:val="24"/>
          <w:szCs w:val="24"/>
          <w:lang w:eastAsia="en-US"/>
        </w:rPr>
        <w:t xml:space="preserve"> que el Dueño de Producto conozca cómo ordenar la Lista de Producto para maximizar el valor. </w:t>
      </w:r>
    </w:p>
    <w:p w14:paraId="0C7B7F34" w14:textId="77777777" w:rsidR="0091530E" w:rsidRPr="005016EE" w:rsidRDefault="0091530E"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Entender y practicar la agilidad. </w:t>
      </w:r>
    </w:p>
    <w:p w14:paraId="78CBAE67" w14:textId="77777777" w:rsidR="0091530E" w:rsidRPr="005016EE" w:rsidRDefault="0091530E"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Facilitar los eventos de Scrum según se requiera o necesite.</w:t>
      </w:r>
    </w:p>
    <w:p w14:paraId="38EE8E51" w14:textId="77777777"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p>
    <w:p w14:paraId="32D69EA8" w14:textId="1AC6E2C1" w:rsidR="0091530E" w:rsidRPr="005016EE" w:rsidRDefault="00067791" w:rsidP="0091530E">
      <w:pPr>
        <w:pStyle w:val="Normal1"/>
        <w:spacing w:line="360" w:lineRule="auto"/>
        <w:jc w:val="both"/>
        <w:rPr>
          <w:rFonts w:ascii="Times New Roman" w:hAnsi="Times New Roman" w:cs="Times New Roman"/>
          <w:b/>
          <w:bCs/>
          <w:sz w:val="24"/>
          <w:szCs w:val="24"/>
        </w:rPr>
      </w:pPr>
      <w:r w:rsidRPr="005016EE">
        <w:rPr>
          <w:rFonts w:ascii="Times New Roman" w:eastAsia="Calibri" w:hAnsi="Times New Roman" w:cs="Times New Roman"/>
          <w:b/>
          <w:bCs/>
          <w:sz w:val="24"/>
          <w:szCs w:val="24"/>
          <w:lang w:eastAsia="en-US"/>
        </w:rPr>
        <w:t>2</w:t>
      </w:r>
      <w:r w:rsidR="0091530E" w:rsidRPr="005016EE">
        <w:rPr>
          <w:rFonts w:ascii="Times New Roman" w:eastAsia="Calibri" w:hAnsi="Times New Roman" w:cs="Times New Roman"/>
          <w:b/>
          <w:bCs/>
          <w:sz w:val="24"/>
          <w:szCs w:val="24"/>
          <w:lang w:eastAsia="en-US"/>
        </w:rPr>
        <w:t xml:space="preserve">.2.2. </w:t>
      </w:r>
      <w:bookmarkStart w:id="39" w:name="_Hlk71894646"/>
      <w:proofErr w:type="spellStart"/>
      <w:r w:rsidR="0091530E" w:rsidRPr="005016EE">
        <w:rPr>
          <w:rFonts w:ascii="Times New Roman" w:eastAsia="Calibri" w:hAnsi="Times New Roman" w:cs="Times New Roman"/>
          <w:b/>
          <w:bCs/>
          <w:sz w:val="24"/>
          <w:szCs w:val="24"/>
          <w:lang w:eastAsia="en-US"/>
        </w:rPr>
        <w:t>Product</w:t>
      </w:r>
      <w:proofErr w:type="spellEnd"/>
      <w:r w:rsidR="0091530E" w:rsidRPr="005016EE">
        <w:rPr>
          <w:rFonts w:ascii="Times New Roman" w:eastAsia="Calibri" w:hAnsi="Times New Roman" w:cs="Times New Roman"/>
          <w:b/>
          <w:bCs/>
          <w:sz w:val="24"/>
          <w:szCs w:val="24"/>
          <w:lang w:eastAsia="en-US"/>
        </w:rPr>
        <w:t xml:space="preserve"> </w:t>
      </w:r>
      <w:proofErr w:type="spellStart"/>
      <w:r w:rsidR="0091530E" w:rsidRPr="005016EE">
        <w:rPr>
          <w:rFonts w:ascii="Times New Roman" w:eastAsia="Calibri" w:hAnsi="Times New Roman" w:cs="Times New Roman"/>
          <w:b/>
          <w:bCs/>
          <w:sz w:val="24"/>
          <w:szCs w:val="24"/>
          <w:lang w:eastAsia="en-US"/>
        </w:rPr>
        <w:t>Owner</w:t>
      </w:r>
      <w:bookmarkEnd w:id="39"/>
      <w:proofErr w:type="spellEnd"/>
      <w:r w:rsidR="0091530E" w:rsidRPr="005016EE">
        <w:rPr>
          <w:rFonts w:ascii="Times New Roman" w:eastAsia="Calibri" w:hAnsi="Times New Roman" w:cs="Times New Roman"/>
          <w:b/>
          <w:bCs/>
          <w:sz w:val="24"/>
          <w:szCs w:val="24"/>
          <w:lang w:eastAsia="en-US"/>
        </w:rPr>
        <w:t>:</w:t>
      </w:r>
      <w:r w:rsidR="0091530E" w:rsidRPr="005016EE">
        <w:rPr>
          <w:rFonts w:ascii="Times New Roman" w:eastAsia="Calibri" w:hAnsi="Times New Roman" w:cs="Times New Roman"/>
          <w:sz w:val="24"/>
          <w:szCs w:val="24"/>
          <w:lang w:eastAsia="en-US"/>
        </w:rPr>
        <w:t xml:space="preserve"> Son los grupos de interés a los que va dedicado el proyecto/producto/servicio que se está desarrollando. Son los que dicen qué es lo que se quiere hacer y cuáles son los objetivos. En el caso de no estar presentes, se debe nombrar un representante de fuera del equipo que se encargue de defender sus intereses y su punto de vista. El Dueño de Producto es la única persona responsable de gestionar la Lista del Producto (</w:t>
      </w:r>
      <w:proofErr w:type="spellStart"/>
      <w:r w:rsidR="0091530E" w:rsidRPr="005016EE">
        <w:rPr>
          <w:rFonts w:ascii="Times New Roman" w:eastAsia="Calibri" w:hAnsi="Times New Roman" w:cs="Times New Roman"/>
          <w:sz w:val="24"/>
          <w:szCs w:val="24"/>
          <w:lang w:eastAsia="en-US"/>
        </w:rPr>
        <w:t>Product</w:t>
      </w:r>
      <w:proofErr w:type="spellEnd"/>
      <w:r w:rsidR="0091530E" w:rsidRPr="005016EE">
        <w:rPr>
          <w:rFonts w:ascii="Times New Roman" w:eastAsia="Calibri" w:hAnsi="Times New Roman" w:cs="Times New Roman"/>
          <w:sz w:val="24"/>
          <w:szCs w:val="24"/>
          <w:lang w:eastAsia="en-US"/>
        </w:rPr>
        <w:t xml:space="preserve"> Backlog) (Altman, 2016). La gestión de la Lista del Producto incluye:</w:t>
      </w:r>
      <w:r w:rsidR="0091530E" w:rsidRPr="005016EE">
        <w:rPr>
          <w:rFonts w:ascii="Times New Roman" w:hAnsi="Times New Roman" w:cs="Times New Roman"/>
          <w:sz w:val="24"/>
          <w:szCs w:val="24"/>
        </w:rPr>
        <w:t xml:space="preserve"> </w:t>
      </w:r>
    </w:p>
    <w:p w14:paraId="7DC6DAD2" w14:textId="77777777" w:rsidR="0091530E" w:rsidRPr="005016EE" w:rsidRDefault="0091530E" w:rsidP="0091530E">
      <w:pPr>
        <w:pStyle w:val="Normal1"/>
        <w:spacing w:line="360" w:lineRule="auto"/>
        <w:jc w:val="both"/>
        <w:rPr>
          <w:rFonts w:ascii="Times New Roman" w:eastAsia="Calibri" w:hAnsi="Times New Roman" w:cs="Times New Roman"/>
          <w:sz w:val="24"/>
          <w:szCs w:val="24"/>
          <w:lang w:eastAsia="en-US"/>
        </w:rPr>
      </w:pPr>
    </w:p>
    <w:p w14:paraId="495E5EA1" w14:textId="664DAF1D" w:rsidR="0091530E" w:rsidRPr="005016EE" w:rsidRDefault="0091530E" w:rsidP="00223F59">
      <w:pPr>
        <w:pStyle w:val="Normal1"/>
        <w:numPr>
          <w:ilvl w:val="0"/>
          <w:numId w:val="14"/>
        </w:numPr>
        <w:spacing w:line="360" w:lineRule="auto"/>
        <w:ind w:left="1500" w:hanging="360"/>
        <w:jc w:val="both"/>
        <w:rPr>
          <w:rFonts w:ascii="Times New Roman" w:hAnsi="Times New Roman" w:cs="Times New Roman"/>
          <w:b/>
          <w:bCs/>
          <w:sz w:val="24"/>
          <w:szCs w:val="24"/>
        </w:rPr>
      </w:pPr>
      <w:r w:rsidRPr="005016EE">
        <w:rPr>
          <w:rFonts w:ascii="Times New Roman" w:eastAsia="Calibri" w:hAnsi="Times New Roman" w:cs="Times New Roman"/>
          <w:sz w:val="24"/>
          <w:szCs w:val="24"/>
          <w:lang w:eastAsia="en-US"/>
        </w:rPr>
        <w:t>Expresar claramente los elementos de la Lista del Producto</w:t>
      </w:r>
      <w:r w:rsidRPr="005016EE">
        <w:rPr>
          <w:rFonts w:ascii="Times New Roman" w:hAnsi="Times New Roman" w:cs="Times New Roman"/>
          <w:sz w:val="24"/>
          <w:szCs w:val="24"/>
        </w:rPr>
        <w:t xml:space="preserve">. </w:t>
      </w:r>
    </w:p>
    <w:p w14:paraId="5AEBC1AA" w14:textId="245773F0" w:rsidR="0091530E" w:rsidRPr="005016EE" w:rsidRDefault="0091530E" w:rsidP="00223F59">
      <w:pPr>
        <w:pStyle w:val="Normal1"/>
        <w:numPr>
          <w:ilvl w:val="0"/>
          <w:numId w:val="14"/>
        </w:numPr>
        <w:spacing w:line="360" w:lineRule="auto"/>
        <w:ind w:left="150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 Ordenar los elementos en la Lista del Producto para alcanzar los objetivos y misiones de la mejor manera posible. </w:t>
      </w:r>
    </w:p>
    <w:p w14:paraId="18D6C54C" w14:textId="6B99F599" w:rsidR="0091530E" w:rsidRPr="005016EE" w:rsidRDefault="0091530E" w:rsidP="00223F59">
      <w:pPr>
        <w:pStyle w:val="Normal1"/>
        <w:numPr>
          <w:ilvl w:val="0"/>
          <w:numId w:val="14"/>
        </w:numPr>
        <w:spacing w:line="360" w:lineRule="auto"/>
        <w:ind w:left="1500" w:hanging="360"/>
        <w:jc w:val="both"/>
        <w:rPr>
          <w:rFonts w:ascii="Times New Roman" w:hAnsi="Times New Roman" w:cs="Times New Roman"/>
          <w:b/>
          <w:bCs/>
          <w:sz w:val="24"/>
          <w:szCs w:val="24"/>
        </w:rPr>
      </w:pPr>
      <w:r w:rsidRPr="005016EE">
        <w:rPr>
          <w:rFonts w:ascii="Times New Roman" w:hAnsi="Times New Roman" w:cs="Times New Roman"/>
          <w:sz w:val="24"/>
          <w:szCs w:val="24"/>
        </w:rPr>
        <w:lastRenderedPageBreak/>
        <w:t xml:space="preserve"> </w:t>
      </w:r>
      <w:r w:rsidRPr="005016EE">
        <w:rPr>
          <w:rFonts w:ascii="Times New Roman" w:eastAsia="Calibri" w:hAnsi="Times New Roman" w:cs="Times New Roman"/>
          <w:sz w:val="24"/>
          <w:szCs w:val="24"/>
          <w:lang w:eastAsia="en-US"/>
        </w:rPr>
        <w:t>Optimizar el valor del trabajo que el Equipo de Desarrollo realiza.</w:t>
      </w:r>
      <w:r w:rsidRPr="005016EE">
        <w:rPr>
          <w:rFonts w:ascii="Times New Roman" w:hAnsi="Times New Roman" w:cs="Times New Roman"/>
          <w:sz w:val="24"/>
          <w:szCs w:val="24"/>
        </w:rPr>
        <w:t xml:space="preserve"> </w:t>
      </w:r>
    </w:p>
    <w:p w14:paraId="156B1634" w14:textId="3261E68F" w:rsidR="0091530E" w:rsidRPr="005016EE" w:rsidRDefault="0091530E" w:rsidP="00223F59">
      <w:pPr>
        <w:pStyle w:val="Normal1"/>
        <w:numPr>
          <w:ilvl w:val="0"/>
          <w:numId w:val="14"/>
        </w:numPr>
        <w:spacing w:line="360" w:lineRule="auto"/>
        <w:ind w:left="1500" w:hanging="360"/>
        <w:jc w:val="both"/>
        <w:rPr>
          <w:rFonts w:ascii="Times New Roman" w:eastAsia="Calibri" w:hAnsi="Times New Roman" w:cs="Times New Roman"/>
          <w:sz w:val="24"/>
          <w:szCs w:val="24"/>
          <w:lang w:eastAsia="en-US"/>
        </w:rPr>
      </w:pPr>
      <w:proofErr w:type="gramStart"/>
      <w:r w:rsidRPr="005016EE">
        <w:rPr>
          <w:rFonts w:ascii="Times New Roman" w:eastAsia="Calibri" w:hAnsi="Times New Roman" w:cs="Times New Roman"/>
          <w:sz w:val="24"/>
          <w:szCs w:val="24"/>
          <w:lang w:eastAsia="en-US"/>
        </w:rPr>
        <w:t>Asegurar</w:t>
      </w:r>
      <w:proofErr w:type="gramEnd"/>
      <w:r w:rsidRPr="005016EE">
        <w:rPr>
          <w:rFonts w:ascii="Times New Roman" w:eastAsia="Calibri" w:hAnsi="Times New Roman" w:cs="Times New Roman"/>
          <w:sz w:val="24"/>
          <w:szCs w:val="24"/>
          <w:lang w:eastAsia="en-US"/>
        </w:rPr>
        <w:t xml:space="preserve"> que la Lista del Producto es visible, transparente y clara para todos y que muestra aquello en lo que el equipo trabajará a continuación.</w:t>
      </w:r>
    </w:p>
    <w:p w14:paraId="483F9206" w14:textId="77777777" w:rsidR="0091530E" w:rsidRPr="005016EE" w:rsidRDefault="0091530E" w:rsidP="00223F59">
      <w:pPr>
        <w:pStyle w:val="Normal1"/>
        <w:numPr>
          <w:ilvl w:val="0"/>
          <w:numId w:val="14"/>
        </w:numPr>
        <w:spacing w:line="360" w:lineRule="auto"/>
        <w:ind w:left="1500" w:hanging="360"/>
        <w:jc w:val="both"/>
        <w:rPr>
          <w:rFonts w:ascii="Times New Roman" w:eastAsia="Calibri" w:hAnsi="Times New Roman" w:cs="Times New Roman"/>
          <w:sz w:val="24"/>
          <w:szCs w:val="24"/>
          <w:lang w:eastAsia="en-US"/>
        </w:rPr>
      </w:pPr>
      <w:proofErr w:type="gramStart"/>
      <w:r w:rsidRPr="005016EE">
        <w:rPr>
          <w:rFonts w:ascii="Times New Roman" w:eastAsia="Calibri" w:hAnsi="Times New Roman" w:cs="Times New Roman"/>
          <w:sz w:val="24"/>
          <w:szCs w:val="24"/>
          <w:lang w:eastAsia="en-US"/>
        </w:rPr>
        <w:t>Asegurar</w:t>
      </w:r>
      <w:proofErr w:type="gramEnd"/>
      <w:r w:rsidRPr="005016EE">
        <w:rPr>
          <w:rFonts w:ascii="Times New Roman" w:eastAsia="Calibri" w:hAnsi="Times New Roman" w:cs="Times New Roman"/>
          <w:sz w:val="24"/>
          <w:szCs w:val="24"/>
          <w:lang w:eastAsia="en-US"/>
        </w:rPr>
        <w:t xml:space="preserve"> que el Equipo de Desarrollo entiende los elementos de la Lista del Producto al nivel necesario.</w:t>
      </w:r>
    </w:p>
    <w:p w14:paraId="0F909B61" w14:textId="77777777" w:rsidR="0091530E" w:rsidRPr="005016EE" w:rsidRDefault="0091530E" w:rsidP="0091530E">
      <w:pPr>
        <w:pStyle w:val="Prrafodelista"/>
        <w:rPr>
          <w:rFonts w:eastAsia="Calibri"/>
          <w:color w:val="000000"/>
          <w:lang w:eastAsia="en-US"/>
        </w:rPr>
      </w:pPr>
    </w:p>
    <w:p w14:paraId="2209F955" w14:textId="5E0AA135" w:rsidR="0091530E" w:rsidRPr="005016EE" w:rsidRDefault="00067791" w:rsidP="0091530E">
      <w:pPr>
        <w:pStyle w:val="Prrafodelista"/>
        <w:rPr>
          <w:rFonts w:eastAsia="Calibri"/>
          <w:color w:val="000000"/>
          <w:lang w:val="es-CO" w:eastAsia="en-US"/>
        </w:rPr>
      </w:pPr>
      <w:r w:rsidRPr="005016EE">
        <w:rPr>
          <w:rFonts w:eastAsia="Calibri"/>
          <w:b/>
          <w:bCs/>
          <w:color w:val="000000"/>
          <w:lang w:eastAsia="en-US"/>
        </w:rPr>
        <w:t>2</w:t>
      </w:r>
      <w:r w:rsidR="0091530E" w:rsidRPr="005016EE">
        <w:rPr>
          <w:rFonts w:eastAsia="Calibri"/>
          <w:b/>
          <w:bCs/>
          <w:color w:val="000000"/>
          <w:lang w:eastAsia="en-US"/>
        </w:rPr>
        <w:t xml:space="preserve">.2.3.  </w:t>
      </w:r>
      <w:r w:rsidR="0091530E" w:rsidRPr="005016EE">
        <w:rPr>
          <w:rFonts w:eastAsia="Calibri"/>
          <w:b/>
          <w:bCs/>
          <w:color w:val="000000"/>
          <w:lang w:val="es-CO" w:eastAsia="en-US"/>
        </w:rPr>
        <w:t xml:space="preserve">Scrum </w:t>
      </w:r>
      <w:proofErr w:type="spellStart"/>
      <w:r w:rsidR="0091530E" w:rsidRPr="005016EE">
        <w:rPr>
          <w:rFonts w:eastAsia="Calibri"/>
          <w:b/>
          <w:bCs/>
          <w:color w:val="000000"/>
          <w:lang w:val="es-CO" w:eastAsia="en-US"/>
        </w:rPr>
        <w:t>team</w:t>
      </w:r>
      <w:proofErr w:type="spellEnd"/>
      <w:r w:rsidR="0091530E" w:rsidRPr="005016EE">
        <w:rPr>
          <w:rFonts w:eastAsia="Calibri"/>
          <w:b/>
          <w:bCs/>
          <w:color w:val="000000"/>
          <w:lang w:val="es-CO" w:eastAsia="en-US"/>
        </w:rPr>
        <w:t xml:space="preserve">: </w:t>
      </w:r>
      <w:r w:rsidR="0091530E" w:rsidRPr="005016EE">
        <w:rPr>
          <w:rFonts w:eastAsia="Calibri"/>
          <w:color w:val="000000"/>
          <w:lang w:val="es-CO" w:eastAsia="en-US"/>
        </w:rPr>
        <w:t xml:space="preserve">Son los responsables de desarrollar las tareas. Se recomienda crear equipos no muy grandes (menos de 10 personas) donde las personas se complementen, de forma que cada uno tenga unos conocimientos específicos y unas actividades </w:t>
      </w:r>
      <w:proofErr w:type="gramStart"/>
      <w:r w:rsidR="0091530E" w:rsidRPr="005016EE">
        <w:rPr>
          <w:rFonts w:eastAsia="Calibri"/>
          <w:color w:val="000000"/>
          <w:lang w:val="es-CO" w:eastAsia="en-US"/>
        </w:rPr>
        <w:t>pre asignadas</w:t>
      </w:r>
      <w:proofErr w:type="gramEnd"/>
      <w:r w:rsidR="0091530E" w:rsidRPr="005016EE">
        <w:rPr>
          <w:rFonts w:eastAsia="Calibri"/>
          <w:color w:val="000000"/>
          <w:lang w:val="es-CO" w:eastAsia="en-US"/>
        </w:rPr>
        <w:t xml:space="preserve"> acordes con estos.</w:t>
      </w:r>
    </w:p>
    <w:p w14:paraId="3CDF5E59" w14:textId="02A07C91" w:rsidR="00067791" w:rsidRDefault="00067791" w:rsidP="0091530E">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2</w:t>
      </w:r>
      <w:r w:rsidR="0091530E" w:rsidRPr="005016EE">
        <w:rPr>
          <w:rFonts w:ascii="Times New Roman" w:eastAsia="Calibri" w:hAnsi="Times New Roman" w:cs="Times New Roman"/>
          <w:b/>
          <w:bCs/>
          <w:sz w:val="24"/>
          <w:szCs w:val="24"/>
          <w:lang w:eastAsia="en-US"/>
        </w:rPr>
        <w:t>.2.4.</w:t>
      </w:r>
      <w:r w:rsidR="0091530E" w:rsidRPr="005016EE">
        <w:rPr>
          <w:rFonts w:ascii="Times New Roman" w:eastAsia="Calibri" w:hAnsi="Times New Roman" w:cs="Times New Roman"/>
          <w:sz w:val="24"/>
          <w:szCs w:val="24"/>
          <w:lang w:eastAsia="en-US"/>
        </w:rPr>
        <w:t xml:space="preserve">   </w:t>
      </w:r>
      <w:bookmarkStart w:id="40" w:name="_Hlk71894749"/>
      <w:r w:rsidR="0091530E" w:rsidRPr="005016EE">
        <w:rPr>
          <w:rFonts w:ascii="Times New Roman" w:eastAsia="Calibri" w:hAnsi="Times New Roman" w:cs="Times New Roman"/>
          <w:b/>
          <w:bCs/>
          <w:sz w:val="24"/>
          <w:szCs w:val="24"/>
          <w:lang w:eastAsia="en-US"/>
        </w:rPr>
        <w:t>Los consumidores o usuarios (</w:t>
      </w:r>
      <w:proofErr w:type="spellStart"/>
      <w:r w:rsidR="0091530E" w:rsidRPr="005016EE">
        <w:rPr>
          <w:rFonts w:ascii="Times New Roman" w:eastAsia="Calibri" w:hAnsi="Times New Roman" w:cs="Times New Roman"/>
          <w:b/>
          <w:bCs/>
          <w:sz w:val="24"/>
          <w:szCs w:val="24"/>
          <w:lang w:eastAsia="en-US"/>
        </w:rPr>
        <w:t>Customers</w:t>
      </w:r>
      <w:proofErr w:type="spellEnd"/>
      <w:r w:rsidR="0091530E" w:rsidRPr="005016EE">
        <w:rPr>
          <w:rFonts w:ascii="Times New Roman" w:eastAsia="Calibri" w:hAnsi="Times New Roman" w:cs="Times New Roman"/>
          <w:b/>
          <w:bCs/>
          <w:sz w:val="24"/>
          <w:szCs w:val="24"/>
          <w:lang w:eastAsia="en-US"/>
        </w:rPr>
        <w:t>):</w:t>
      </w:r>
      <w:r w:rsidR="0091530E" w:rsidRPr="005016EE">
        <w:rPr>
          <w:rFonts w:ascii="Times New Roman" w:eastAsia="Calibri" w:hAnsi="Times New Roman" w:cs="Times New Roman"/>
          <w:sz w:val="24"/>
          <w:szCs w:val="24"/>
          <w:lang w:eastAsia="en-US"/>
        </w:rPr>
        <w:t xml:space="preserve"> </w:t>
      </w:r>
      <w:bookmarkEnd w:id="40"/>
      <w:r w:rsidR="0091530E" w:rsidRPr="005016EE">
        <w:rPr>
          <w:rFonts w:ascii="Times New Roman" w:eastAsia="Calibri" w:hAnsi="Times New Roman" w:cs="Times New Roman"/>
          <w:sz w:val="24"/>
          <w:szCs w:val="24"/>
          <w:lang w:eastAsia="en-US"/>
        </w:rPr>
        <w:t xml:space="preserve">Son los que usarán el producto final. </w:t>
      </w:r>
      <w:r w:rsidR="0091530E" w:rsidRPr="005016EE">
        <w:rPr>
          <w:rFonts w:ascii="Times New Roman" w:eastAsia="Calibri" w:hAnsi="Times New Roman" w:cs="Times New Roman"/>
          <w:color w:val="auto"/>
          <w:sz w:val="24"/>
          <w:szCs w:val="24"/>
          <w:lang w:eastAsia="en-US"/>
        </w:rPr>
        <w:t xml:space="preserve">Muchas veces se confunden con los clientes, pero no son los mismos. Hablando claro: “cliente </w:t>
      </w:r>
      <w:r w:rsidR="0091530E" w:rsidRPr="005016EE">
        <w:rPr>
          <w:rFonts w:ascii="Times New Roman" w:eastAsia="Calibri" w:hAnsi="Times New Roman" w:cs="Times New Roman"/>
          <w:sz w:val="24"/>
          <w:szCs w:val="24"/>
          <w:lang w:eastAsia="en-US"/>
        </w:rPr>
        <w:t>es el que paga (y por lo tanto decide) y consumidor el que usa el producto”. A veces cliente y consumidor son la misma persona, pero otras veces no.</w:t>
      </w:r>
    </w:p>
    <w:p w14:paraId="61D76BB0" w14:textId="204B34CE" w:rsidR="006F32E1" w:rsidRDefault="006F32E1" w:rsidP="0091530E">
      <w:pPr>
        <w:pStyle w:val="Normal1"/>
        <w:spacing w:line="360" w:lineRule="auto"/>
        <w:jc w:val="both"/>
        <w:rPr>
          <w:rFonts w:ascii="Times New Roman" w:eastAsia="Calibri" w:hAnsi="Times New Roman" w:cs="Times New Roman"/>
          <w:sz w:val="24"/>
          <w:szCs w:val="24"/>
          <w:lang w:eastAsia="en-US"/>
        </w:rPr>
      </w:pPr>
    </w:p>
    <w:p w14:paraId="0035829B" w14:textId="1FE01787" w:rsidR="006F32E1" w:rsidRDefault="006F32E1" w:rsidP="0091530E">
      <w:pPr>
        <w:pStyle w:val="Normal1"/>
        <w:spacing w:line="360" w:lineRule="auto"/>
        <w:jc w:val="both"/>
        <w:rPr>
          <w:rFonts w:ascii="Times New Roman" w:eastAsia="Calibri" w:hAnsi="Times New Roman" w:cs="Times New Roman"/>
          <w:sz w:val="24"/>
          <w:szCs w:val="24"/>
          <w:lang w:eastAsia="en-US"/>
        </w:rPr>
      </w:pPr>
    </w:p>
    <w:p w14:paraId="72F357C1" w14:textId="7C7A7ACD" w:rsidR="006F32E1" w:rsidRDefault="006F32E1" w:rsidP="0091530E">
      <w:pPr>
        <w:pStyle w:val="Normal1"/>
        <w:spacing w:line="360" w:lineRule="auto"/>
        <w:jc w:val="both"/>
        <w:rPr>
          <w:rFonts w:ascii="Times New Roman" w:eastAsia="Calibri" w:hAnsi="Times New Roman" w:cs="Times New Roman"/>
          <w:sz w:val="24"/>
          <w:szCs w:val="24"/>
          <w:lang w:eastAsia="en-US"/>
        </w:rPr>
      </w:pPr>
    </w:p>
    <w:p w14:paraId="01C5F5B3" w14:textId="226F84CF" w:rsidR="006F32E1" w:rsidRDefault="006F32E1" w:rsidP="0091530E">
      <w:pPr>
        <w:pStyle w:val="Normal1"/>
        <w:spacing w:line="360" w:lineRule="auto"/>
        <w:jc w:val="both"/>
        <w:rPr>
          <w:rFonts w:ascii="Times New Roman" w:eastAsia="Calibri" w:hAnsi="Times New Roman" w:cs="Times New Roman"/>
          <w:sz w:val="24"/>
          <w:szCs w:val="24"/>
          <w:lang w:eastAsia="en-US"/>
        </w:rPr>
      </w:pPr>
    </w:p>
    <w:p w14:paraId="2B46B632" w14:textId="77777777" w:rsidR="006F32E1" w:rsidRDefault="006F32E1" w:rsidP="0091530E">
      <w:pPr>
        <w:pStyle w:val="Normal1"/>
        <w:spacing w:line="360" w:lineRule="auto"/>
        <w:jc w:val="both"/>
        <w:rPr>
          <w:rFonts w:ascii="Times New Roman" w:eastAsia="Calibri" w:hAnsi="Times New Roman" w:cs="Times New Roman"/>
          <w:sz w:val="24"/>
          <w:szCs w:val="24"/>
          <w:lang w:eastAsia="en-US"/>
        </w:rPr>
      </w:pPr>
    </w:p>
    <w:p w14:paraId="49AD65B9" w14:textId="77777777" w:rsidR="005016EE" w:rsidRPr="005016EE" w:rsidRDefault="005016EE" w:rsidP="0091530E">
      <w:pPr>
        <w:pStyle w:val="Normal1"/>
        <w:spacing w:line="360" w:lineRule="auto"/>
        <w:jc w:val="both"/>
        <w:rPr>
          <w:rFonts w:ascii="Times New Roman" w:eastAsia="Calibri" w:hAnsi="Times New Roman" w:cs="Times New Roman"/>
          <w:sz w:val="24"/>
          <w:szCs w:val="24"/>
          <w:lang w:eastAsia="en-US"/>
        </w:rPr>
      </w:pPr>
    </w:p>
    <w:p w14:paraId="42AF8654" w14:textId="42033E2F" w:rsidR="00067791" w:rsidRPr="005016EE" w:rsidRDefault="00E741D9" w:rsidP="00E741D9">
      <w:pPr>
        <w:pStyle w:val="Descripcin"/>
        <w:keepNext/>
        <w:jc w:val="left"/>
        <w:rPr>
          <w:rFonts w:ascii="Times New Roman" w:hAnsi="Times New Roman" w:cs="Times New Roman"/>
          <w:b/>
          <w:bCs/>
          <w:color w:val="auto"/>
          <w:sz w:val="20"/>
          <w:szCs w:val="20"/>
        </w:rPr>
      </w:pPr>
      <w:bookmarkStart w:id="41" w:name="_Toc86715026"/>
      <w:bookmarkStart w:id="42" w:name="_Toc86719136"/>
      <w:r w:rsidRPr="005016EE">
        <w:rPr>
          <w:rFonts w:ascii="Times New Roman" w:hAnsi="Times New Roman" w:cs="Times New Roman"/>
          <w:b/>
          <w:bCs/>
          <w:color w:val="auto"/>
          <w:sz w:val="20"/>
          <w:szCs w:val="20"/>
        </w:rPr>
        <w:t xml:space="preserve">Tabla </w:t>
      </w:r>
      <w:r w:rsidRPr="005016EE">
        <w:rPr>
          <w:rFonts w:ascii="Times New Roman" w:hAnsi="Times New Roman" w:cs="Times New Roman"/>
          <w:b/>
          <w:bCs/>
          <w:color w:val="auto"/>
          <w:sz w:val="20"/>
          <w:szCs w:val="20"/>
        </w:rPr>
        <w:fldChar w:fldCharType="begin"/>
      </w:r>
      <w:r w:rsidRPr="005016EE">
        <w:rPr>
          <w:rFonts w:ascii="Times New Roman" w:hAnsi="Times New Roman" w:cs="Times New Roman"/>
          <w:b/>
          <w:bCs/>
          <w:color w:val="auto"/>
          <w:sz w:val="20"/>
          <w:szCs w:val="20"/>
        </w:rPr>
        <w:instrText xml:space="preserve"> SEQ Tabla \* ARABIC </w:instrText>
      </w:r>
      <w:r w:rsidRPr="005016EE">
        <w:rPr>
          <w:rFonts w:ascii="Times New Roman" w:hAnsi="Times New Roman" w:cs="Times New Roman"/>
          <w:b/>
          <w:bCs/>
          <w:color w:val="auto"/>
          <w:sz w:val="20"/>
          <w:szCs w:val="20"/>
        </w:rPr>
        <w:fldChar w:fldCharType="separate"/>
      </w:r>
      <w:r w:rsidR="00F331F3">
        <w:rPr>
          <w:rFonts w:ascii="Times New Roman" w:hAnsi="Times New Roman" w:cs="Times New Roman"/>
          <w:b/>
          <w:bCs/>
          <w:noProof/>
          <w:color w:val="auto"/>
          <w:sz w:val="20"/>
          <w:szCs w:val="20"/>
        </w:rPr>
        <w:t>1</w:t>
      </w:r>
      <w:r w:rsidRPr="005016EE">
        <w:rPr>
          <w:rFonts w:ascii="Times New Roman" w:hAnsi="Times New Roman" w:cs="Times New Roman"/>
          <w:b/>
          <w:bCs/>
          <w:color w:val="auto"/>
          <w:sz w:val="20"/>
          <w:szCs w:val="20"/>
        </w:rPr>
        <w:fldChar w:fldCharType="end"/>
      </w:r>
      <w:r w:rsidRPr="005016EE">
        <w:rPr>
          <w:rFonts w:ascii="Times New Roman" w:hAnsi="Times New Roman" w:cs="Times New Roman"/>
          <w:b/>
          <w:bCs/>
          <w:color w:val="auto"/>
          <w:sz w:val="20"/>
          <w:szCs w:val="20"/>
        </w:rPr>
        <w:t>.Roles</w:t>
      </w:r>
      <w:bookmarkEnd w:id="41"/>
      <w:bookmarkEnd w:id="42"/>
    </w:p>
    <w:tbl>
      <w:tblPr>
        <w:tblStyle w:val="Tablaconcuadrcula"/>
        <w:tblW w:w="8749" w:type="dxa"/>
        <w:tblLook w:val="04A0" w:firstRow="1" w:lastRow="0" w:firstColumn="1" w:lastColumn="0" w:noHBand="0" w:noVBand="1"/>
      </w:tblPr>
      <w:tblGrid>
        <w:gridCol w:w="1251"/>
        <w:gridCol w:w="1805"/>
        <w:gridCol w:w="2619"/>
        <w:gridCol w:w="1800"/>
        <w:gridCol w:w="1274"/>
      </w:tblGrid>
      <w:tr w:rsidR="00067791" w:rsidRPr="00067791" w14:paraId="27F868C0" w14:textId="77777777" w:rsidTr="005016EE">
        <w:tc>
          <w:tcPr>
            <w:tcW w:w="8749" w:type="dxa"/>
            <w:gridSpan w:val="5"/>
          </w:tcPr>
          <w:p w14:paraId="18E518E3" w14:textId="77777777" w:rsidR="00067791" w:rsidRPr="00067791" w:rsidRDefault="00067791" w:rsidP="00067791">
            <w:pPr>
              <w:spacing w:after="0" w:line="240" w:lineRule="auto"/>
              <w:ind w:right="0" w:firstLine="0"/>
              <w:jc w:val="center"/>
              <w:rPr>
                <w:rFonts w:ascii="Times New Roman" w:eastAsia="Calibri" w:hAnsi="Times New Roman" w:cs="Times New Roman"/>
                <w:color w:val="auto"/>
                <w:szCs w:val="24"/>
              </w:rPr>
            </w:pPr>
            <w:r w:rsidRPr="00067791">
              <w:rPr>
                <w:rFonts w:ascii="Times New Roman" w:eastAsia="Calibri" w:hAnsi="Times New Roman" w:cs="Times New Roman"/>
                <w:color w:val="auto"/>
              </w:rPr>
              <w:t>ROLES</w:t>
            </w:r>
          </w:p>
        </w:tc>
      </w:tr>
      <w:tr w:rsidR="00067791" w:rsidRPr="00067791" w14:paraId="01352472" w14:textId="77777777" w:rsidTr="005016EE">
        <w:trPr>
          <w:trHeight w:val="536"/>
        </w:trPr>
        <w:tc>
          <w:tcPr>
            <w:tcW w:w="1251" w:type="dxa"/>
          </w:tcPr>
          <w:p w14:paraId="7FD74EA2" w14:textId="77777777" w:rsidR="00067791" w:rsidRPr="00067791" w:rsidRDefault="00067791" w:rsidP="00067791">
            <w:pPr>
              <w:spacing w:after="0" w:line="240" w:lineRule="auto"/>
              <w:ind w:right="0" w:firstLine="0"/>
              <w:rPr>
                <w:rFonts w:ascii="Times New Roman" w:eastAsia="Calibri" w:hAnsi="Times New Roman" w:cs="Times New Roman"/>
                <w:b/>
                <w:bCs/>
                <w:color w:val="auto"/>
              </w:rPr>
            </w:pPr>
            <w:r w:rsidRPr="00067791">
              <w:rPr>
                <w:rFonts w:ascii="Times New Roman" w:eastAsia="Calibri" w:hAnsi="Times New Roman" w:cs="Times New Roman"/>
                <w:b/>
                <w:bCs/>
                <w:color w:val="auto"/>
              </w:rPr>
              <w:t>CODIGO</w:t>
            </w:r>
          </w:p>
        </w:tc>
        <w:tc>
          <w:tcPr>
            <w:tcW w:w="1805" w:type="dxa"/>
          </w:tcPr>
          <w:p w14:paraId="01F0A899" w14:textId="77777777" w:rsidR="00067791" w:rsidRPr="00067791" w:rsidRDefault="00067791" w:rsidP="00067791">
            <w:pPr>
              <w:spacing w:after="0" w:line="240" w:lineRule="auto"/>
              <w:ind w:right="0" w:firstLine="0"/>
              <w:rPr>
                <w:rFonts w:ascii="Times New Roman" w:eastAsia="Calibri" w:hAnsi="Times New Roman" w:cs="Times New Roman"/>
                <w:b/>
                <w:bCs/>
                <w:color w:val="auto"/>
              </w:rPr>
            </w:pPr>
            <w:r w:rsidRPr="00067791">
              <w:rPr>
                <w:rFonts w:ascii="Times New Roman" w:eastAsia="Calibri" w:hAnsi="Times New Roman" w:cs="Times New Roman"/>
                <w:b/>
                <w:bCs/>
                <w:color w:val="auto"/>
              </w:rPr>
              <w:t>ROL O CARGO</w:t>
            </w:r>
          </w:p>
        </w:tc>
        <w:tc>
          <w:tcPr>
            <w:tcW w:w="2619" w:type="dxa"/>
          </w:tcPr>
          <w:p w14:paraId="08809FEC" w14:textId="77777777" w:rsidR="00067791" w:rsidRPr="00067791" w:rsidRDefault="00067791" w:rsidP="00067791">
            <w:pPr>
              <w:spacing w:after="0" w:line="240" w:lineRule="auto"/>
              <w:ind w:right="0" w:firstLine="0"/>
              <w:rPr>
                <w:rFonts w:ascii="Times New Roman" w:eastAsia="Calibri" w:hAnsi="Times New Roman" w:cs="Times New Roman"/>
                <w:b/>
                <w:bCs/>
                <w:color w:val="auto"/>
              </w:rPr>
            </w:pPr>
            <w:r w:rsidRPr="00067791">
              <w:rPr>
                <w:rFonts w:ascii="Times New Roman" w:eastAsia="Calibri" w:hAnsi="Times New Roman" w:cs="Times New Roman"/>
                <w:b/>
                <w:bCs/>
                <w:color w:val="auto"/>
              </w:rPr>
              <w:t>DESCRIPCION DEL ROL O INTERES</w:t>
            </w:r>
          </w:p>
        </w:tc>
        <w:tc>
          <w:tcPr>
            <w:tcW w:w="1800" w:type="dxa"/>
          </w:tcPr>
          <w:p w14:paraId="4983C5E7" w14:textId="77777777" w:rsidR="00067791" w:rsidRPr="00067791" w:rsidRDefault="00067791" w:rsidP="00067791">
            <w:pPr>
              <w:spacing w:after="0" w:line="240" w:lineRule="auto"/>
              <w:ind w:right="0" w:firstLine="0"/>
              <w:rPr>
                <w:rFonts w:ascii="Times New Roman" w:eastAsia="Calibri" w:hAnsi="Times New Roman" w:cs="Times New Roman"/>
                <w:b/>
                <w:bCs/>
                <w:color w:val="auto"/>
              </w:rPr>
            </w:pPr>
            <w:r w:rsidRPr="00067791">
              <w:rPr>
                <w:rFonts w:ascii="Times New Roman" w:eastAsia="Calibri" w:hAnsi="Times New Roman" w:cs="Times New Roman"/>
                <w:b/>
                <w:bCs/>
                <w:color w:val="auto"/>
              </w:rPr>
              <w:t>NIVEL DE INFLUENCIA</w:t>
            </w:r>
          </w:p>
        </w:tc>
        <w:tc>
          <w:tcPr>
            <w:tcW w:w="1274" w:type="dxa"/>
          </w:tcPr>
          <w:p w14:paraId="5F4BFCFB" w14:textId="77777777" w:rsidR="00067791" w:rsidRPr="00067791" w:rsidRDefault="00067791" w:rsidP="00067791">
            <w:pPr>
              <w:spacing w:after="0" w:line="240" w:lineRule="auto"/>
              <w:ind w:right="0" w:firstLine="0"/>
              <w:rPr>
                <w:rFonts w:ascii="Times New Roman" w:eastAsia="Calibri" w:hAnsi="Times New Roman" w:cs="Times New Roman"/>
                <w:b/>
                <w:bCs/>
                <w:color w:val="auto"/>
              </w:rPr>
            </w:pPr>
            <w:r w:rsidRPr="00067791">
              <w:rPr>
                <w:rFonts w:ascii="Times New Roman" w:eastAsia="Calibri" w:hAnsi="Times New Roman" w:cs="Times New Roman"/>
                <w:b/>
                <w:bCs/>
                <w:color w:val="auto"/>
              </w:rPr>
              <w:t>NIVEL DE INTERES</w:t>
            </w:r>
          </w:p>
        </w:tc>
      </w:tr>
      <w:tr w:rsidR="00067791" w:rsidRPr="00067791" w14:paraId="23EE883A" w14:textId="77777777" w:rsidTr="005016EE">
        <w:trPr>
          <w:trHeight w:val="276"/>
        </w:trPr>
        <w:tc>
          <w:tcPr>
            <w:tcW w:w="1251" w:type="dxa"/>
          </w:tcPr>
          <w:p w14:paraId="6EC3D52B"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w:t>
            </w:r>
          </w:p>
        </w:tc>
        <w:tc>
          <w:tcPr>
            <w:tcW w:w="1805" w:type="dxa"/>
          </w:tcPr>
          <w:p w14:paraId="69D5D5D2"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GERENTE</w:t>
            </w:r>
          </w:p>
        </w:tc>
        <w:tc>
          <w:tcPr>
            <w:tcW w:w="2619" w:type="dxa"/>
          </w:tcPr>
          <w:p w14:paraId="4B78C0C4"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GERENTE DE LA ENTIDAD</w:t>
            </w:r>
          </w:p>
        </w:tc>
        <w:tc>
          <w:tcPr>
            <w:tcW w:w="1800" w:type="dxa"/>
          </w:tcPr>
          <w:p w14:paraId="7287F31F"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ALTO</w:t>
            </w:r>
          </w:p>
        </w:tc>
        <w:tc>
          <w:tcPr>
            <w:tcW w:w="1274" w:type="dxa"/>
          </w:tcPr>
          <w:p w14:paraId="6486D6E2"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ALTO</w:t>
            </w:r>
          </w:p>
        </w:tc>
      </w:tr>
      <w:tr w:rsidR="00067791" w:rsidRPr="00067791" w14:paraId="0FEF6258" w14:textId="77777777" w:rsidTr="005016EE">
        <w:trPr>
          <w:trHeight w:val="276"/>
        </w:trPr>
        <w:tc>
          <w:tcPr>
            <w:tcW w:w="1251" w:type="dxa"/>
          </w:tcPr>
          <w:p w14:paraId="10ECD0AC"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B</w:t>
            </w:r>
          </w:p>
        </w:tc>
        <w:tc>
          <w:tcPr>
            <w:tcW w:w="1805" w:type="dxa"/>
          </w:tcPr>
          <w:p w14:paraId="680E016B"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CAJERO</w:t>
            </w:r>
          </w:p>
        </w:tc>
        <w:tc>
          <w:tcPr>
            <w:tcW w:w="2619" w:type="dxa"/>
          </w:tcPr>
          <w:p w14:paraId="7C5942C7"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ENCARGADO DE COBRO DE VENTAS</w:t>
            </w:r>
          </w:p>
        </w:tc>
        <w:tc>
          <w:tcPr>
            <w:tcW w:w="1800" w:type="dxa"/>
          </w:tcPr>
          <w:p w14:paraId="0763D57E"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ALTO</w:t>
            </w:r>
          </w:p>
        </w:tc>
        <w:tc>
          <w:tcPr>
            <w:tcW w:w="1274" w:type="dxa"/>
          </w:tcPr>
          <w:p w14:paraId="1C01E65E"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ALTO</w:t>
            </w:r>
          </w:p>
        </w:tc>
      </w:tr>
      <w:tr w:rsidR="00067791" w:rsidRPr="00067791" w14:paraId="781BECF4" w14:textId="77777777" w:rsidTr="005016EE">
        <w:trPr>
          <w:trHeight w:val="276"/>
        </w:trPr>
        <w:tc>
          <w:tcPr>
            <w:tcW w:w="1251" w:type="dxa"/>
          </w:tcPr>
          <w:p w14:paraId="6D9C744D"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C</w:t>
            </w:r>
          </w:p>
        </w:tc>
        <w:tc>
          <w:tcPr>
            <w:tcW w:w="1805" w:type="dxa"/>
          </w:tcPr>
          <w:p w14:paraId="26269FDE"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BODEGUISTA</w:t>
            </w:r>
          </w:p>
        </w:tc>
        <w:tc>
          <w:tcPr>
            <w:tcW w:w="2619" w:type="dxa"/>
          </w:tcPr>
          <w:p w14:paraId="32CFBEB9"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ENCARGADO DE GESTIONAR ELEMENTOS A INVENTARIO</w:t>
            </w:r>
          </w:p>
        </w:tc>
        <w:tc>
          <w:tcPr>
            <w:tcW w:w="1800" w:type="dxa"/>
          </w:tcPr>
          <w:p w14:paraId="66D48616"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ALTO</w:t>
            </w:r>
          </w:p>
        </w:tc>
        <w:tc>
          <w:tcPr>
            <w:tcW w:w="1274" w:type="dxa"/>
          </w:tcPr>
          <w:p w14:paraId="0228F3C1"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ALTO</w:t>
            </w:r>
          </w:p>
        </w:tc>
      </w:tr>
      <w:tr w:rsidR="00067791" w:rsidRPr="00067791" w14:paraId="03205068" w14:textId="77777777" w:rsidTr="005016EE">
        <w:trPr>
          <w:trHeight w:val="276"/>
        </w:trPr>
        <w:tc>
          <w:tcPr>
            <w:tcW w:w="1251" w:type="dxa"/>
          </w:tcPr>
          <w:p w14:paraId="625E5589"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lastRenderedPageBreak/>
              <w:t>D</w:t>
            </w:r>
          </w:p>
        </w:tc>
        <w:tc>
          <w:tcPr>
            <w:tcW w:w="1805" w:type="dxa"/>
          </w:tcPr>
          <w:p w14:paraId="58045424"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CLIENTE</w:t>
            </w:r>
          </w:p>
        </w:tc>
        <w:tc>
          <w:tcPr>
            <w:tcW w:w="2619" w:type="dxa"/>
          </w:tcPr>
          <w:p w14:paraId="391CCE15"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PERSONA QUE ADQUIERE PRODUCTOS OFERTADOS POR LA EMPRESA</w:t>
            </w:r>
          </w:p>
        </w:tc>
        <w:tc>
          <w:tcPr>
            <w:tcW w:w="1800" w:type="dxa"/>
          </w:tcPr>
          <w:p w14:paraId="211ACFC7"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ALTO</w:t>
            </w:r>
          </w:p>
        </w:tc>
        <w:tc>
          <w:tcPr>
            <w:tcW w:w="1274" w:type="dxa"/>
          </w:tcPr>
          <w:p w14:paraId="1CA1B819" w14:textId="77777777" w:rsidR="00067791" w:rsidRPr="00067791" w:rsidRDefault="00067791" w:rsidP="00067791">
            <w:pPr>
              <w:spacing w:after="0" w:line="240" w:lineRule="auto"/>
              <w:ind w:right="0" w:firstLine="0"/>
              <w:rPr>
                <w:rFonts w:ascii="Times New Roman" w:eastAsia="Calibri" w:hAnsi="Times New Roman" w:cs="Times New Roman"/>
                <w:color w:val="auto"/>
              </w:rPr>
            </w:pPr>
            <w:r w:rsidRPr="00067791">
              <w:rPr>
                <w:rFonts w:ascii="Times New Roman" w:eastAsia="Calibri" w:hAnsi="Times New Roman" w:cs="Times New Roman"/>
                <w:color w:val="auto"/>
              </w:rPr>
              <w:t>ALTO</w:t>
            </w:r>
          </w:p>
        </w:tc>
      </w:tr>
    </w:tbl>
    <w:p w14:paraId="5274D6C9" w14:textId="77777777" w:rsidR="00067791" w:rsidRPr="005016EE" w:rsidRDefault="00067791" w:rsidP="00067791">
      <w:pPr>
        <w:spacing w:after="130"/>
        <w:ind w:right="0" w:firstLine="0"/>
        <w:rPr>
          <w:rFonts w:ascii="Times New Roman" w:hAnsi="Times New Roman" w:cs="Times New Roman"/>
        </w:rPr>
      </w:pPr>
      <w:r w:rsidRPr="005016EE">
        <w:rPr>
          <w:rFonts w:ascii="Times New Roman" w:hAnsi="Times New Roman" w:cs="Times New Roman"/>
        </w:rPr>
        <w:t xml:space="preserve">Fuente: elaboración propia. </w:t>
      </w:r>
    </w:p>
    <w:p w14:paraId="61FCBF8E" w14:textId="77777777" w:rsidR="00067791" w:rsidRPr="005016EE" w:rsidRDefault="00067791" w:rsidP="0091530E">
      <w:pPr>
        <w:pStyle w:val="Normal1"/>
        <w:spacing w:line="360" w:lineRule="auto"/>
        <w:jc w:val="both"/>
        <w:rPr>
          <w:rFonts w:ascii="Times New Roman" w:eastAsia="Calibri" w:hAnsi="Times New Roman" w:cs="Times New Roman"/>
          <w:sz w:val="24"/>
          <w:szCs w:val="24"/>
          <w:lang w:eastAsia="en-US"/>
        </w:rPr>
      </w:pPr>
    </w:p>
    <w:p w14:paraId="60E2CB98" w14:textId="114E9E52"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3.1.2.   Prácticas De La Metodología Scrum</w:t>
      </w:r>
    </w:p>
    <w:p w14:paraId="101C5CF9" w14:textId="77777777" w:rsidR="00F63958" w:rsidRPr="005016EE" w:rsidRDefault="00F63958" w:rsidP="00541448">
      <w:pPr>
        <w:pStyle w:val="Normal1"/>
        <w:spacing w:line="360" w:lineRule="auto"/>
        <w:jc w:val="both"/>
        <w:rPr>
          <w:rFonts w:ascii="Times New Roman" w:eastAsia="Calibri" w:hAnsi="Times New Roman" w:cs="Times New Roman"/>
          <w:b/>
          <w:bCs/>
          <w:sz w:val="24"/>
          <w:szCs w:val="24"/>
          <w:lang w:eastAsia="en-US"/>
        </w:rPr>
      </w:pPr>
    </w:p>
    <w:p w14:paraId="77A9709D" w14:textId="77777777"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3.1.2.1.  Reuniones De Scrum</w:t>
      </w:r>
    </w:p>
    <w:p w14:paraId="3A52348A" w14:textId="16F2A63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Las reuniones de scrum se realizan de forma iterativa e incremental, así mismo tienen un modo de iteración mínimo para un Sprint de una semana y el tiempo máximo que es de cuatro semanas. (Sommerville, 2011). </w:t>
      </w:r>
    </w:p>
    <w:p w14:paraId="7EB6758F"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p>
    <w:p w14:paraId="38C8F093" w14:textId="77777777"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 xml:space="preserve">3.1.2.2.  </w:t>
      </w:r>
      <w:proofErr w:type="spellStart"/>
      <w:r w:rsidRPr="005016EE">
        <w:rPr>
          <w:rFonts w:ascii="Times New Roman" w:eastAsia="Calibri" w:hAnsi="Times New Roman" w:cs="Times New Roman"/>
          <w:b/>
          <w:bCs/>
          <w:sz w:val="24"/>
          <w:szCs w:val="24"/>
          <w:lang w:eastAsia="en-US"/>
        </w:rPr>
        <w:t>Product</w:t>
      </w:r>
      <w:proofErr w:type="spellEnd"/>
      <w:r w:rsidRPr="005016EE">
        <w:rPr>
          <w:rFonts w:ascii="Times New Roman" w:eastAsia="Calibri" w:hAnsi="Times New Roman" w:cs="Times New Roman"/>
          <w:b/>
          <w:bCs/>
          <w:sz w:val="24"/>
          <w:szCs w:val="24"/>
          <w:lang w:eastAsia="en-US"/>
        </w:rPr>
        <w:t xml:space="preserve"> Backlog</w:t>
      </w:r>
    </w:p>
    <w:p w14:paraId="0FC21A89"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En este se tiene una lista de objetivos/requisitos priorizada representa la visión y expectativas del cliente respecto a los objetivos y entregas del producto o proyecto. El cliente es el responsable de crear y gestionar la lista (con la ayuda del Facilitador y del equipo, quien proporciona el coste estimado de completar cada requisito). Dado que reflejar las expectativas del cliente, esta lista permite involucrarle en la dirección de los resultados del producto o proyecto.</w:t>
      </w:r>
    </w:p>
    <w:p w14:paraId="2480B929" w14:textId="77777777"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p>
    <w:p w14:paraId="794C26FE" w14:textId="77777777"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3.1.2.3.  Sprint</w:t>
      </w:r>
    </w:p>
    <w:p w14:paraId="7980DAF3"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Es una de las partes que forman el desarrollo de un proyecto. Suele durar una semana y en ella se ejecutan tareas planeadas en el anterior sprint. Al finalizar, se reúne el equipo, se vuelven a evaluar resultados y se planifica el siguiente sprint. Los sprint también son considerados en la metodología Scrum como iteraciones, es decir, son ciclos en los que se mantiene el enfoque en un subconjunto de características del producto final y se crea un producto utilizable (Vila Grau, 2016). Para el desarrollo de este proyecto se desarrollarán 3 sprint, por medio de los cuales se realizarán entregas de los diferentes módulos que se implementarán en el software. Las actividades de esta fase son:</w:t>
      </w:r>
    </w:p>
    <w:p w14:paraId="5F5CA612"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p>
    <w:p w14:paraId="5F0F0A52" w14:textId="05622330"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Sprint </w:t>
      </w:r>
      <w:proofErr w:type="spellStart"/>
      <w:r w:rsidRPr="005016EE">
        <w:rPr>
          <w:rFonts w:ascii="Times New Roman" w:eastAsia="Calibri" w:hAnsi="Times New Roman" w:cs="Times New Roman"/>
          <w:sz w:val="24"/>
          <w:szCs w:val="24"/>
          <w:lang w:eastAsia="en-US"/>
        </w:rPr>
        <w:t>Planning</w:t>
      </w:r>
      <w:proofErr w:type="spellEnd"/>
      <w:r w:rsidRPr="005016EE">
        <w:rPr>
          <w:rFonts w:ascii="Times New Roman" w:eastAsia="Calibri" w:hAnsi="Times New Roman" w:cs="Times New Roman"/>
          <w:sz w:val="24"/>
          <w:szCs w:val="24"/>
          <w:lang w:eastAsia="en-US"/>
        </w:rPr>
        <w:t xml:space="preserve">: en este se harán algunas reuniones con el fin de definir las historias de usuario que se pueden implementar en el desarrollo del proyecto. </w:t>
      </w:r>
    </w:p>
    <w:p w14:paraId="7B87596F" w14:textId="2EC4ED10"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proofErr w:type="spellStart"/>
      <w:r w:rsidRPr="005016EE">
        <w:rPr>
          <w:rFonts w:ascii="Times New Roman" w:eastAsia="Calibri" w:hAnsi="Times New Roman" w:cs="Times New Roman"/>
          <w:sz w:val="24"/>
          <w:szCs w:val="24"/>
          <w:lang w:eastAsia="en-US"/>
        </w:rPr>
        <w:t>Daily</w:t>
      </w:r>
      <w:proofErr w:type="spellEnd"/>
      <w:r w:rsidRPr="005016EE">
        <w:rPr>
          <w:rFonts w:ascii="Times New Roman" w:eastAsia="Calibri" w:hAnsi="Times New Roman" w:cs="Times New Roman"/>
          <w:sz w:val="24"/>
          <w:szCs w:val="24"/>
          <w:lang w:eastAsia="en-US"/>
        </w:rPr>
        <w:t xml:space="preserve"> Sprint </w:t>
      </w:r>
      <w:proofErr w:type="gramStart"/>
      <w:r w:rsidRPr="005016EE">
        <w:rPr>
          <w:rFonts w:ascii="Times New Roman" w:eastAsia="Calibri" w:hAnsi="Times New Roman" w:cs="Times New Roman"/>
          <w:sz w:val="24"/>
          <w:szCs w:val="24"/>
          <w:lang w:eastAsia="en-US"/>
        </w:rPr>
        <w:t>Meeting</w:t>
      </w:r>
      <w:proofErr w:type="gramEnd"/>
      <w:r w:rsidRPr="005016EE">
        <w:rPr>
          <w:rFonts w:ascii="Times New Roman" w:eastAsia="Calibri" w:hAnsi="Times New Roman" w:cs="Times New Roman"/>
          <w:sz w:val="24"/>
          <w:szCs w:val="24"/>
          <w:lang w:eastAsia="en-US"/>
        </w:rPr>
        <w:t>: para la buena realización del proyecto se realizarán por lo menos 3 reuniones cortas que permitan verificar los avances del mismo.</w:t>
      </w:r>
    </w:p>
    <w:p w14:paraId="2D7A55E4" w14:textId="21A573A3"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Codificación de los módulos según los sprint </w:t>
      </w:r>
      <w:proofErr w:type="spellStart"/>
      <w:r w:rsidRPr="005016EE">
        <w:rPr>
          <w:rFonts w:ascii="Times New Roman" w:eastAsia="Calibri" w:hAnsi="Times New Roman" w:cs="Times New Roman"/>
          <w:sz w:val="24"/>
          <w:szCs w:val="24"/>
          <w:lang w:eastAsia="en-US"/>
        </w:rPr>
        <w:t>planning</w:t>
      </w:r>
      <w:proofErr w:type="spellEnd"/>
      <w:r w:rsidRPr="005016EE">
        <w:rPr>
          <w:rFonts w:ascii="Times New Roman" w:eastAsia="Calibri" w:hAnsi="Times New Roman" w:cs="Times New Roman"/>
          <w:sz w:val="24"/>
          <w:szCs w:val="24"/>
          <w:lang w:eastAsia="en-US"/>
        </w:rPr>
        <w:t xml:space="preserve">: este consiste en elegir un lenguaje de programación que nos permita realizar una codificación de la información referente a la empresa en esta estarían incluidas las historias del usuario y la arquitectura a utilizar que para este caso se implementará la web. </w:t>
      </w:r>
    </w:p>
    <w:p w14:paraId="634AE933" w14:textId="243508EC"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Integración de los módulos: Se realiza la unión de todos los módulos, de tal forma que el software va quedando terminado. Se deja todo listo para iniciar las respectivas pruebas.</w:t>
      </w:r>
    </w:p>
    <w:p w14:paraId="4BE1459C" w14:textId="52C86119" w:rsidR="00541448"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Test o pruebas: Se realizan las pruebas funcionales para cada módulo, garantizando el correcto funcionamiento del sistema.</w:t>
      </w:r>
    </w:p>
    <w:p w14:paraId="6C41DA1D" w14:textId="3559892A"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46EFE933" w14:textId="7CD2144D"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2261D8D1" w14:textId="1EC793BC"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697B438C" w14:textId="77777777" w:rsidR="006F32E1" w:rsidRPr="005016EE" w:rsidRDefault="006F32E1" w:rsidP="006F32E1">
      <w:pPr>
        <w:pStyle w:val="Normal1"/>
        <w:spacing w:line="360" w:lineRule="auto"/>
        <w:jc w:val="both"/>
        <w:rPr>
          <w:rFonts w:ascii="Times New Roman" w:eastAsia="Calibri" w:hAnsi="Times New Roman" w:cs="Times New Roman"/>
          <w:sz w:val="24"/>
          <w:szCs w:val="24"/>
          <w:lang w:eastAsia="en-US"/>
        </w:rPr>
      </w:pPr>
    </w:p>
    <w:p w14:paraId="1C3843B9"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p>
    <w:p w14:paraId="358ABFB6" w14:textId="77777777"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 xml:space="preserve">3.2.  </w:t>
      </w:r>
      <w:bookmarkStart w:id="43" w:name="_Hlk71895157"/>
      <w:proofErr w:type="spellStart"/>
      <w:r w:rsidRPr="005016EE">
        <w:rPr>
          <w:rFonts w:ascii="Times New Roman" w:eastAsia="Calibri" w:hAnsi="Times New Roman" w:cs="Times New Roman"/>
          <w:b/>
          <w:bCs/>
          <w:sz w:val="24"/>
          <w:szCs w:val="24"/>
          <w:lang w:eastAsia="en-US"/>
        </w:rPr>
        <w:t>Sprints</w:t>
      </w:r>
      <w:proofErr w:type="spellEnd"/>
      <w:r w:rsidRPr="005016EE">
        <w:rPr>
          <w:rFonts w:ascii="Times New Roman" w:eastAsia="Calibri" w:hAnsi="Times New Roman" w:cs="Times New Roman"/>
          <w:b/>
          <w:bCs/>
          <w:sz w:val="24"/>
          <w:szCs w:val="24"/>
          <w:lang w:eastAsia="en-US"/>
        </w:rPr>
        <w:t xml:space="preserve"> a realizar</w:t>
      </w:r>
    </w:p>
    <w:p w14:paraId="26E9891A" w14:textId="77777777"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p>
    <w:p w14:paraId="683D7812"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Esta metodología está enmarcada en los procesos empíricos, por medio de la observación de hechos y la toma de decisiones que se tomarán </w:t>
      </w:r>
      <w:proofErr w:type="gramStart"/>
      <w:r w:rsidRPr="005016EE">
        <w:rPr>
          <w:rFonts w:ascii="Times New Roman" w:eastAsia="Calibri" w:hAnsi="Times New Roman" w:cs="Times New Roman"/>
          <w:sz w:val="24"/>
          <w:szCs w:val="24"/>
          <w:lang w:eastAsia="en-US"/>
        </w:rPr>
        <w:t>de acuerdo a</w:t>
      </w:r>
      <w:proofErr w:type="gramEnd"/>
      <w:r w:rsidRPr="005016EE">
        <w:rPr>
          <w:rFonts w:ascii="Times New Roman" w:eastAsia="Calibri" w:hAnsi="Times New Roman" w:cs="Times New Roman"/>
          <w:sz w:val="24"/>
          <w:szCs w:val="24"/>
          <w:lang w:eastAsia="en-US"/>
        </w:rPr>
        <w:t xml:space="preserve"> los resultados que vaya arrojando el proyecto, el detalle de los sprint propuestos para su aplicación serán los siguientes.</w:t>
      </w:r>
    </w:p>
    <w:p w14:paraId="19342B46" w14:textId="77777777" w:rsidR="00541448" w:rsidRPr="005016EE" w:rsidRDefault="00541448" w:rsidP="00541448">
      <w:pPr>
        <w:pStyle w:val="Normal1"/>
        <w:spacing w:line="360" w:lineRule="auto"/>
        <w:jc w:val="both"/>
        <w:rPr>
          <w:rFonts w:ascii="Times New Roman" w:hAnsi="Times New Roman" w:cs="Times New Roman"/>
          <w:b/>
          <w:bCs/>
          <w:sz w:val="24"/>
          <w:szCs w:val="24"/>
        </w:rPr>
      </w:pPr>
    </w:p>
    <w:bookmarkEnd w:id="43"/>
    <w:p w14:paraId="016CE304" w14:textId="77777777"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 xml:space="preserve"> 3.2.1.  Sprint 1 – Exploración y planificación</w:t>
      </w:r>
    </w:p>
    <w:p w14:paraId="494DC7FA" w14:textId="713F2B53"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En este Sprint se plantean realizar las siguientes actividades en un periodo de 3</w:t>
      </w:r>
      <w:r w:rsidR="00575012" w:rsidRPr="005016EE">
        <w:rPr>
          <w:rFonts w:ascii="Times New Roman" w:eastAsia="Calibri" w:hAnsi="Times New Roman" w:cs="Times New Roman"/>
          <w:sz w:val="24"/>
          <w:szCs w:val="24"/>
          <w:lang w:eastAsia="en-US"/>
        </w:rPr>
        <w:t xml:space="preserve">0 </w:t>
      </w:r>
      <w:proofErr w:type="spellStart"/>
      <w:r w:rsidR="00575012" w:rsidRPr="005016EE">
        <w:rPr>
          <w:rFonts w:ascii="Times New Roman" w:eastAsia="Calibri" w:hAnsi="Times New Roman" w:cs="Times New Roman"/>
          <w:sz w:val="24"/>
          <w:szCs w:val="24"/>
          <w:lang w:eastAsia="en-US"/>
        </w:rPr>
        <w:t>dias</w:t>
      </w:r>
      <w:proofErr w:type="spellEnd"/>
      <w:r w:rsidRPr="005016EE">
        <w:rPr>
          <w:rFonts w:ascii="Times New Roman" w:eastAsia="Calibri" w:hAnsi="Times New Roman" w:cs="Times New Roman"/>
          <w:sz w:val="24"/>
          <w:szCs w:val="24"/>
          <w:lang w:eastAsia="en-US"/>
        </w:rPr>
        <w:t>:</w:t>
      </w:r>
    </w:p>
    <w:p w14:paraId="47FD8C26" w14:textId="77777777" w:rsidR="00541448" w:rsidRPr="005016EE" w:rsidRDefault="00541448" w:rsidP="00541448">
      <w:pPr>
        <w:pStyle w:val="Normal1"/>
        <w:spacing w:line="360" w:lineRule="auto"/>
        <w:jc w:val="both"/>
        <w:rPr>
          <w:rFonts w:ascii="Times New Roman" w:hAnsi="Times New Roman" w:cs="Times New Roman"/>
          <w:sz w:val="24"/>
          <w:szCs w:val="24"/>
        </w:rPr>
      </w:pPr>
    </w:p>
    <w:p w14:paraId="64F67A4D"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lastRenderedPageBreak/>
        <w:t xml:space="preserve">A. Reunirse con el cliente </w:t>
      </w:r>
    </w:p>
    <w:p w14:paraId="5EBEB669"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B. Registrar las historias de usuario </w:t>
      </w:r>
    </w:p>
    <w:p w14:paraId="5568BD33"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C. Validar las historias de usuario</w:t>
      </w:r>
    </w:p>
    <w:p w14:paraId="2E2F2C50"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D. Consolidar los requerimientos del cliente </w:t>
      </w:r>
    </w:p>
    <w:p w14:paraId="62C3CA48"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 Desarrollo del módulo para gestión de cliente </w:t>
      </w:r>
    </w:p>
    <w:p w14:paraId="0C342877" w14:textId="77777777" w:rsidR="00541448" w:rsidRPr="005016EE" w:rsidRDefault="00541448" w:rsidP="00541448">
      <w:pPr>
        <w:pStyle w:val="Normal1"/>
        <w:spacing w:line="360" w:lineRule="auto"/>
        <w:ind w:left="780"/>
        <w:jc w:val="both"/>
        <w:rPr>
          <w:rFonts w:ascii="Times New Roman" w:eastAsia="Calibri" w:hAnsi="Times New Roman" w:cs="Times New Roman"/>
          <w:sz w:val="24"/>
          <w:szCs w:val="24"/>
          <w:lang w:eastAsia="en-US"/>
        </w:rPr>
      </w:pPr>
    </w:p>
    <w:p w14:paraId="48011DD2"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Y como entregable se van a tener:</w:t>
      </w:r>
    </w:p>
    <w:p w14:paraId="6DE1CACB"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A. Las historias de usuario</w:t>
      </w:r>
    </w:p>
    <w:p w14:paraId="0A2DAEDB"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B. Módulo para gestión de cliente </w:t>
      </w:r>
    </w:p>
    <w:p w14:paraId="2ACD3C18" w14:textId="77777777" w:rsidR="00F63958" w:rsidRPr="005016EE" w:rsidRDefault="00F63958" w:rsidP="00541448">
      <w:pPr>
        <w:pStyle w:val="Normal1"/>
        <w:spacing w:line="360" w:lineRule="auto"/>
        <w:jc w:val="both"/>
        <w:rPr>
          <w:rFonts w:ascii="Times New Roman" w:eastAsia="Calibri" w:hAnsi="Times New Roman" w:cs="Times New Roman"/>
          <w:sz w:val="24"/>
          <w:szCs w:val="24"/>
          <w:lang w:eastAsia="en-US"/>
        </w:rPr>
      </w:pPr>
    </w:p>
    <w:p w14:paraId="1EB914F4" w14:textId="1E871E6A"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 xml:space="preserve">3.3.2.  </w:t>
      </w:r>
      <w:r w:rsidRPr="005016EE">
        <w:rPr>
          <w:rFonts w:ascii="Times New Roman" w:eastAsia="Calibri" w:hAnsi="Times New Roman" w:cs="Times New Roman"/>
          <w:sz w:val="24"/>
          <w:szCs w:val="24"/>
          <w:lang w:eastAsia="en-US"/>
        </w:rPr>
        <w:t>Sprint 2 – Diseño e implementación parcial del sistema</w:t>
      </w:r>
    </w:p>
    <w:p w14:paraId="3D659CCC" w14:textId="1C570FD9"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En este Sprint se plantean realizar las siguientes actividades en un periodo de </w:t>
      </w:r>
      <w:r w:rsidR="00575012" w:rsidRPr="005016EE">
        <w:rPr>
          <w:rFonts w:ascii="Times New Roman" w:eastAsia="Calibri" w:hAnsi="Times New Roman" w:cs="Times New Roman"/>
          <w:sz w:val="24"/>
          <w:szCs w:val="24"/>
          <w:lang w:eastAsia="en-US"/>
        </w:rPr>
        <w:t>30 días</w:t>
      </w:r>
      <w:r w:rsidRPr="005016EE">
        <w:rPr>
          <w:rFonts w:ascii="Times New Roman" w:eastAsia="Calibri" w:hAnsi="Times New Roman" w:cs="Times New Roman"/>
          <w:sz w:val="24"/>
          <w:szCs w:val="24"/>
          <w:lang w:eastAsia="en-US"/>
        </w:rPr>
        <w:t>:</w:t>
      </w:r>
    </w:p>
    <w:p w14:paraId="7E3D14DF" w14:textId="77777777" w:rsidR="00541448" w:rsidRPr="005016EE" w:rsidRDefault="00541448" w:rsidP="00541448">
      <w:pPr>
        <w:pStyle w:val="Normal1"/>
        <w:spacing w:line="360" w:lineRule="auto"/>
        <w:jc w:val="both"/>
        <w:rPr>
          <w:rFonts w:ascii="Times New Roman" w:hAnsi="Times New Roman" w:cs="Times New Roman"/>
          <w:sz w:val="24"/>
          <w:szCs w:val="24"/>
        </w:rPr>
      </w:pPr>
    </w:p>
    <w:p w14:paraId="0856BC41"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A. Documentación del diseño web.</w:t>
      </w:r>
    </w:p>
    <w:p w14:paraId="0280CC3B"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B. Diseño de Mockups de </w:t>
      </w:r>
      <w:proofErr w:type="gramStart"/>
      <w:r w:rsidRPr="005016EE">
        <w:rPr>
          <w:rFonts w:ascii="Times New Roman" w:eastAsia="Calibri" w:hAnsi="Times New Roman" w:cs="Times New Roman"/>
          <w:sz w:val="24"/>
          <w:szCs w:val="24"/>
          <w:lang w:eastAsia="en-US"/>
        </w:rPr>
        <w:t>interface</w:t>
      </w:r>
      <w:proofErr w:type="gramEnd"/>
      <w:r w:rsidRPr="005016EE">
        <w:rPr>
          <w:rFonts w:ascii="Times New Roman" w:eastAsia="Calibri" w:hAnsi="Times New Roman" w:cs="Times New Roman"/>
          <w:sz w:val="24"/>
          <w:szCs w:val="24"/>
          <w:lang w:eastAsia="en-US"/>
        </w:rPr>
        <w:t>.</w:t>
      </w:r>
    </w:p>
    <w:p w14:paraId="222792E8"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C. Desarrollo de módulo de inventario </w:t>
      </w:r>
    </w:p>
    <w:p w14:paraId="633B8CD9" w14:textId="77777777" w:rsidR="00541448" w:rsidRPr="005016EE" w:rsidRDefault="00541448" w:rsidP="00541448">
      <w:pPr>
        <w:pStyle w:val="Normal1"/>
        <w:spacing w:line="360" w:lineRule="auto"/>
        <w:ind w:left="1416"/>
        <w:jc w:val="both"/>
        <w:rPr>
          <w:rFonts w:ascii="Times New Roman" w:eastAsia="Calibri" w:hAnsi="Times New Roman" w:cs="Times New Roman"/>
          <w:sz w:val="24"/>
          <w:szCs w:val="24"/>
          <w:lang w:eastAsia="en-US"/>
        </w:rPr>
      </w:pPr>
    </w:p>
    <w:p w14:paraId="7E974502"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Y como entregable se van a tener:</w:t>
      </w:r>
    </w:p>
    <w:p w14:paraId="0C3F5850"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A. Documento </w:t>
      </w:r>
      <w:proofErr w:type="spellStart"/>
      <w:r w:rsidRPr="005016EE">
        <w:rPr>
          <w:rFonts w:ascii="Times New Roman" w:eastAsia="Calibri" w:hAnsi="Times New Roman" w:cs="Times New Roman"/>
          <w:sz w:val="24"/>
          <w:szCs w:val="24"/>
          <w:lang w:eastAsia="en-US"/>
        </w:rPr>
        <w:t>Product</w:t>
      </w:r>
      <w:proofErr w:type="spellEnd"/>
      <w:r w:rsidRPr="005016EE">
        <w:rPr>
          <w:rFonts w:ascii="Times New Roman" w:eastAsia="Calibri" w:hAnsi="Times New Roman" w:cs="Times New Roman"/>
          <w:sz w:val="24"/>
          <w:szCs w:val="24"/>
          <w:lang w:eastAsia="en-US"/>
        </w:rPr>
        <w:t xml:space="preserve"> Backlog</w:t>
      </w:r>
    </w:p>
    <w:p w14:paraId="752BAED4"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B. Mockups</w:t>
      </w:r>
    </w:p>
    <w:p w14:paraId="27DEFCF1" w14:textId="77777777" w:rsidR="00541448" w:rsidRPr="005016EE" w:rsidRDefault="00541448" w:rsidP="00223F59">
      <w:pPr>
        <w:pStyle w:val="Normal1"/>
        <w:numPr>
          <w:ilvl w:val="0"/>
          <w:numId w:val="15"/>
        </w:numPr>
        <w:spacing w:line="360" w:lineRule="auto"/>
        <w:ind w:left="78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C. </w:t>
      </w:r>
      <w:bookmarkStart w:id="44" w:name="_Hlk72069973"/>
      <w:r w:rsidRPr="005016EE">
        <w:rPr>
          <w:rFonts w:ascii="Times New Roman" w:eastAsia="Calibri" w:hAnsi="Times New Roman" w:cs="Times New Roman"/>
          <w:sz w:val="24"/>
          <w:szCs w:val="24"/>
          <w:lang w:eastAsia="en-US"/>
        </w:rPr>
        <w:t>Módulo</w:t>
      </w:r>
      <w:bookmarkEnd w:id="44"/>
      <w:r w:rsidRPr="005016EE">
        <w:rPr>
          <w:rFonts w:ascii="Times New Roman" w:eastAsia="Calibri" w:hAnsi="Times New Roman" w:cs="Times New Roman"/>
          <w:sz w:val="24"/>
          <w:szCs w:val="24"/>
          <w:lang w:eastAsia="en-US"/>
        </w:rPr>
        <w:t xml:space="preserve"> de inventario </w:t>
      </w:r>
    </w:p>
    <w:p w14:paraId="309A8231"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p>
    <w:p w14:paraId="295BEC24" w14:textId="40A69D1A" w:rsidR="00541448" w:rsidRPr="005016EE" w:rsidRDefault="00541448" w:rsidP="0054144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 xml:space="preserve">3.3.3. </w:t>
      </w:r>
      <w:bookmarkStart w:id="45" w:name="_Hlk71895254"/>
      <w:r w:rsidRPr="005016EE">
        <w:rPr>
          <w:rFonts w:ascii="Times New Roman" w:eastAsia="Calibri" w:hAnsi="Times New Roman" w:cs="Times New Roman"/>
          <w:b/>
          <w:bCs/>
          <w:sz w:val="24"/>
          <w:szCs w:val="24"/>
          <w:lang w:eastAsia="en-US"/>
        </w:rPr>
        <w:t>Sprint 3 – Implementación y entrega del producto terminado</w:t>
      </w:r>
      <w:bookmarkEnd w:id="45"/>
    </w:p>
    <w:p w14:paraId="467EE94F" w14:textId="6C54301E"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En este Sprint se plantean realizar las siguientes actividades en un periodo de </w:t>
      </w:r>
      <w:r w:rsidR="00575012" w:rsidRPr="005016EE">
        <w:rPr>
          <w:rFonts w:ascii="Times New Roman" w:eastAsia="Calibri" w:hAnsi="Times New Roman" w:cs="Times New Roman"/>
          <w:sz w:val="24"/>
          <w:szCs w:val="24"/>
          <w:lang w:eastAsia="en-US"/>
        </w:rPr>
        <w:t>30 días</w:t>
      </w:r>
      <w:r w:rsidRPr="005016EE">
        <w:rPr>
          <w:rFonts w:ascii="Times New Roman" w:eastAsia="Calibri" w:hAnsi="Times New Roman" w:cs="Times New Roman"/>
          <w:sz w:val="24"/>
          <w:szCs w:val="24"/>
          <w:lang w:eastAsia="en-US"/>
        </w:rPr>
        <w:t>:</w:t>
      </w:r>
    </w:p>
    <w:p w14:paraId="0DC95970"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 </w:t>
      </w:r>
    </w:p>
    <w:p w14:paraId="0078DA15" w14:textId="77777777" w:rsidR="00541448" w:rsidRPr="005016EE" w:rsidRDefault="00541448" w:rsidP="00223F59">
      <w:pPr>
        <w:pStyle w:val="Normal1"/>
        <w:numPr>
          <w:ilvl w:val="0"/>
          <w:numId w:val="16"/>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Diseño del manual administrador </w:t>
      </w:r>
    </w:p>
    <w:p w14:paraId="37531A8A" w14:textId="77777777" w:rsidR="00541448" w:rsidRPr="005016EE" w:rsidRDefault="00541448" w:rsidP="00223F59">
      <w:pPr>
        <w:pStyle w:val="Normal1"/>
        <w:numPr>
          <w:ilvl w:val="0"/>
          <w:numId w:val="16"/>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B. Pruebas al sistema de inventario </w:t>
      </w:r>
    </w:p>
    <w:p w14:paraId="54ABC568" w14:textId="094209F5" w:rsidR="00F63958" w:rsidRPr="006F32E1" w:rsidRDefault="00541448" w:rsidP="00223F59">
      <w:pPr>
        <w:pStyle w:val="Normal1"/>
        <w:numPr>
          <w:ilvl w:val="0"/>
          <w:numId w:val="16"/>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C. Desarrollo de módulo administración de usuario</w:t>
      </w:r>
    </w:p>
    <w:p w14:paraId="7355C487" w14:textId="77777777" w:rsidR="00F63958" w:rsidRPr="005016EE" w:rsidRDefault="00F63958" w:rsidP="00541448">
      <w:pPr>
        <w:pStyle w:val="Normal1"/>
        <w:spacing w:line="360" w:lineRule="auto"/>
        <w:jc w:val="both"/>
        <w:rPr>
          <w:rFonts w:ascii="Times New Roman" w:eastAsia="Calibri" w:hAnsi="Times New Roman" w:cs="Times New Roman"/>
          <w:sz w:val="24"/>
          <w:szCs w:val="24"/>
          <w:lang w:eastAsia="en-US"/>
        </w:rPr>
      </w:pPr>
    </w:p>
    <w:p w14:paraId="5FDAE11C"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lastRenderedPageBreak/>
        <w:t>Y como entregable se van a tener:</w:t>
      </w:r>
    </w:p>
    <w:p w14:paraId="6AFAD406" w14:textId="77777777" w:rsidR="00541448" w:rsidRPr="005016EE" w:rsidRDefault="00541448" w:rsidP="00541448">
      <w:pPr>
        <w:pStyle w:val="Normal1"/>
        <w:spacing w:line="360" w:lineRule="auto"/>
        <w:jc w:val="both"/>
        <w:rPr>
          <w:rFonts w:ascii="Times New Roman" w:eastAsia="Calibri" w:hAnsi="Times New Roman" w:cs="Times New Roman"/>
          <w:sz w:val="24"/>
          <w:szCs w:val="24"/>
          <w:lang w:eastAsia="en-US"/>
        </w:rPr>
      </w:pPr>
    </w:p>
    <w:p w14:paraId="33A4D6C0" w14:textId="77777777" w:rsidR="00541448" w:rsidRPr="005016EE" w:rsidRDefault="00541448" w:rsidP="00223F59">
      <w:pPr>
        <w:pStyle w:val="Normal1"/>
        <w:numPr>
          <w:ilvl w:val="0"/>
          <w:numId w:val="16"/>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A. Manual administrador </w:t>
      </w:r>
    </w:p>
    <w:p w14:paraId="55CF653B" w14:textId="77777777" w:rsidR="00541448" w:rsidRPr="005016EE" w:rsidRDefault="00541448" w:rsidP="00223F59">
      <w:pPr>
        <w:pStyle w:val="Normal1"/>
        <w:numPr>
          <w:ilvl w:val="0"/>
          <w:numId w:val="16"/>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B. Sistema de inventario </w:t>
      </w:r>
    </w:p>
    <w:p w14:paraId="106B6E57" w14:textId="4584BDA5" w:rsidR="00541448" w:rsidRDefault="00541448" w:rsidP="00223F59">
      <w:pPr>
        <w:pStyle w:val="Normal1"/>
        <w:numPr>
          <w:ilvl w:val="0"/>
          <w:numId w:val="16"/>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C. Módulo administración de usuario </w:t>
      </w:r>
    </w:p>
    <w:p w14:paraId="106C31E9" w14:textId="21C36D12"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613C1292" w14:textId="58A14C5F"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3EFBB07A" w14:textId="58AE1B99"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2A65B046" w14:textId="1A28324B"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131E17F4" w14:textId="0489A1AB"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2F0BCF2D" w14:textId="7317B1B5"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6F096E14" w14:textId="57D0E2E2"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039CEE6B" w14:textId="36732B14"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7B487E8C" w14:textId="272BAA5C"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51335BAB" w14:textId="3A509D91"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7089FD43" w14:textId="77777777" w:rsidR="006F32E1" w:rsidRPr="005016EE" w:rsidRDefault="006F32E1" w:rsidP="006F32E1">
      <w:pPr>
        <w:pStyle w:val="Normal1"/>
        <w:spacing w:line="360" w:lineRule="auto"/>
        <w:jc w:val="both"/>
        <w:rPr>
          <w:rFonts w:ascii="Times New Roman" w:eastAsia="Calibri" w:hAnsi="Times New Roman" w:cs="Times New Roman"/>
          <w:sz w:val="24"/>
          <w:szCs w:val="24"/>
          <w:lang w:eastAsia="en-US"/>
        </w:rPr>
      </w:pPr>
    </w:p>
    <w:p w14:paraId="1FB59686" w14:textId="4CAD7BB1" w:rsidR="00813C53" w:rsidRPr="005016EE" w:rsidRDefault="00813C53" w:rsidP="0091530E">
      <w:pPr>
        <w:spacing w:after="22" w:line="259" w:lineRule="auto"/>
        <w:ind w:right="0" w:firstLine="0"/>
        <w:jc w:val="left"/>
        <w:rPr>
          <w:rFonts w:ascii="Times New Roman" w:hAnsi="Times New Roman" w:cs="Times New Roman"/>
        </w:rPr>
      </w:pPr>
    </w:p>
    <w:p w14:paraId="1317A408" w14:textId="1A284BDA" w:rsidR="009F017E" w:rsidRPr="005016EE" w:rsidRDefault="00223F59" w:rsidP="00813C53">
      <w:pPr>
        <w:spacing w:after="0" w:line="259" w:lineRule="auto"/>
        <w:ind w:right="0"/>
        <w:jc w:val="left"/>
        <w:rPr>
          <w:rFonts w:ascii="Times New Roman" w:hAnsi="Times New Roman" w:cs="Times New Roman"/>
        </w:rPr>
      </w:pPr>
      <w:r w:rsidRPr="005016EE">
        <w:rPr>
          <w:rFonts w:ascii="Times New Roman" w:hAnsi="Times New Roman" w:cs="Times New Roman"/>
        </w:rPr>
        <w:tab/>
      </w:r>
    </w:p>
    <w:p w14:paraId="0CFC7C42" w14:textId="77777777" w:rsidR="009F017E" w:rsidRPr="005016EE" w:rsidRDefault="00223F59">
      <w:pPr>
        <w:pStyle w:val="Ttulo1"/>
        <w:ind w:left="445" w:right="8" w:hanging="360"/>
        <w:rPr>
          <w:rFonts w:ascii="Times New Roman" w:hAnsi="Times New Roman" w:cs="Times New Roman"/>
        </w:rPr>
      </w:pPr>
      <w:bookmarkStart w:id="46" w:name="_Toc86719215"/>
      <w:r w:rsidRPr="005016EE">
        <w:rPr>
          <w:rFonts w:ascii="Times New Roman" w:hAnsi="Times New Roman" w:cs="Times New Roman"/>
        </w:rPr>
        <w:t>MARCO DE REFERENCIA</w:t>
      </w:r>
      <w:bookmarkEnd w:id="46"/>
      <w:r w:rsidRPr="005016EE">
        <w:rPr>
          <w:rFonts w:ascii="Times New Roman" w:hAnsi="Times New Roman" w:cs="Times New Roman"/>
        </w:rPr>
        <w:t xml:space="preserve"> </w:t>
      </w:r>
    </w:p>
    <w:p w14:paraId="4D37B00A" w14:textId="77777777" w:rsidR="009F017E" w:rsidRPr="005016EE" w:rsidRDefault="00223F59">
      <w:pPr>
        <w:spacing w:after="219"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6C695515" w14:textId="1A3FB043" w:rsidR="009F017E" w:rsidRPr="005016EE" w:rsidRDefault="00223F59">
      <w:pPr>
        <w:pStyle w:val="Ttulo2"/>
        <w:ind w:left="566" w:right="0" w:hanging="569"/>
        <w:rPr>
          <w:rFonts w:ascii="Times New Roman" w:hAnsi="Times New Roman" w:cs="Times New Roman"/>
        </w:rPr>
      </w:pPr>
      <w:bookmarkStart w:id="47" w:name="_Toc86719216"/>
      <w:r w:rsidRPr="005016EE">
        <w:rPr>
          <w:rFonts w:ascii="Times New Roman" w:hAnsi="Times New Roman" w:cs="Times New Roman"/>
        </w:rPr>
        <w:t>MARCO TEÓRICO</w:t>
      </w:r>
      <w:bookmarkEnd w:id="47"/>
      <w:r w:rsidRPr="005016EE">
        <w:rPr>
          <w:rFonts w:ascii="Times New Roman" w:hAnsi="Times New Roman" w:cs="Times New Roman"/>
        </w:rPr>
        <w:t xml:space="preserve"> </w:t>
      </w:r>
    </w:p>
    <w:p w14:paraId="1859B037" w14:textId="43C9F876" w:rsidR="008007D8" w:rsidRPr="005016EE" w:rsidRDefault="008007D8" w:rsidP="008007D8">
      <w:pPr>
        <w:rPr>
          <w:rFonts w:ascii="Times New Roman" w:hAnsi="Times New Roman" w:cs="Times New Roman"/>
        </w:rPr>
      </w:pPr>
    </w:p>
    <w:p w14:paraId="05DDB881" w14:textId="77777777" w:rsidR="008007D8" w:rsidRPr="005016EE" w:rsidRDefault="008007D8" w:rsidP="008007D8">
      <w:pPr>
        <w:rPr>
          <w:rFonts w:ascii="Times New Roman" w:hAnsi="Times New Roman" w:cs="Times New Roman"/>
          <w:szCs w:val="24"/>
        </w:rPr>
      </w:pPr>
    </w:p>
    <w:p w14:paraId="25FBD69A"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Dado que éste es un proyecto se enfoca en la utilización y diseño de un software informático que permita el mejoramiento de los inventarios de la empresa, en esta parte se incluyen las definiciones que fortalezcan la idea principal de desarrollo del software en la misma que soportan a las variables y los objetivos seleccionados para el presente estudio.</w:t>
      </w:r>
    </w:p>
    <w:p w14:paraId="49648C17"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p>
    <w:p w14:paraId="315F2666" w14:textId="192D24D3" w:rsidR="008007D8" w:rsidRPr="005016EE" w:rsidRDefault="008007D8" w:rsidP="006742AD">
      <w:pPr>
        <w:pStyle w:val="Ttulo3"/>
        <w:rPr>
          <w:rFonts w:ascii="Times New Roman" w:hAnsi="Times New Roman" w:cs="Times New Roman"/>
          <w:lang w:eastAsia="en-US"/>
        </w:rPr>
      </w:pPr>
      <w:r w:rsidRPr="005016EE">
        <w:rPr>
          <w:rFonts w:ascii="Times New Roman" w:hAnsi="Times New Roman" w:cs="Times New Roman"/>
          <w:lang w:eastAsia="en-US"/>
        </w:rPr>
        <w:t xml:space="preserve">  </w:t>
      </w:r>
      <w:bookmarkStart w:id="48" w:name="_Toc86719217"/>
      <w:r w:rsidRPr="005016EE">
        <w:rPr>
          <w:rFonts w:ascii="Times New Roman" w:hAnsi="Times New Roman" w:cs="Times New Roman"/>
          <w:lang w:eastAsia="en-US"/>
        </w:rPr>
        <w:t>Sistemas De Gestión</w:t>
      </w:r>
      <w:bookmarkEnd w:id="48"/>
      <w:r w:rsidRPr="005016EE">
        <w:rPr>
          <w:rFonts w:ascii="Times New Roman" w:hAnsi="Times New Roman" w:cs="Times New Roman"/>
          <w:lang w:eastAsia="en-US"/>
        </w:rPr>
        <w:t xml:space="preserve"> </w:t>
      </w:r>
    </w:p>
    <w:p w14:paraId="2A50DAF1"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p>
    <w:p w14:paraId="7AEC18C1"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lastRenderedPageBreak/>
        <w:t xml:space="preserve">Este es un tipo de sistema que se emplea para garantizar que las empresas realicen todas las tareas necesarias para alcanzar sus objetivos. Es un sistema que sirve como herramienta de control para los efectos económicos y no económicos en las actividades realizadas en la empresa. Así mismo sirve para planificar los contextos internos y externos de la misma, en cierta manera lo que pasará en el futuro. Mide el aprovechamiento eficaz y permanente de los recursos que posee la empresa para el logro de sus objetivos (Diaz ,2005). </w:t>
      </w:r>
    </w:p>
    <w:p w14:paraId="4E7E8FB6"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p>
    <w:p w14:paraId="685C0CA9" w14:textId="78C5D604" w:rsidR="008007D8"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Dentro de los sistemas de gestión se encuentran particularmente los sistemas de gestión de bases de datos que son encargados de poner en funcionamiento y dar solución a los problemas de manejo de información de la empresa. Un sistema de información consiste en un organismo para reunir, almacenar, encausar, y distribuir la información, el objetivo es deliberadamente apoyar al administrador al gerente de la empresa, en cuanto a la productividad económica (Laudon &amp; Laudon, 2005; Mora &amp; Vargas, 2020).</w:t>
      </w:r>
    </w:p>
    <w:p w14:paraId="58B06032" w14:textId="01674B0A" w:rsidR="006F32E1" w:rsidRDefault="006F32E1" w:rsidP="008007D8">
      <w:pPr>
        <w:pStyle w:val="Normal1"/>
        <w:spacing w:line="360" w:lineRule="auto"/>
        <w:jc w:val="both"/>
        <w:rPr>
          <w:rFonts w:ascii="Times New Roman" w:eastAsia="Calibri" w:hAnsi="Times New Roman" w:cs="Times New Roman"/>
          <w:sz w:val="24"/>
          <w:szCs w:val="24"/>
          <w:lang w:eastAsia="en-US"/>
        </w:rPr>
      </w:pPr>
    </w:p>
    <w:p w14:paraId="72B66F2F" w14:textId="77777777" w:rsidR="006F32E1" w:rsidRPr="005016EE" w:rsidRDefault="006F32E1" w:rsidP="008007D8">
      <w:pPr>
        <w:pStyle w:val="Normal1"/>
        <w:spacing w:line="360" w:lineRule="auto"/>
        <w:jc w:val="both"/>
        <w:rPr>
          <w:rFonts w:ascii="Times New Roman" w:eastAsia="Calibri" w:hAnsi="Times New Roman" w:cs="Times New Roman"/>
          <w:sz w:val="24"/>
          <w:szCs w:val="24"/>
          <w:lang w:eastAsia="en-US"/>
        </w:rPr>
      </w:pPr>
    </w:p>
    <w:p w14:paraId="2E5E9D8A"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p>
    <w:p w14:paraId="7ECE916B"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p>
    <w:p w14:paraId="55ADB15A" w14:textId="2F10C44A" w:rsidR="008007D8" w:rsidRPr="005016EE" w:rsidRDefault="008007D8" w:rsidP="006742AD">
      <w:pPr>
        <w:pStyle w:val="Ttulo3"/>
        <w:rPr>
          <w:rFonts w:ascii="Times New Roman" w:hAnsi="Times New Roman" w:cs="Times New Roman"/>
          <w:lang w:eastAsia="en-US"/>
        </w:rPr>
      </w:pPr>
      <w:r w:rsidRPr="005016EE">
        <w:rPr>
          <w:rFonts w:ascii="Times New Roman" w:hAnsi="Times New Roman" w:cs="Times New Roman"/>
          <w:lang w:eastAsia="en-US"/>
        </w:rPr>
        <w:t xml:space="preserve"> </w:t>
      </w:r>
      <w:bookmarkStart w:id="49" w:name="_Toc86719218"/>
      <w:r w:rsidRPr="005016EE">
        <w:rPr>
          <w:rFonts w:ascii="Times New Roman" w:hAnsi="Times New Roman" w:cs="Times New Roman"/>
          <w:lang w:eastAsia="en-US"/>
        </w:rPr>
        <w:t xml:space="preserve">Sistema De </w:t>
      </w:r>
      <w:r w:rsidR="00D11238" w:rsidRPr="005016EE">
        <w:rPr>
          <w:rFonts w:ascii="Times New Roman" w:hAnsi="Times New Roman" w:cs="Times New Roman"/>
          <w:lang w:eastAsia="en-US"/>
        </w:rPr>
        <w:t>Información</w:t>
      </w:r>
      <w:bookmarkEnd w:id="49"/>
      <w:r w:rsidRPr="005016EE">
        <w:rPr>
          <w:rFonts w:ascii="Times New Roman" w:hAnsi="Times New Roman" w:cs="Times New Roman"/>
          <w:lang w:eastAsia="en-US"/>
        </w:rPr>
        <w:t xml:space="preserve"> </w:t>
      </w:r>
    </w:p>
    <w:p w14:paraId="0379B0BA" w14:textId="77777777" w:rsidR="008007D8" w:rsidRPr="005016EE" w:rsidRDefault="008007D8" w:rsidP="008007D8">
      <w:pPr>
        <w:pStyle w:val="Normal1"/>
        <w:spacing w:line="360" w:lineRule="auto"/>
        <w:jc w:val="both"/>
        <w:rPr>
          <w:rFonts w:ascii="Times New Roman" w:eastAsia="Calibri" w:hAnsi="Times New Roman" w:cs="Times New Roman"/>
          <w:b/>
          <w:bCs/>
          <w:sz w:val="24"/>
          <w:szCs w:val="24"/>
          <w:lang w:eastAsia="en-US"/>
        </w:rPr>
      </w:pPr>
    </w:p>
    <w:p w14:paraId="6E7D79AD"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Es un conjunto de estudios y elementos informáticos que no solo sirven como soporte a la operación diaria si no que constituyen un elemento que brinda ventajas estratégicas que permiten a la organización lograr una ventaja competitiva sostenible para las empresas, que han considerado en el proceso de planificación de las estrategias empresarial convenientes según las necesidades de la estructura interna (Trasabares,2003).</w:t>
      </w:r>
    </w:p>
    <w:p w14:paraId="5EB1E532"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  </w:t>
      </w:r>
    </w:p>
    <w:p w14:paraId="69B29909" w14:textId="1DDE951D"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Según el sistema de información podríamos encontrar dificultad de seguridad, privacidad y mantenimiento de la seguridad de datos, por tal motivo se hace necesario tener en cuenta los beneficios de uso de un sistema de información que son muy altos para mejorar la eficacia de una empresa (Sommerville,2011; Mora &amp; Vargas, 2020).</w:t>
      </w:r>
    </w:p>
    <w:p w14:paraId="7F0B46A2" w14:textId="77777777" w:rsidR="006742AD" w:rsidRPr="005016EE" w:rsidRDefault="006742AD" w:rsidP="008007D8">
      <w:pPr>
        <w:pStyle w:val="Normal1"/>
        <w:spacing w:line="360" w:lineRule="auto"/>
        <w:jc w:val="both"/>
        <w:rPr>
          <w:rFonts w:ascii="Times New Roman" w:eastAsia="Calibri" w:hAnsi="Times New Roman" w:cs="Times New Roman"/>
          <w:sz w:val="24"/>
          <w:szCs w:val="24"/>
          <w:lang w:eastAsia="en-US"/>
        </w:rPr>
      </w:pPr>
    </w:p>
    <w:p w14:paraId="1CD237B5" w14:textId="7589D06D" w:rsidR="006742AD" w:rsidRPr="005016EE" w:rsidRDefault="006742AD" w:rsidP="00223F59">
      <w:pPr>
        <w:pStyle w:val="Ttulo3"/>
        <w:numPr>
          <w:ilvl w:val="2"/>
          <w:numId w:val="18"/>
        </w:numPr>
        <w:spacing w:line="360" w:lineRule="auto"/>
        <w:jc w:val="both"/>
        <w:rPr>
          <w:rFonts w:ascii="Times New Roman" w:hAnsi="Times New Roman" w:cs="Times New Roman"/>
          <w:bCs/>
          <w:color w:val="auto"/>
          <w:szCs w:val="24"/>
        </w:rPr>
      </w:pPr>
      <w:bookmarkStart w:id="50" w:name="_Toc86719219"/>
      <w:r w:rsidRPr="005016EE">
        <w:rPr>
          <w:rFonts w:ascii="Times New Roman" w:hAnsi="Times New Roman" w:cs="Times New Roman"/>
          <w:bCs/>
          <w:color w:val="auto"/>
          <w:szCs w:val="24"/>
        </w:rPr>
        <w:lastRenderedPageBreak/>
        <w:t>Sistema de inventario</w:t>
      </w:r>
      <w:bookmarkEnd w:id="50"/>
      <w:r w:rsidRPr="005016EE">
        <w:rPr>
          <w:rFonts w:ascii="Times New Roman" w:hAnsi="Times New Roman" w:cs="Times New Roman"/>
          <w:bCs/>
          <w:color w:val="auto"/>
          <w:szCs w:val="24"/>
        </w:rPr>
        <w:t xml:space="preserve"> </w:t>
      </w:r>
    </w:p>
    <w:p w14:paraId="47AFCDC8" w14:textId="77777777" w:rsidR="006742AD" w:rsidRPr="005016EE" w:rsidRDefault="006742AD" w:rsidP="006742AD">
      <w:pPr>
        <w:pStyle w:val="Normal1"/>
        <w:spacing w:line="360" w:lineRule="auto"/>
        <w:ind w:left="720"/>
        <w:jc w:val="both"/>
        <w:rPr>
          <w:rFonts w:ascii="Times New Roman" w:hAnsi="Times New Roman" w:cs="Times New Roman"/>
          <w:b/>
          <w:bCs/>
          <w:color w:val="auto"/>
          <w:sz w:val="24"/>
          <w:szCs w:val="24"/>
        </w:rPr>
      </w:pPr>
    </w:p>
    <w:p w14:paraId="3E763FE2" w14:textId="77777777" w:rsidR="006742AD" w:rsidRPr="005016EE" w:rsidRDefault="006742AD" w:rsidP="006742AD">
      <w:pPr>
        <w:pStyle w:val="Normal1"/>
        <w:spacing w:line="360" w:lineRule="auto"/>
        <w:jc w:val="both"/>
        <w:rPr>
          <w:rFonts w:ascii="Times New Roman" w:hAnsi="Times New Roman" w:cs="Times New Roman"/>
          <w:color w:val="auto"/>
          <w:sz w:val="24"/>
          <w:szCs w:val="24"/>
        </w:rPr>
      </w:pPr>
      <w:r w:rsidRPr="005016EE">
        <w:rPr>
          <w:rFonts w:ascii="Times New Roman" w:hAnsi="Times New Roman" w:cs="Times New Roman"/>
          <w:color w:val="auto"/>
          <w:sz w:val="24"/>
          <w:szCs w:val="24"/>
        </w:rPr>
        <w:t>Según las organizaciones los inventarios de productos y materia prima sirven como entradas a una determinada etapa. Estos sirven para satisfacer las necesidades o demanda de los clientes. Así mismo representan frecuentemente una considerable inversión de recursos financieros, los modelos de inventarios y la descripción matemática de los sistemas de inventarios, también constituyen en la generación de una base para la toma de decisiones, por lo tanto, en el momento que se evalúa un modelo primero tenemos que definir el concepto de inventario, el cual para este autor es un conjunto de recursos que se mantienen ociosos hasta instante mismo que se necesiten (Salas,2009).</w:t>
      </w:r>
    </w:p>
    <w:p w14:paraId="597D8CDA" w14:textId="77777777" w:rsidR="006742AD" w:rsidRPr="005016EE" w:rsidRDefault="006742AD" w:rsidP="006742AD">
      <w:pPr>
        <w:pStyle w:val="Normal1"/>
        <w:spacing w:line="360" w:lineRule="auto"/>
        <w:jc w:val="both"/>
        <w:rPr>
          <w:rFonts w:ascii="Times New Roman" w:hAnsi="Times New Roman" w:cs="Times New Roman"/>
          <w:color w:val="auto"/>
          <w:sz w:val="24"/>
          <w:szCs w:val="24"/>
        </w:rPr>
      </w:pPr>
    </w:p>
    <w:p w14:paraId="40917989" w14:textId="77777777" w:rsidR="006742AD" w:rsidRPr="005016EE" w:rsidRDefault="006742AD" w:rsidP="006742AD">
      <w:pPr>
        <w:pStyle w:val="Normal1"/>
        <w:spacing w:line="360" w:lineRule="auto"/>
        <w:jc w:val="both"/>
        <w:rPr>
          <w:rFonts w:ascii="Times New Roman" w:hAnsi="Times New Roman" w:cs="Times New Roman"/>
          <w:color w:val="auto"/>
          <w:sz w:val="24"/>
          <w:szCs w:val="24"/>
        </w:rPr>
      </w:pPr>
      <w:r w:rsidRPr="005016EE">
        <w:rPr>
          <w:rFonts w:ascii="Times New Roman" w:hAnsi="Times New Roman" w:cs="Times New Roman"/>
          <w:color w:val="auto"/>
          <w:sz w:val="24"/>
          <w:szCs w:val="24"/>
        </w:rPr>
        <w:t>Cabe destacar que cuando un sistema de inventario es insuficiente corremos el riesgo de perder la venta, ya sea por la falta de producto o insuficiencia en la atención lo que puede afectar en la percepción que el cliente tiene de la empresa.es de gran importancia mantener un nivel de inventario óptimo para ello tenemos que contar con la tecnología apropiada y llevar el control de gastos operativos, como también conocer al final del periodo contable el  estado confiable de la situación económica del negocio, por lo tanto, los niveles de inventarios se  deben mantener en la empresa, conocer la gestión de los  flujo físicos y el tipo de contrato con los proveedores y distribuidores, y los costos aceptados cumplir el objetivó del cliente son algunas de las ventajas que nos ofrece este sistema. (Agudelo &amp; Hernandez,2010).</w:t>
      </w:r>
    </w:p>
    <w:p w14:paraId="0DC36044"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p>
    <w:p w14:paraId="1B50BC04" w14:textId="77777777" w:rsidR="008007D8" w:rsidRPr="005016EE" w:rsidRDefault="008007D8" w:rsidP="008007D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 xml:space="preserve">2.1.4.  Base De Datos </w:t>
      </w:r>
    </w:p>
    <w:p w14:paraId="0349987C" w14:textId="77777777" w:rsidR="008007D8" w:rsidRPr="005016EE" w:rsidRDefault="008007D8" w:rsidP="008007D8">
      <w:pPr>
        <w:pStyle w:val="Normal1"/>
        <w:spacing w:line="360" w:lineRule="auto"/>
        <w:jc w:val="both"/>
        <w:rPr>
          <w:rFonts w:ascii="Times New Roman" w:eastAsia="Calibri" w:hAnsi="Times New Roman" w:cs="Times New Roman"/>
          <w:b/>
          <w:bCs/>
          <w:sz w:val="24"/>
          <w:szCs w:val="24"/>
          <w:lang w:eastAsia="en-US"/>
        </w:rPr>
      </w:pPr>
    </w:p>
    <w:p w14:paraId="396B74E9" w14:textId="66F5054F"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 xml:space="preserve">Es una colección de archivos interrelacionados. Estos son creados con un Data Base Management </w:t>
      </w:r>
      <w:proofErr w:type="spellStart"/>
      <w:r w:rsidRPr="005016EE">
        <w:rPr>
          <w:rFonts w:ascii="Times New Roman" w:eastAsia="Calibri" w:hAnsi="Times New Roman" w:cs="Times New Roman"/>
          <w:sz w:val="24"/>
          <w:szCs w:val="24"/>
          <w:lang w:eastAsia="en-US"/>
        </w:rPr>
        <w:t>System</w:t>
      </w:r>
      <w:proofErr w:type="spellEnd"/>
      <w:r w:rsidRPr="005016EE">
        <w:rPr>
          <w:rFonts w:ascii="Times New Roman" w:eastAsia="Calibri" w:hAnsi="Times New Roman" w:cs="Times New Roman"/>
          <w:sz w:val="24"/>
          <w:szCs w:val="24"/>
          <w:lang w:eastAsia="en-US"/>
        </w:rPr>
        <w:t xml:space="preserve"> (DBMS), donde el contenido de la base de datos esta englobada a la información concerniente a la empresa en un archivo, una finalidad de una base de datos es eliminar</w:t>
      </w:r>
      <w:r w:rsidR="004D1699" w:rsidRPr="005016EE">
        <w:rPr>
          <w:rFonts w:ascii="Times New Roman" w:eastAsia="Calibri" w:hAnsi="Times New Roman" w:cs="Times New Roman"/>
          <w:sz w:val="24"/>
          <w:szCs w:val="24"/>
          <w:lang w:eastAsia="en-US"/>
        </w:rPr>
        <w:t>,</w:t>
      </w:r>
      <w:r w:rsidRPr="005016EE">
        <w:rPr>
          <w:rFonts w:ascii="Times New Roman" w:eastAsia="Calibri" w:hAnsi="Times New Roman" w:cs="Times New Roman"/>
          <w:sz w:val="24"/>
          <w:szCs w:val="24"/>
          <w:lang w:eastAsia="en-US"/>
        </w:rPr>
        <w:t xml:space="preserve"> </w:t>
      </w:r>
      <w:r w:rsidR="004D1699" w:rsidRPr="005016EE">
        <w:rPr>
          <w:rFonts w:ascii="Times New Roman" w:hAnsi="Times New Roman" w:cs="Times New Roman"/>
          <w:color w:val="202124"/>
          <w:shd w:val="clear" w:color="auto" w:fill="FFFFFF"/>
        </w:rPr>
        <w:t xml:space="preserve">gestionar, modificar, actualizar, controlar y organizar fácilmente </w:t>
      </w:r>
      <w:r w:rsidR="004D1699" w:rsidRPr="005016EE">
        <w:rPr>
          <w:rFonts w:ascii="Times New Roman" w:eastAsia="Calibri" w:hAnsi="Times New Roman" w:cs="Times New Roman"/>
          <w:sz w:val="24"/>
          <w:szCs w:val="24"/>
          <w:lang w:eastAsia="en-US"/>
        </w:rPr>
        <w:t>los componentes</w:t>
      </w:r>
      <w:r w:rsidRPr="005016EE">
        <w:rPr>
          <w:rFonts w:ascii="Times New Roman" w:eastAsia="Calibri" w:hAnsi="Times New Roman" w:cs="Times New Roman"/>
          <w:sz w:val="24"/>
          <w:szCs w:val="24"/>
          <w:lang w:eastAsia="en-US"/>
        </w:rPr>
        <w:t xml:space="preserve"> </w:t>
      </w:r>
      <w:r w:rsidRPr="005016EE">
        <w:rPr>
          <w:rFonts w:ascii="Times New Roman" w:eastAsia="Calibri" w:hAnsi="Times New Roman" w:cs="Times New Roman"/>
          <w:sz w:val="24"/>
          <w:szCs w:val="24"/>
          <w:lang w:eastAsia="en-US"/>
        </w:rPr>
        <w:lastRenderedPageBreak/>
        <w:t xml:space="preserve">principales que son Hardware, el </w:t>
      </w:r>
      <w:bookmarkStart w:id="51" w:name="_Hlk71194222"/>
      <w:r w:rsidRPr="005016EE">
        <w:rPr>
          <w:rFonts w:ascii="Times New Roman" w:eastAsia="Calibri" w:hAnsi="Times New Roman" w:cs="Times New Roman"/>
          <w:sz w:val="24"/>
          <w:szCs w:val="24"/>
          <w:lang w:eastAsia="en-US"/>
        </w:rPr>
        <w:t xml:space="preserve">software DBMS </w:t>
      </w:r>
      <w:bookmarkEnd w:id="51"/>
      <w:r w:rsidRPr="005016EE">
        <w:rPr>
          <w:rFonts w:ascii="Times New Roman" w:eastAsia="Calibri" w:hAnsi="Times New Roman" w:cs="Times New Roman"/>
          <w:sz w:val="24"/>
          <w:szCs w:val="24"/>
          <w:lang w:eastAsia="en-US"/>
        </w:rPr>
        <w:t>y los datos a manejar, así como el personal encargado del manejo del sistema. (Redacción PowerData,2015).</w:t>
      </w:r>
    </w:p>
    <w:p w14:paraId="6A70DA66"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p>
    <w:p w14:paraId="77F204CF" w14:textId="60D9A13B"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Una de las ventajas que nos permite el sistema es la recolección de numerosas rutinas del software que van interrelacionadas, así como responder por cada una de las tareas específicas. El objetivo primordial de este sistema manejador base de datos es proporcionar un contorno que sea a la vez conveniente y eficiente para ser utilizado al extraer, almacenar y manipular información de la base de datos. Todas las peticiones a la base de datos, así mismo el sistema se maneja centralizadamente por medio del DBMS, por lo cual esta funciona como interfase entre los usuarios y la base de datos proporciona al usuario una visión abstracta de la información lo cual quiere decir que el sistema oculta ciertos detalles relativos a firmar como los datos se almacenan. (Rivera,2008).</w:t>
      </w:r>
    </w:p>
    <w:p w14:paraId="1AAF63AD" w14:textId="77777777" w:rsidR="008007D8" w:rsidRPr="005016EE" w:rsidRDefault="008007D8" w:rsidP="008007D8">
      <w:pPr>
        <w:pStyle w:val="Normal1"/>
        <w:spacing w:line="360" w:lineRule="auto"/>
        <w:jc w:val="both"/>
        <w:rPr>
          <w:rFonts w:ascii="Times New Roman" w:eastAsia="Calibri" w:hAnsi="Times New Roman" w:cs="Times New Roman"/>
          <w:sz w:val="24"/>
          <w:szCs w:val="24"/>
          <w:lang w:eastAsia="en-US"/>
        </w:rPr>
      </w:pPr>
    </w:p>
    <w:p w14:paraId="558F9BAB" w14:textId="77777777" w:rsidR="008007D8" w:rsidRPr="005016EE" w:rsidRDefault="008007D8" w:rsidP="008007D8">
      <w:pPr>
        <w:pStyle w:val="Normal1"/>
        <w:spacing w:line="360" w:lineRule="auto"/>
        <w:jc w:val="both"/>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 xml:space="preserve">2.1.5.  Modelos UML </w:t>
      </w:r>
    </w:p>
    <w:p w14:paraId="0153D554" w14:textId="77777777" w:rsidR="008007D8" w:rsidRPr="005016EE" w:rsidRDefault="008007D8" w:rsidP="008007D8">
      <w:pPr>
        <w:pStyle w:val="Normal1"/>
        <w:spacing w:line="360" w:lineRule="auto"/>
        <w:jc w:val="both"/>
        <w:rPr>
          <w:rFonts w:ascii="Times New Roman" w:eastAsia="Calibri" w:hAnsi="Times New Roman" w:cs="Times New Roman"/>
          <w:b/>
          <w:bCs/>
          <w:sz w:val="24"/>
          <w:szCs w:val="24"/>
          <w:lang w:eastAsia="en-US"/>
        </w:rPr>
      </w:pPr>
    </w:p>
    <w:p w14:paraId="082BA1B4" w14:textId="49D7089F" w:rsidR="008007D8" w:rsidRDefault="008007D8" w:rsidP="008007D8">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Esta herramienta de comunicación nos permite coordinar las funcionabilidades del software desde el punto de vista del usuario, como el tipo del lenguaje a emplear. (</w:t>
      </w:r>
      <w:proofErr w:type="spellStart"/>
      <w:r w:rsidRPr="005016EE">
        <w:rPr>
          <w:rFonts w:ascii="Times New Roman" w:eastAsia="Calibri" w:hAnsi="Times New Roman" w:cs="Times New Roman"/>
          <w:sz w:val="24"/>
          <w:szCs w:val="24"/>
          <w:lang w:eastAsia="en-US"/>
        </w:rPr>
        <w:t>Menzinsky</w:t>
      </w:r>
      <w:proofErr w:type="spellEnd"/>
      <w:r w:rsidRPr="005016EE">
        <w:rPr>
          <w:rFonts w:ascii="Times New Roman" w:eastAsia="Calibri" w:hAnsi="Times New Roman" w:cs="Times New Roman"/>
          <w:sz w:val="24"/>
          <w:szCs w:val="24"/>
          <w:lang w:eastAsia="en-US"/>
        </w:rPr>
        <w:t xml:space="preserve">, et al ;2016). Este tipo de modelo permite un lenguaje modelado del sistema de software que comparte una estructura y un comportamiento semántico y sistemáticamente rico para la arquitectura, el diseño y la implementación de un sistema de software complejo. El UML no es un lenguaje de programación, pero hay herramientas que se pueden usar para generar códigos en diversos lenguajes usando diagramas UML. Esta es una aplicación en la que los métodos de programación van orientados a objectos han tenido un éxito considerable por ejemplo la definición de interfaces de usuarios. Así mismo los diagramas UML representan la operación del sistema y los procesos generados en la empresa. También realiza un proceso de   automatización bajo la tecnología </w:t>
      </w:r>
      <w:proofErr w:type="spellStart"/>
      <w:r w:rsidRPr="005016EE">
        <w:rPr>
          <w:rFonts w:ascii="Times New Roman" w:eastAsia="Calibri" w:hAnsi="Times New Roman" w:cs="Times New Roman"/>
          <w:sz w:val="24"/>
          <w:szCs w:val="24"/>
          <w:lang w:eastAsia="en-US"/>
        </w:rPr>
        <w:t>workflow</w:t>
      </w:r>
      <w:proofErr w:type="spellEnd"/>
      <w:r w:rsidRPr="005016EE">
        <w:rPr>
          <w:rFonts w:ascii="Times New Roman" w:eastAsia="Calibri" w:hAnsi="Times New Roman" w:cs="Times New Roman"/>
          <w:sz w:val="24"/>
          <w:szCs w:val="24"/>
          <w:lang w:eastAsia="en-US"/>
        </w:rPr>
        <w:t xml:space="preserve"> y por medio de los modelos de trazabilidad controla la evolución de la operación de las empresas y del sistema. (Tabares, Pineda &amp; Barrera, 2008).</w:t>
      </w:r>
    </w:p>
    <w:p w14:paraId="59728D35" w14:textId="77777777" w:rsidR="00FC32DF" w:rsidRPr="005016EE" w:rsidRDefault="00FC32DF" w:rsidP="008007D8">
      <w:pPr>
        <w:pStyle w:val="Normal1"/>
        <w:spacing w:line="360" w:lineRule="auto"/>
        <w:jc w:val="both"/>
        <w:rPr>
          <w:rFonts w:ascii="Times New Roman" w:eastAsia="Calibri" w:hAnsi="Times New Roman" w:cs="Times New Roman"/>
          <w:sz w:val="24"/>
          <w:szCs w:val="24"/>
          <w:lang w:eastAsia="en-US"/>
        </w:rPr>
      </w:pPr>
    </w:p>
    <w:p w14:paraId="60D7E5D0" w14:textId="77777777" w:rsidR="009F017E" w:rsidRPr="005016EE" w:rsidRDefault="00223F59">
      <w:pPr>
        <w:pStyle w:val="Ttulo2"/>
        <w:ind w:left="566" w:right="0" w:hanging="569"/>
        <w:rPr>
          <w:rFonts w:ascii="Times New Roman" w:hAnsi="Times New Roman" w:cs="Times New Roman"/>
        </w:rPr>
      </w:pPr>
      <w:bookmarkStart w:id="52" w:name="_Toc86719220"/>
      <w:r w:rsidRPr="005016EE">
        <w:rPr>
          <w:rFonts w:ascii="Times New Roman" w:hAnsi="Times New Roman" w:cs="Times New Roman"/>
        </w:rPr>
        <w:lastRenderedPageBreak/>
        <w:t>ANTECEDENTES</w:t>
      </w:r>
      <w:bookmarkEnd w:id="52"/>
      <w:r w:rsidRPr="005016EE">
        <w:rPr>
          <w:rFonts w:ascii="Times New Roman" w:hAnsi="Times New Roman" w:cs="Times New Roman"/>
        </w:rPr>
        <w:t xml:space="preserve"> </w:t>
      </w:r>
    </w:p>
    <w:p w14:paraId="559855DF" w14:textId="77777777" w:rsidR="009F017E" w:rsidRPr="005016EE" w:rsidRDefault="00223F59">
      <w:pPr>
        <w:spacing w:after="22"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41E9C359" w14:textId="77777777" w:rsidR="00A87657" w:rsidRPr="005016EE" w:rsidRDefault="00223F59" w:rsidP="00A87657">
      <w:pPr>
        <w:pStyle w:val="Normal1"/>
        <w:spacing w:line="360" w:lineRule="auto"/>
        <w:jc w:val="both"/>
        <w:rPr>
          <w:rFonts w:ascii="Times New Roman" w:eastAsia="Calibri" w:hAnsi="Times New Roman" w:cs="Times New Roman"/>
          <w:sz w:val="24"/>
          <w:szCs w:val="24"/>
          <w:lang w:eastAsia="en-US"/>
        </w:rPr>
      </w:pPr>
      <w:r w:rsidRPr="005016EE">
        <w:rPr>
          <w:rFonts w:ascii="Times New Roman" w:hAnsi="Times New Roman" w:cs="Times New Roman"/>
        </w:rPr>
        <w:t xml:space="preserve"> </w:t>
      </w:r>
      <w:r w:rsidR="00A87657" w:rsidRPr="005016EE">
        <w:rPr>
          <w:rFonts w:ascii="Times New Roman" w:eastAsia="Calibri" w:hAnsi="Times New Roman" w:cs="Times New Roman"/>
          <w:sz w:val="24"/>
          <w:szCs w:val="24"/>
          <w:lang w:eastAsia="en-US"/>
        </w:rPr>
        <w:t>El presente trabajo busca determinar las denominaciones referentes a sistema de inventario, así mismo comprender los conceptos relacionados con control de almacenamiento, y el comportamiento del inventario como elemento físico y tangible dentro de una empresa. Por lo tanto, se analizarán una serie de sistemas de inventarios reconocidos en el mercado tales como:</w:t>
      </w:r>
    </w:p>
    <w:p w14:paraId="3FF7FF9B"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p>
    <w:p w14:paraId="2815A1B8" w14:textId="77777777" w:rsidR="00A87657" w:rsidRPr="005016EE" w:rsidRDefault="00A87657"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 xml:space="preserve">Quick </w:t>
      </w:r>
      <w:proofErr w:type="spellStart"/>
      <w:r w:rsidRPr="005016EE">
        <w:rPr>
          <w:rFonts w:ascii="Times New Roman" w:eastAsia="Calibri" w:hAnsi="Times New Roman" w:cs="Times New Roman"/>
          <w:b/>
          <w:bCs/>
          <w:sz w:val="24"/>
          <w:szCs w:val="24"/>
          <w:lang w:eastAsia="en-US"/>
        </w:rPr>
        <w:t>books</w:t>
      </w:r>
      <w:proofErr w:type="spellEnd"/>
      <w:r w:rsidRPr="005016EE">
        <w:rPr>
          <w:rFonts w:ascii="Times New Roman" w:eastAsia="Calibri" w:hAnsi="Times New Roman" w:cs="Times New Roman"/>
          <w:b/>
          <w:bCs/>
          <w:sz w:val="24"/>
          <w:szCs w:val="24"/>
          <w:lang w:eastAsia="en-US"/>
        </w:rPr>
        <w:t>:</w:t>
      </w:r>
      <w:r w:rsidRPr="005016EE">
        <w:rPr>
          <w:rFonts w:ascii="Times New Roman" w:eastAsia="Calibri" w:hAnsi="Times New Roman" w:cs="Times New Roman"/>
          <w:sz w:val="24"/>
          <w:szCs w:val="24"/>
          <w:lang w:eastAsia="en-US"/>
        </w:rPr>
        <w:t xml:space="preserve"> es un programa de contabilidad de </w:t>
      </w:r>
      <w:proofErr w:type="spellStart"/>
      <w:r w:rsidRPr="005016EE">
        <w:rPr>
          <w:rFonts w:ascii="Times New Roman" w:eastAsia="Calibri" w:hAnsi="Times New Roman" w:cs="Times New Roman"/>
          <w:sz w:val="24"/>
          <w:szCs w:val="24"/>
          <w:lang w:eastAsia="en-US"/>
        </w:rPr>
        <w:t>intuit</w:t>
      </w:r>
      <w:proofErr w:type="spellEnd"/>
      <w:r w:rsidRPr="005016EE">
        <w:rPr>
          <w:rFonts w:ascii="Times New Roman" w:eastAsia="Calibri" w:hAnsi="Times New Roman" w:cs="Times New Roman"/>
          <w:sz w:val="24"/>
          <w:szCs w:val="24"/>
          <w:lang w:eastAsia="en-US"/>
        </w:rPr>
        <w:t xml:space="preserve">, para pequeñas y medianas empresas que brinda la comodidad de tener toda la información de su negocio desde cualquier dispositivo, ya sea computador, </w:t>
      </w:r>
      <w:proofErr w:type="spellStart"/>
      <w:r w:rsidRPr="005016EE">
        <w:rPr>
          <w:rFonts w:ascii="Times New Roman" w:eastAsia="Calibri" w:hAnsi="Times New Roman" w:cs="Times New Roman"/>
          <w:sz w:val="24"/>
          <w:szCs w:val="24"/>
          <w:lang w:eastAsia="en-US"/>
        </w:rPr>
        <w:t>tablets</w:t>
      </w:r>
      <w:proofErr w:type="spellEnd"/>
      <w:r w:rsidRPr="005016EE">
        <w:rPr>
          <w:rFonts w:ascii="Times New Roman" w:eastAsia="Calibri" w:hAnsi="Times New Roman" w:cs="Times New Roman"/>
          <w:sz w:val="24"/>
          <w:szCs w:val="24"/>
          <w:lang w:eastAsia="en-US"/>
        </w:rPr>
        <w:t xml:space="preserve">, celular, por lo que se les facilita a los administradores tener la información actualizada y más fácil de ver en sus dispositivos.  (Intuit,2021; Corvo &amp; Helmut, 2019). </w:t>
      </w:r>
    </w:p>
    <w:p w14:paraId="60E9E376" w14:textId="77777777" w:rsidR="00A87657" w:rsidRPr="005016EE" w:rsidRDefault="00A87657" w:rsidP="00A87657">
      <w:pPr>
        <w:pStyle w:val="Normal1"/>
        <w:spacing w:line="360" w:lineRule="auto"/>
        <w:ind w:left="720"/>
        <w:jc w:val="both"/>
        <w:rPr>
          <w:rFonts w:ascii="Times New Roman" w:hAnsi="Times New Roman" w:cs="Times New Roman"/>
          <w:color w:val="auto"/>
          <w:sz w:val="24"/>
          <w:szCs w:val="24"/>
          <w:shd w:val="clear" w:color="auto" w:fill="FFFFFF"/>
        </w:rPr>
      </w:pPr>
      <w:r w:rsidRPr="005016EE">
        <w:rPr>
          <w:rFonts w:ascii="Times New Roman" w:hAnsi="Times New Roman" w:cs="Times New Roman"/>
          <w:color w:val="auto"/>
          <w:sz w:val="24"/>
          <w:szCs w:val="24"/>
          <w:shd w:val="clear" w:color="auto" w:fill="FFFFFF"/>
        </w:rPr>
        <w:t> </w:t>
      </w:r>
    </w:p>
    <w:p w14:paraId="07C81AFC" w14:textId="6EEBC217" w:rsidR="00A87657" w:rsidRDefault="00A87657"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proofErr w:type="spellStart"/>
      <w:r w:rsidRPr="005016EE">
        <w:rPr>
          <w:rFonts w:ascii="Times New Roman" w:eastAsia="Calibri" w:hAnsi="Times New Roman" w:cs="Times New Roman"/>
          <w:b/>
          <w:bCs/>
          <w:sz w:val="24"/>
          <w:szCs w:val="24"/>
          <w:lang w:eastAsia="en-US"/>
        </w:rPr>
        <w:t>Netsusuite</w:t>
      </w:r>
      <w:proofErr w:type="spellEnd"/>
      <w:r w:rsidRPr="005016EE">
        <w:rPr>
          <w:rFonts w:ascii="Times New Roman" w:eastAsia="Calibri" w:hAnsi="Times New Roman" w:cs="Times New Roman"/>
          <w:b/>
          <w:bCs/>
          <w:sz w:val="24"/>
          <w:szCs w:val="24"/>
          <w:lang w:eastAsia="en-US"/>
        </w:rPr>
        <w:t xml:space="preserve"> EPR:</w:t>
      </w:r>
      <w:r w:rsidRPr="005016EE">
        <w:rPr>
          <w:rFonts w:ascii="Times New Roman" w:eastAsia="Calibri" w:hAnsi="Times New Roman" w:cs="Times New Roman"/>
          <w:sz w:val="24"/>
          <w:szCs w:val="24"/>
          <w:lang w:eastAsia="en-US"/>
        </w:rPr>
        <w:t xml:space="preserve"> es un sistema de Oracle diseñado para mantener el control de inventarios de las empresas permitiendo hacer un seguimiento de los inventarios que se encuentran en varias ubicaciones de las empresas para así lograr satisfacer las demandas de pedidos en cualquier instante. (Corvo &amp; Helmut,2019).</w:t>
      </w:r>
    </w:p>
    <w:p w14:paraId="33A2C9F6" w14:textId="77777777" w:rsidR="006F32E1" w:rsidRDefault="006F32E1" w:rsidP="006F32E1">
      <w:pPr>
        <w:pStyle w:val="Prrafodelista"/>
        <w:rPr>
          <w:rFonts w:eastAsia="Calibri"/>
          <w:lang w:eastAsia="en-US"/>
        </w:rPr>
      </w:pPr>
    </w:p>
    <w:p w14:paraId="6581CE23" w14:textId="77777777" w:rsidR="006F32E1" w:rsidRPr="005016EE" w:rsidRDefault="006F32E1" w:rsidP="006F32E1">
      <w:pPr>
        <w:pStyle w:val="Normal1"/>
        <w:spacing w:line="360" w:lineRule="auto"/>
        <w:jc w:val="both"/>
        <w:rPr>
          <w:rFonts w:ascii="Times New Roman" w:eastAsia="Calibri" w:hAnsi="Times New Roman" w:cs="Times New Roman"/>
          <w:sz w:val="24"/>
          <w:szCs w:val="24"/>
          <w:lang w:eastAsia="en-US"/>
        </w:rPr>
      </w:pPr>
    </w:p>
    <w:p w14:paraId="22BFE55A" w14:textId="77777777" w:rsidR="00A87657" w:rsidRPr="005016EE" w:rsidRDefault="00A87657" w:rsidP="00A87657">
      <w:pPr>
        <w:pStyle w:val="Normal1"/>
        <w:spacing w:line="360" w:lineRule="auto"/>
        <w:ind w:left="720"/>
        <w:jc w:val="both"/>
        <w:rPr>
          <w:rFonts w:ascii="Times New Roman" w:hAnsi="Times New Roman" w:cs="Times New Roman"/>
          <w:color w:val="auto"/>
          <w:sz w:val="24"/>
          <w:szCs w:val="24"/>
          <w:shd w:val="clear" w:color="auto" w:fill="FFFFFF"/>
        </w:rPr>
      </w:pPr>
    </w:p>
    <w:p w14:paraId="36CE8330" w14:textId="77777777" w:rsidR="00A87657" w:rsidRPr="005016EE" w:rsidRDefault="00A87657"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Inventario Zoho:</w:t>
      </w:r>
      <w:r w:rsidRPr="005016EE">
        <w:rPr>
          <w:rFonts w:ascii="Times New Roman" w:eastAsia="Calibri" w:hAnsi="Times New Roman" w:cs="Times New Roman"/>
          <w:sz w:val="24"/>
          <w:szCs w:val="24"/>
          <w:lang w:eastAsia="en-US"/>
        </w:rPr>
        <w:t xml:space="preserve"> es un sistema de inventario implementado por Zoho </w:t>
      </w:r>
      <w:proofErr w:type="spellStart"/>
      <w:r w:rsidRPr="005016EE">
        <w:rPr>
          <w:rFonts w:ascii="Times New Roman" w:eastAsia="Calibri" w:hAnsi="Times New Roman" w:cs="Times New Roman"/>
          <w:sz w:val="24"/>
          <w:szCs w:val="24"/>
          <w:lang w:eastAsia="en-US"/>
        </w:rPr>
        <w:t>inventory</w:t>
      </w:r>
      <w:proofErr w:type="spellEnd"/>
      <w:r w:rsidRPr="005016EE">
        <w:rPr>
          <w:rFonts w:ascii="Times New Roman" w:eastAsia="Calibri" w:hAnsi="Times New Roman" w:cs="Times New Roman"/>
          <w:sz w:val="24"/>
          <w:szCs w:val="24"/>
          <w:lang w:eastAsia="en-US"/>
        </w:rPr>
        <w:t xml:space="preserve"> para empresas en crecimientos que brinda mejorar el inventario, ventas y la relación con los clientes utilizando una plata forma con otras aplicaciones para el beneficio de las empresas en crecimientos (Corvo &amp; Helmut, 2019).</w:t>
      </w:r>
    </w:p>
    <w:p w14:paraId="2B8BABF2" w14:textId="77777777" w:rsidR="00A87657" w:rsidRPr="005016EE" w:rsidRDefault="00A87657" w:rsidP="00A87657">
      <w:pPr>
        <w:pStyle w:val="Prrafodelista"/>
        <w:rPr>
          <w:shd w:val="clear" w:color="auto" w:fill="FFFFFF"/>
        </w:rPr>
      </w:pPr>
    </w:p>
    <w:p w14:paraId="28501EC9" w14:textId="77777777" w:rsidR="00A87657" w:rsidRPr="005016EE" w:rsidRDefault="00A87657"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proofErr w:type="spellStart"/>
      <w:r w:rsidRPr="005016EE">
        <w:rPr>
          <w:rFonts w:ascii="Times New Roman" w:eastAsia="Calibri" w:hAnsi="Times New Roman" w:cs="Times New Roman"/>
          <w:b/>
          <w:bCs/>
          <w:sz w:val="24"/>
          <w:szCs w:val="24"/>
          <w:lang w:eastAsia="en-US"/>
        </w:rPr>
        <w:t>EZOfficelnventoy</w:t>
      </w:r>
      <w:proofErr w:type="spellEnd"/>
      <w:r w:rsidRPr="005016EE">
        <w:rPr>
          <w:rFonts w:ascii="Times New Roman" w:eastAsia="Calibri" w:hAnsi="Times New Roman" w:cs="Times New Roman"/>
          <w:b/>
          <w:bCs/>
          <w:sz w:val="24"/>
          <w:szCs w:val="24"/>
          <w:lang w:eastAsia="en-US"/>
        </w:rPr>
        <w:t>:</w:t>
      </w:r>
      <w:r w:rsidRPr="005016EE">
        <w:rPr>
          <w:rFonts w:ascii="Times New Roman" w:eastAsia="Calibri" w:hAnsi="Times New Roman" w:cs="Times New Roman"/>
          <w:sz w:val="24"/>
          <w:szCs w:val="24"/>
          <w:lang w:eastAsia="en-US"/>
        </w:rPr>
        <w:t xml:space="preserve"> es un software de gestión de inventario diseñado para cualquier tipo de empresa, brindándonos una herramienta que podemos utilizar para mejorar las funciones del usuario y poder hacer seguimientos a los niveles de inventarios utilizando códigos QR y códigos de barra. También cuenta con una aplicación para </w:t>
      </w:r>
      <w:r w:rsidRPr="005016EE">
        <w:rPr>
          <w:rFonts w:ascii="Times New Roman" w:eastAsia="Calibri" w:hAnsi="Times New Roman" w:cs="Times New Roman"/>
          <w:sz w:val="24"/>
          <w:szCs w:val="24"/>
          <w:lang w:eastAsia="en-US"/>
        </w:rPr>
        <w:lastRenderedPageBreak/>
        <w:t>móviles con la funcionalidad de escaneo de barra y código QR, que permiten al usuario llevar su registro de inventario desde cualquier dispositivo tales como Tablet o móviles (</w:t>
      </w:r>
      <w:proofErr w:type="spellStart"/>
      <w:r w:rsidRPr="005016EE">
        <w:rPr>
          <w:rFonts w:ascii="Times New Roman" w:eastAsia="Calibri" w:hAnsi="Times New Roman" w:cs="Times New Roman"/>
          <w:sz w:val="24"/>
          <w:szCs w:val="24"/>
          <w:lang w:eastAsia="en-US"/>
        </w:rPr>
        <w:t>EZOfficeInventory</w:t>
      </w:r>
      <w:proofErr w:type="spellEnd"/>
      <w:r w:rsidRPr="005016EE">
        <w:rPr>
          <w:rFonts w:ascii="Times New Roman" w:eastAsia="Calibri" w:hAnsi="Times New Roman" w:cs="Times New Roman"/>
          <w:sz w:val="24"/>
          <w:szCs w:val="24"/>
          <w:lang w:eastAsia="en-US"/>
        </w:rPr>
        <w:t>. 2021).</w:t>
      </w:r>
    </w:p>
    <w:p w14:paraId="24B9BD84" w14:textId="77777777" w:rsidR="00A87657" w:rsidRPr="005016EE" w:rsidRDefault="00A87657" w:rsidP="00A87657">
      <w:pPr>
        <w:pStyle w:val="Normal1"/>
        <w:spacing w:line="360" w:lineRule="auto"/>
        <w:ind w:left="720"/>
        <w:jc w:val="both"/>
        <w:rPr>
          <w:rFonts w:ascii="Times New Roman" w:hAnsi="Times New Roman" w:cs="Times New Roman"/>
          <w:color w:val="auto"/>
          <w:sz w:val="24"/>
          <w:szCs w:val="24"/>
          <w:shd w:val="clear" w:color="auto" w:fill="FFFFFF"/>
        </w:rPr>
      </w:pPr>
    </w:p>
    <w:p w14:paraId="6C4686FF" w14:textId="072AB8D7" w:rsidR="00A87657" w:rsidRDefault="00A87657" w:rsidP="00223F59">
      <w:pPr>
        <w:pStyle w:val="Normal1"/>
        <w:numPr>
          <w:ilvl w:val="0"/>
          <w:numId w:val="4"/>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Clic balance ERP:</w:t>
      </w:r>
      <w:r w:rsidRPr="005016EE">
        <w:rPr>
          <w:rFonts w:ascii="Times New Roman" w:eastAsia="Calibri" w:hAnsi="Times New Roman" w:cs="Times New Roman"/>
          <w:sz w:val="24"/>
          <w:szCs w:val="24"/>
          <w:lang w:eastAsia="en-US"/>
        </w:rPr>
        <w:t xml:space="preserve"> es un software para el control de inventario, este software nos brinda la facilidad de llevar el inventario de tu negocio permitiendo ofrecer mejor servicios de ventas, compra, pagos, y agilizar las activadas de nuestros clientes. (</w:t>
      </w:r>
      <w:proofErr w:type="spellStart"/>
      <w:r w:rsidRPr="005016EE">
        <w:rPr>
          <w:rFonts w:ascii="Times New Roman" w:eastAsia="Calibri" w:hAnsi="Times New Roman" w:cs="Times New Roman"/>
          <w:sz w:val="24"/>
          <w:szCs w:val="24"/>
          <w:lang w:eastAsia="en-US"/>
        </w:rPr>
        <w:t>EZOfficeInventory</w:t>
      </w:r>
      <w:proofErr w:type="spellEnd"/>
      <w:r w:rsidRPr="005016EE">
        <w:rPr>
          <w:rFonts w:ascii="Times New Roman" w:eastAsia="Calibri" w:hAnsi="Times New Roman" w:cs="Times New Roman"/>
          <w:sz w:val="24"/>
          <w:szCs w:val="24"/>
          <w:lang w:eastAsia="en-US"/>
        </w:rPr>
        <w:t>. 2021).</w:t>
      </w:r>
    </w:p>
    <w:p w14:paraId="157FD669" w14:textId="77777777" w:rsidR="006F32E1" w:rsidRDefault="006F32E1" w:rsidP="006F32E1">
      <w:pPr>
        <w:pStyle w:val="Prrafodelista"/>
        <w:rPr>
          <w:rFonts w:eastAsia="Calibri"/>
          <w:lang w:eastAsia="en-US"/>
        </w:rPr>
      </w:pPr>
    </w:p>
    <w:p w14:paraId="0D01B4C0" w14:textId="64513782"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1ACB6D5D" w14:textId="06449338"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0FD074EF" w14:textId="34106AF0"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74E3496F" w14:textId="541DF886"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1CD40CF7" w14:textId="42AB35A3"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3D357E04" w14:textId="2A8CD523"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77D97701" w14:textId="7C4AE48D"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602EF2F3" w14:textId="3B62ABD2" w:rsidR="006F32E1" w:rsidRDefault="006F32E1" w:rsidP="006F32E1">
      <w:pPr>
        <w:pStyle w:val="Normal1"/>
        <w:spacing w:line="360" w:lineRule="auto"/>
        <w:jc w:val="both"/>
        <w:rPr>
          <w:rFonts w:ascii="Times New Roman" w:eastAsia="Calibri" w:hAnsi="Times New Roman" w:cs="Times New Roman"/>
          <w:sz w:val="24"/>
          <w:szCs w:val="24"/>
          <w:lang w:eastAsia="en-US"/>
        </w:rPr>
      </w:pPr>
    </w:p>
    <w:p w14:paraId="536664EA" w14:textId="77777777" w:rsidR="006F32E1" w:rsidRPr="006F32E1" w:rsidRDefault="006F32E1" w:rsidP="006F32E1">
      <w:pPr>
        <w:pStyle w:val="Normal1"/>
        <w:spacing w:line="360" w:lineRule="auto"/>
        <w:jc w:val="both"/>
        <w:rPr>
          <w:rFonts w:ascii="Times New Roman" w:eastAsia="Calibri" w:hAnsi="Times New Roman" w:cs="Times New Roman"/>
          <w:sz w:val="24"/>
          <w:szCs w:val="24"/>
          <w:lang w:eastAsia="en-US"/>
        </w:rPr>
      </w:pPr>
    </w:p>
    <w:p w14:paraId="68B5C2AB" w14:textId="618E1870" w:rsidR="00A87657" w:rsidRPr="00202905" w:rsidRDefault="00E741D9" w:rsidP="00E741D9">
      <w:pPr>
        <w:pStyle w:val="Descripcin"/>
        <w:keepNext/>
        <w:jc w:val="left"/>
        <w:rPr>
          <w:rFonts w:ascii="Times New Roman" w:hAnsi="Times New Roman" w:cs="Times New Roman"/>
          <w:b/>
          <w:bCs/>
          <w:color w:val="auto"/>
          <w:sz w:val="20"/>
          <w:szCs w:val="20"/>
        </w:rPr>
      </w:pPr>
      <w:bookmarkStart w:id="53" w:name="_Toc86715027"/>
      <w:bookmarkStart w:id="54" w:name="_Toc86719137"/>
      <w:r w:rsidRPr="00202905">
        <w:rPr>
          <w:rFonts w:ascii="Times New Roman" w:hAnsi="Times New Roman" w:cs="Times New Roman"/>
          <w:b/>
          <w:bCs/>
          <w:color w:val="auto"/>
          <w:sz w:val="20"/>
          <w:szCs w:val="20"/>
        </w:rPr>
        <w:t xml:space="preserve">Tabla </w:t>
      </w:r>
      <w:r w:rsidRPr="00202905">
        <w:rPr>
          <w:rFonts w:ascii="Times New Roman" w:hAnsi="Times New Roman" w:cs="Times New Roman"/>
          <w:b/>
          <w:bCs/>
          <w:color w:val="auto"/>
          <w:sz w:val="20"/>
          <w:szCs w:val="20"/>
        </w:rPr>
        <w:fldChar w:fldCharType="begin"/>
      </w:r>
      <w:r w:rsidRPr="00202905">
        <w:rPr>
          <w:rFonts w:ascii="Times New Roman" w:hAnsi="Times New Roman" w:cs="Times New Roman"/>
          <w:b/>
          <w:bCs/>
          <w:color w:val="auto"/>
          <w:sz w:val="20"/>
          <w:szCs w:val="20"/>
        </w:rPr>
        <w:instrText xml:space="preserve"> SEQ Tabla \* ARABIC </w:instrText>
      </w:r>
      <w:r w:rsidRPr="00202905">
        <w:rPr>
          <w:rFonts w:ascii="Times New Roman" w:hAnsi="Times New Roman" w:cs="Times New Roman"/>
          <w:b/>
          <w:bCs/>
          <w:color w:val="auto"/>
          <w:sz w:val="20"/>
          <w:szCs w:val="20"/>
        </w:rPr>
        <w:fldChar w:fldCharType="separate"/>
      </w:r>
      <w:r w:rsidR="00F331F3" w:rsidRPr="00202905">
        <w:rPr>
          <w:rFonts w:ascii="Times New Roman" w:hAnsi="Times New Roman" w:cs="Times New Roman"/>
          <w:b/>
          <w:bCs/>
          <w:noProof/>
          <w:color w:val="auto"/>
          <w:sz w:val="20"/>
          <w:szCs w:val="20"/>
        </w:rPr>
        <w:t>2</w:t>
      </w:r>
      <w:r w:rsidRPr="00202905">
        <w:rPr>
          <w:rFonts w:ascii="Times New Roman" w:hAnsi="Times New Roman" w:cs="Times New Roman"/>
          <w:b/>
          <w:bCs/>
          <w:color w:val="auto"/>
          <w:sz w:val="20"/>
          <w:szCs w:val="20"/>
        </w:rPr>
        <w:fldChar w:fldCharType="end"/>
      </w:r>
      <w:r w:rsidRPr="00202905">
        <w:rPr>
          <w:rFonts w:ascii="Times New Roman" w:hAnsi="Times New Roman" w:cs="Times New Roman"/>
          <w:b/>
          <w:bCs/>
          <w:color w:val="auto"/>
          <w:sz w:val="20"/>
          <w:szCs w:val="20"/>
        </w:rPr>
        <w:t>.comparación de sistemas de inventarios</w:t>
      </w:r>
      <w:bookmarkEnd w:id="53"/>
      <w:bookmarkEnd w:id="54"/>
    </w:p>
    <w:tbl>
      <w:tblPr>
        <w:tblStyle w:val="Tablaconcuadrcula"/>
        <w:tblW w:w="9243" w:type="dxa"/>
        <w:tblLook w:val="04A0" w:firstRow="1" w:lastRow="0" w:firstColumn="1" w:lastColumn="0" w:noHBand="0" w:noVBand="1"/>
      </w:tblPr>
      <w:tblGrid>
        <w:gridCol w:w="1931"/>
        <w:gridCol w:w="960"/>
        <w:gridCol w:w="1500"/>
        <w:gridCol w:w="1417"/>
        <w:gridCol w:w="29"/>
        <w:gridCol w:w="2251"/>
        <w:gridCol w:w="1155"/>
      </w:tblGrid>
      <w:tr w:rsidR="00A87657" w:rsidRPr="005016EE" w14:paraId="34230743" w14:textId="77777777" w:rsidTr="00F37669">
        <w:trPr>
          <w:trHeight w:val="924"/>
          <w:tblHeader/>
        </w:trPr>
        <w:tc>
          <w:tcPr>
            <w:tcW w:w="1931" w:type="dxa"/>
            <w:shd w:val="solid" w:color="92D050" w:fill="auto"/>
            <w:vAlign w:val="bottom"/>
          </w:tcPr>
          <w:p w14:paraId="1FFA18D4" w14:textId="77777777" w:rsidR="00A87657" w:rsidRPr="005016EE" w:rsidRDefault="00A87657" w:rsidP="00F37669">
            <w:pPr>
              <w:pStyle w:val="Normal1"/>
              <w:spacing w:line="360" w:lineRule="auto"/>
              <w:jc w:val="both"/>
              <w:rPr>
                <w:rFonts w:ascii="Times New Roman" w:hAnsi="Times New Roman" w:cs="Times New Roman"/>
                <w:b/>
                <w:bCs/>
                <w:color w:val="auto"/>
                <w:sz w:val="24"/>
                <w:szCs w:val="24"/>
              </w:rPr>
            </w:pPr>
            <w:r w:rsidRPr="005016EE">
              <w:rPr>
                <w:rFonts w:ascii="Times New Roman" w:eastAsia="Calibri" w:hAnsi="Times New Roman" w:cs="Times New Roman"/>
                <w:b/>
                <w:bCs/>
                <w:sz w:val="24"/>
                <w:szCs w:val="24"/>
              </w:rPr>
              <w:t>Característica</w:t>
            </w:r>
          </w:p>
        </w:tc>
        <w:tc>
          <w:tcPr>
            <w:tcW w:w="960" w:type="dxa"/>
            <w:shd w:val="solid" w:color="92D050" w:fill="auto"/>
            <w:vAlign w:val="center"/>
          </w:tcPr>
          <w:p w14:paraId="58973669" w14:textId="77777777" w:rsidR="00A87657" w:rsidRPr="005016EE" w:rsidRDefault="00A87657" w:rsidP="00F37669">
            <w:pPr>
              <w:pStyle w:val="Normal1"/>
              <w:spacing w:line="360" w:lineRule="auto"/>
              <w:jc w:val="both"/>
              <w:rPr>
                <w:rFonts w:ascii="Times New Roman" w:hAnsi="Times New Roman" w:cs="Times New Roman"/>
                <w:b/>
                <w:bCs/>
                <w:color w:val="auto"/>
                <w:sz w:val="24"/>
                <w:szCs w:val="24"/>
              </w:rPr>
            </w:pPr>
            <w:r w:rsidRPr="005016EE">
              <w:rPr>
                <w:rFonts w:ascii="Times New Roman" w:eastAsia="Calibri" w:hAnsi="Times New Roman" w:cs="Times New Roman"/>
                <w:b/>
                <w:bCs/>
                <w:sz w:val="24"/>
                <w:szCs w:val="24"/>
              </w:rPr>
              <w:t xml:space="preserve">Quick </w:t>
            </w:r>
            <w:proofErr w:type="spellStart"/>
            <w:r w:rsidRPr="005016EE">
              <w:rPr>
                <w:rFonts w:ascii="Times New Roman" w:eastAsia="Calibri" w:hAnsi="Times New Roman" w:cs="Times New Roman"/>
                <w:b/>
                <w:bCs/>
                <w:sz w:val="24"/>
                <w:szCs w:val="24"/>
              </w:rPr>
              <w:t>books</w:t>
            </w:r>
            <w:proofErr w:type="spellEnd"/>
          </w:p>
        </w:tc>
        <w:tc>
          <w:tcPr>
            <w:tcW w:w="1500" w:type="dxa"/>
            <w:shd w:val="solid" w:color="92D050" w:fill="auto"/>
            <w:vAlign w:val="center"/>
          </w:tcPr>
          <w:p w14:paraId="3C0F393B" w14:textId="77777777" w:rsidR="00A87657" w:rsidRPr="005016EE" w:rsidRDefault="00A87657" w:rsidP="00F37669">
            <w:pPr>
              <w:pStyle w:val="Normal1"/>
              <w:spacing w:line="360" w:lineRule="auto"/>
              <w:jc w:val="both"/>
              <w:rPr>
                <w:rFonts w:ascii="Times New Roman" w:hAnsi="Times New Roman" w:cs="Times New Roman"/>
                <w:b/>
                <w:bCs/>
                <w:color w:val="auto"/>
                <w:sz w:val="24"/>
                <w:szCs w:val="24"/>
              </w:rPr>
            </w:pPr>
            <w:proofErr w:type="spellStart"/>
            <w:r w:rsidRPr="005016EE">
              <w:rPr>
                <w:rFonts w:ascii="Times New Roman" w:eastAsia="Calibri" w:hAnsi="Times New Roman" w:cs="Times New Roman"/>
                <w:b/>
                <w:bCs/>
                <w:sz w:val="24"/>
                <w:szCs w:val="24"/>
              </w:rPr>
              <w:t>Netsusuite</w:t>
            </w:r>
            <w:proofErr w:type="spellEnd"/>
            <w:r w:rsidRPr="005016EE">
              <w:rPr>
                <w:rFonts w:ascii="Times New Roman" w:eastAsia="Calibri" w:hAnsi="Times New Roman" w:cs="Times New Roman"/>
                <w:b/>
                <w:bCs/>
                <w:sz w:val="24"/>
                <w:szCs w:val="24"/>
              </w:rPr>
              <w:t xml:space="preserve"> EPR</w:t>
            </w:r>
          </w:p>
        </w:tc>
        <w:tc>
          <w:tcPr>
            <w:tcW w:w="1417" w:type="dxa"/>
            <w:shd w:val="solid" w:color="92D050" w:fill="auto"/>
            <w:vAlign w:val="center"/>
          </w:tcPr>
          <w:p w14:paraId="2F13532B" w14:textId="77777777" w:rsidR="00A87657" w:rsidRPr="005016EE" w:rsidRDefault="00A87657" w:rsidP="00F37669">
            <w:pPr>
              <w:pStyle w:val="Normal1"/>
              <w:spacing w:line="360" w:lineRule="auto"/>
              <w:jc w:val="both"/>
              <w:rPr>
                <w:rFonts w:ascii="Times New Roman" w:hAnsi="Times New Roman" w:cs="Times New Roman"/>
                <w:b/>
                <w:bCs/>
                <w:color w:val="auto"/>
                <w:sz w:val="24"/>
                <w:szCs w:val="24"/>
              </w:rPr>
            </w:pPr>
            <w:r w:rsidRPr="005016EE">
              <w:rPr>
                <w:rFonts w:ascii="Times New Roman" w:eastAsia="Calibri" w:hAnsi="Times New Roman" w:cs="Times New Roman"/>
                <w:b/>
                <w:bCs/>
                <w:sz w:val="24"/>
                <w:szCs w:val="24"/>
              </w:rPr>
              <w:t>Inventario Zoho</w:t>
            </w:r>
          </w:p>
        </w:tc>
        <w:tc>
          <w:tcPr>
            <w:tcW w:w="2280" w:type="dxa"/>
            <w:gridSpan w:val="2"/>
            <w:shd w:val="solid" w:color="92D050" w:fill="auto"/>
            <w:vAlign w:val="center"/>
          </w:tcPr>
          <w:p w14:paraId="136A5E15" w14:textId="77777777" w:rsidR="00A87657" w:rsidRPr="005016EE" w:rsidRDefault="00A87657" w:rsidP="00F37669">
            <w:pPr>
              <w:pStyle w:val="Normal1"/>
              <w:spacing w:line="360" w:lineRule="auto"/>
              <w:jc w:val="both"/>
              <w:rPr>
                <w:rFonts w:ascii="Times New Roman" w:eastAsia="Calibri" w:hAnsi="Times New Roman" w:cs="Times New Roman"/>
                <w:b/>
                <w:bCs/>
                <w:sz w:val="24"/>
                <w:szCs w:val="24"/>
              </w:rPr>
            </w:pPr>
            <w:proofErr w:type="spellStart"/>
            <w:r w:rsidRPr="005016EE">
              <w:rPr>
                <w:rFonts w:ascii="Times New Roman" w:eastAsia="Calibri" w:hAnsi="Times New Roman" w:cs="Times New Roman"/>
                <w:b/>
                <w:bCs/>
                <w:sz w:val="24"/>
                <w:szCs w:val="24"/>
              </w:rPr>
              <w:t>EZOfficelnventoy</w:t>
            </w:r>
            <w:proofErr w:type="spellEnd"/>
          </w:p>
        </w:tc>
        <w:tc>
          <w:tcPr>
            <w:tcW w:w="1155" w:type="dxa"/>
            <w:shd w:val="solid" w:color="92D050" w:fill="auto"/>
            <w:vAlign w:val="center"/>
          </w:tcPr>
          <w:p w14:paraId="72A80DB7" w14:textId="77777777" w:rsidR="00A87657" w:rsidRPr="005016EE" w:rsidRDefault="00A87657" w:rsidP="00F37669">
            <w:pPr>
              <w:pStyle w:val="Normal1"/>
              <w:spacing w:line="360" w:lineRule="auto"/>
              <w:jc w:val="both"/>
              <w:rPr>
                <w:rFonts w:ascii="Times New Roman" w:hAnsi="Times New Roman" w:cs="Times New Roman"/>
                <w:b/>
                <w:bCs/>
                <w:color w:val="auto"/>
                <w:sz w:val="24"/>
                <w:szCs w:val="24"/>
              </w:rPr>
            </w:pPr>
            <w:r w:rsidRPr="005016EE">
              <w:rPr>
                <w:rFonts w:ascii="Times New Roman" w:eastAsia="Calibri" w:hAnsi="Times New Roman" w:cs="Times New Roman"/>
                <w:b/>
                <w:bCs/>
                <w:sz w:val="24"/>
                <w:szCs w:val="24"/>
              </w:rPr>
              <w:t>Clic balance</w:t>
            </w:r>
          </w:p>
        </w:tc>
      </w:tr>
      <w:tr w:rsidR="00A87657" w:rsidRPr="005016EE" w14:paraId="482BC723" w14:textId="77777777" w:rsidTr="00F37669">
        <w:trPr>
          <w:trHeight w:val="307"/>
        </w:trPr>
        <w:tc>
          <w:tcPr>
            <w:tcW w:w="1931" w:type="dxa"/>
          </w:tcPr>
          <w:p w14:paraId="3EDA70D4" w14:textId="77777777" w:rsidR="00A87657" w:rsidRPr="005016EE" w:rsidRDefault="00A87657" w:rsidP="00F37669">
            <w:pPr>
              <w:pStyle w:val="Normal1"/>
              <w:spacing w:line="360" w:lineRule="auto"/>
              <w:jc w:val="both"/>
              <w:rPr>
                <w:rFonts w:ascii="Times New Roman" w:hAnsi="Times New Roman" w:cs="Times New Roman"/>
                <w:color w:val="auto"/>
                <w:sz w:val="24"/>
                <w:szCs w:val="24"/>
              </w:rPr>
            </w:pPr>
            <w:r w:rsidRPr="005016EE">
              <w:rPr>
                <w:rFonts w:ascii="Times New Roman" w:eastAsia="Calibri" w:hAnsi="Times New Roman" w:cs="Times New Roman"/>
                <w:sz w:val="24"/>
                <w:szCs w:val="24"/>
              </w:rPr>
              <w:t>Gratis</w:t>
            </w:r>
          </w:p>
        </w:tc>
        <w:tc>
          <w:tcPr>
            <w:tcW w:w="960" w:type="dxa"/>
            <w:vAlign w:val="center"/>
          </w:tcPr>
          <w:p w14:paraId="5D274689"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1500" w:type="dxa"/>
            <w:vAlign w:val="center"/>
          </w:tcPr>
          <w:p w14:paraId="46C9E796"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446" w:type="dxa"/>
            <w:gridSpan w:val="2"/>
            <w:vAlign w:val="center"/>
          </w:tcPr>
          <w:p w14:paraId="4AC63BF6"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2251" w:type="dxa"/>
            <w:vAlign w:val="center"/>
          </w:tcPr>
          <w:p w14:paraId="31F7175F"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1155" w:type="dxa"/>
            <w:vAlign w:val="center"/>
          </w:tcPr>
          <w:p w14:paraId="6F486A88"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r>
      <w:tr w:rsidR="00A87657" w:rsidRPr="005016EE" w14:paraId="3D8EA337" w14:textId="77777777" w:rsidTr="00F37669">
        <w:trPr>
          <w:trHeight w:val="616"/>
        </w:trPr>
        <w:tc>
          <w:tcPr>
            <w:tcW w:w="1931" w:type="dxa"/>
          </w:tcPr>
          <w:p w14:paraId="52835A90" w14:textId="77777777" w:rsidR="00A87657" w:rsidRPr="005016EE" w:rsidRDefault="00A87657" w:rsidP="00F37669">
            <w:pPr>
              <w:pStyle w:val="Normal1"/>
              <w:spacing w:line="360" w:lineRule="auto"/>
              <w:jc w:val="both"/>
              <w:rPr>
                <w:rFonts w:ascii="Times New Roman" w:hAnsi="Times New Roman" w:cs="Times New Roman"/>
                <w:color w:val="auto"/>
                <w:sz w:val="24"/>
                <w:szCs w:val="24"/>
              </w:rPr>
            </w:pPr>
            <w:r w:rsidRPr="005016EE">
              <w:rPr>
                <w:rFonts w:ascii="Times New Roman" w:eastAsia="Calibri" w:hAnsi="Times New Roman" w:cs="Times New Roman"/>
                <w:sz w:val="24"/>
                <w:szCs w:val="24"/>
              </w:rPr>
              <w:t>Aplicable a una</w:t>
            </w:r>
            <w:r w:rsidRPr="005016EE">
              <w:rPr>
                <w:rFonts w:ascii="Times New Roman" w:hAnsi="Times New Roman" w:cs="Times New Roman"/>
                <w:color w:val="auto"/>
                <w:sz w:val="24"/>
                <w:szCs w:val="24"/>
              </w:rPr>
              <w:t xml:space="preserve"> </w:t>
            </w:r>
            <w:r w:rsidRPr="005016EE">
              <w:rPr>
                <w:rFonts w:ascii="Times New Roman" w:eastAsia="Calibri" w:hAnsi="Times New Roman" w:cs="Times New Roman"/>
                <w:sz w:val="24"/>
                <w:szCs w:val="24"/>
              </w:rPr>
              <w:t>papelería</w:t>
            </w:r>
          </w:p>
        </w:tc>
        <w:tc>
          <w:tcPr>
            <w:tcW w:w="960" w:type="dxa"/>
            <w:vAlign w:val="center"/>
          </w:tcPr>
          <w:p w14:paraId="14361FC8"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p w14:paraId="7B6DEA7C"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500" w:type="dxa"/>
            <w:vAlign w:val="center"/>
          </w:tcPr>
          <w:p w14:paraId="42C9850B"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p w14:paraId="4801C359"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446" w:type="dxa"/>
            <w:gridSpan w:val="2"/>
            <w:vAlign w:val="center"/>
          </w:tcPr>
          <w:p w14:paraId="06B00AB2"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p w14:paraId="2A970E94"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2251" w:type="dxa"/>
            <w:vAlign w:val="center"/>
          </w:tcPr>
          <w:p w14:paraId="00171B49"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p w14:paraId="117E78FE"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155" w:type="dxa"/>
            <w:vAlign w:val="center"/>
          </w:tcPr>
          <w:p w14:paraId="3BF467F7"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p w14:paraId="2A453F00"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r>
      <w:tr w:rsidR="00A87657" w:rsidRPr="005016EE" w14:paraId="067B0058" w14:textId="77777777" w:rsidTr="00F37669">
        <w:trPr>
          <w:trHeight w:val="941"/>
        </w:trPr>
        <w:tc>
          <w:tcPr>
            <w:tcW w:w="1931" w:type="dxa"/>
          </w:tcPr>
          <w:p w14:paraId="24184202" w14:textId="77777777" w:rsidR="00A87657" w:rsidRPr="005016EE" w:rsidRDefault="00A87657" w:rsidP="00F37669">
            <w:pPr>
              <w:pStyle w:val="Normal1"/>
              <w:spacing w:line="360" w:lineRule="auto"/>
              <w:jc w:val="both"/>
              <w:rPr>
                <w:rFonts w:ascii="Times New Roman" w:hAnsi="Times New Roman" w:cs="Times New Roman"/>
                <w:color w:val="auto"/>
                <w:sz w:val="24"/>
                <w:szCs w:val="24"/>
              </w:rPr>
            </w:pPr>
            <w:r w:rsidRPr="005016EE">
              <w:rPr>
                <w:rFonts w:ascii="Times New Roman" w:eastAsia="Calibri" w:hAnsi="Times New Roman" w:cs="Times New Roman"/>
                <w:sz w:val="24"/>
                <w:szCs w:val="24"/>
              </w:rPr>
              <w:t>Automatización del control de stock</w:t>
            </w:r>
          </w:p>
        </w:tc>
        <w:tc>
          <w:tcPr>
            <w:tcW w:w="960" w:type="dxa"/>
            <w:vAlign w:val="center"/>
          </w:tcPr>
          <w:p w14:paraId="51A91613"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1500" w:type="dxa"/>
            <w:vAlign w:val="center"/>
          </w:tcPr>
          <w:p w14:paraId="5EC0BE74"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1446" w:type="dxa"/>
            <w:gridSpan w:val="2"/>
            <w:vAlign w:val="center"/>
          </w:tcPr>
          <w:p w14:paraId="23574308"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2251" w:type="dxa"/>
            <w:vAlign w:val="center"/>
          </w:tcPr>
          <w:p w14:paraId="65B34A0B"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1155" w:type="dxa"/>
            <w:vAlign w:val="center"/>
          </w:tcPr>
          <w:p w14:paraId="2A2C746B"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r>
      <w:tr w:rsidR="00A87657" w:rsidRPr="005016EE" w14:paraId="6DE859D1" w14:textId="77777777" w:rsidTr="00F37669">
        <w:trPr>
          <w:trHeight w:val="307"/>
        </w:trPr>
        <w:tc>
          <w:tcPr>
            <w:tcW w:w="1931" w:type="dxa"/>
          </w:tcPr>
          <w:p w14:paraId="37C8F0C8" w14:textId="77777777" w:rsidR="00A87657" w:rsidRPr="005016EE" w:rsidRDefault="00A87657" w:rsidP="00F37669">
            <w:pPr>
              <w:pStyle w:val="Normal1"/>
              <w:spacing w:line="360" w:lineRule="auto"/>
              <w:jc w:val="both"/>
              <w:rPr>
                <w:rFonts w:ascii="Times New Roman" w:hAnsi="Times New Roman" w:cs="Times New Roman"/>
                <w:color w:val="auto"/>
                <w:sz w:val="24"/>
                <w:szCs w:val="24"/>
              </w:rPr>
            </w:pPr>
            <w:r w:rsidRPr="005016EE">
              <w:rPr>
                <w:rFonts w:ascii="Times New Roman" w:eastAsia="Calibri" w:hAnsi="Times New Roman" w:cs="Times New Roman"/>
                <w:sz w:val="24"/>
                <w:szCs w:val="24"/>
              </w:rPr>
              <w:t>Seguridad</w:t>
            </w:r>
          </w:p>
        </w:tc>
        <w:tc>
          <w:tcPr>
            <w:tcW w:w="960" w:type="dxa"/>
            <w:vAlign w:val="center"/>
          </w:tcPr>
          <w:p w14:paraId="32CA0711"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500" w:type="dxa"/>
            <w:vAlign w:val="center"/>
          </w:tcPr>
          <w:p w14:paraId="0B7DEBEC"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446" w:type="dxa"/>
            <w:gridSpan w:val="2"/>
            <w:vAlign w:val="center"/>
          </w:tcPr>
          <w:p w14:paraId="78D080EA"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2251" w:type="dxa"/>
            <w:vAlign w:val="center"/>
          </w:tcPr>
          <w:p w14:paraId="71EE9C72"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155" w:type="dxa"/>
            <w:vAlign w:val="center"/>
          </w:tcPr>
          <w:p w14:paraId="69F4C2F6"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r>
      <w:tr w:rsidR="00A87657" w:rsidRPr="005016EE" w14:paraId="731D7CF7" w14:textId="77777777" w:rsidTr="00F37669">
        <w:trPr>
          <w:trHeight w:val="616"/>
        </w:trPr>
        <w:tc>
          <w:tcPr>
            <w:tcW w:w="1931" w:type="dxa"/>
          </w:tcPr>
          <w:p w14:paraId="05CA89D6" w14:textId="77777777" w:rsidR="00A87657" w:rsidRPr="005016EE" w:rsidRDefault="00A87657" w:rsidP="00F37669">
            <w:pPr>
              <w:pStyle w:val="Normal1"/>
              <w:spacing w:line="360" w:lineRule="auto"/>
              <w:jc w:val="both"/>
              <w:rPr>
                <w:rFonts w:ascii="Times New Roman" w:hAnsi="Times New Roman" w:cs="Times New Roman"/>
                <w:color w:val="auto"/>
                <w:sz w:val="24"/>
                <w:szCs w:val="24"/>
              </w:rPr>
            </w:pPr>
            <w:r w:rsidRPr="005016EE">
              <w:rPr>
                <w:rFonts w:ascii="Times New Roman" w:eastAsia="Calibri" w:hAnsi="Times New Roman" w:cs="Times New Roman"/>
                <w:sz w:val="24"/>
                <w:szCs w:val="24"/>
              </w:rPr>
              <w:lastRenderedPageBreak/>
              <w:t>Gestión de informes</w:t>
            </w:r>
          </w:p>
        </w:tc>
        <w:tc>
          <w:tcPr>
            <w:tcW w:w="960" w:type="dxa"/>
            <w:vAlign w:val="center"/>
          </w:tcPr>
          <w:p w14:paraId="4616813A"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1500" w:type="dxa"/>
            <w:vAlign w:val="center"/>
          </w:tcPr>
          <w:p w14:paraId="68686788"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p w14:paraId="0858C7F7"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446" w:type="dxa"/>
            <w:gridSpan w:val="2"/>
            <w:vAlign w:val="center"/>
          </w:tcPr>
          <w:p w14:paraId="50FC165C"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c>
          <w:tcPr>
            <w:tcW w:w="2251" w:type="dxa"/>
            <w:vAlign w:val="center"/>
          </w:tcPr>
          <w:p w14:paraId="71F2BA22"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p w14:paraId="07DBAE14"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r w:rsidRPr="005016EE">
              <w:rPr>
                <w:rFonts w:ascii="Times New Roman" w:hAnsi="Times New Roman" w:cs="Times New Roman"/>
                <w:color w:val="auto"/>
                <w:sz w:val="24"/>
                <w:szCs w:val="24"/>
              </w:rPr>
              <w:t>X</w:t>
            </w:r>
          </w:p>
        </w:tc>
        <w:tc>
          <w:tcPr>
            <w:tcW w:w="1155" w:type="dxa"/>
            <w:vAlign w:val="center"/>
          </w:tcPr>
          <w:p w14:paraId="11B1F555" w14:textId="77777777" w:rsidR="00A87657" w:rsidRPr="005016EE" w:rsidRDefault="00A87657" w:rsidP="00F37669">
            <w:pPr>
              <w:pStyle w:val="Normal1"/>
              <w:spacing w:line="360" w:lineRule="auto"/>
              <w:jc w:val="center"/>
              <w:rPr>
                <w:rFonts w:ascii="Times New Roman" w:hAnsi="Times New Roman" w:cs="Times New Roman"/>
                <w:color w:val="auto"/>
                <w:sz w:val="24"/>
                <w:szCs w:val="24"/>
              </w:rPr>
            </w:pPr>
          </w:p>
        </w:tc>
      </w:tr>
    </w:tbl>
    <w:p w14:paraId="5C1D5DD3" w14:textId="77777777" w:rsidR="005016EE" w:rsidRDefault="00A87657" w:rsidP="005016EE">
      <w:pPr>
        <w:pStyle w:val="Normal1"/>
        <w:spacing w:line="360" w:lineRule="auto"/>
        <w:ind w:left="720"/>
        <w:jc w:val="center"/>
        <w:rPr>
          <w:rFonts w:ascii="Times New Roman" w:eastAsia="Calibri" w:hAnsi="Times New Roman" w:cs="Times New Roman"/>
          <w:b/>
          <w:bCs/>
          <w:sz w:val="24"/>
          <w:szCs w:val="24"/>
          <w:lang w:eastAsia="en-US"/>
        </w:rPr>
      </w:pPr>
      <w:r w:rsidRPr="005016EE">
        <w:rPr>
          <w:rFonts w:ascii="Times New Roman" w:eastAsia="Calibri" w:hAnsi="Times New Roman" w:cs="Times New Roman"/>
          <w:b/>
          <w:bCs/>
          <w:sz w:val="24"/>
          <w:szCs w:val="24"/>
          <w:lang w:eastAsia="en-US"/>
        </w:rPr>
        <w:t>Fuente: elaboración propia.</w:t>
      </w:r>
    </w:p>
    <w:p w14:paraId="7B1E4A4A" w14:textId="77777777" w:rsidR="005016EE" w:rsidRDefault="005016EE" w:rsidP="005016EE">
      <w:pPr>
        <w:pStyle w:val="Normal1"/>
        <w:spacing w:line="360" w:lineRule="auto"/>
        <w:rPr>
          <w:rFonts w:ascii="Times New Roman" w:eastAsia="Calibri" w:hAnsi="Times New Roman" w:cs="Times New Roman"/>
          <w:b/>
          <w:bCs/>
          <w:sz w:val="24"/>
          <w:szCs w:val="24"/>
          <w:lang w:eastAsia="en-US"/>
        </w:rPr>
      </w:pPr>
    </w:p>
    <w:p w14:paraId="4AB050BA" w14:textId="7A9852CD" w:rsidR="00A87657" w:rsidRDefault="00A87657" w:rsidP="006F32E1">
      <w:pPr>
        <w:pStyle w:val="Normal1"/>
        <w:spacing w:line="360" w:lineRule="auto"/>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Como podemos concluir, observamos que ningunos de software cumplen con requerimientos planteados, es por eso es necesario desarrollar un software que cumpla con las necesidades ya propuestas por la empresa.</w:t>
      </w:r>
    </w:p>
    <w:p w14:paraId="40AD8B4B" w14:textId="77777777" w:rsidR="006F32E1" w:rsidRPr="006F32E1" w:rsidRDefault="006F32E1" w:rsidP="006F32E1">
      <w:pPr>
        <w:pStyle w:val="Normal1"/>
        <w:spacing w:line="360" w:lineRule="auto"/>
        <w:rPr>
          <w:rFonts w:ascii="Times New Roman" w:eastAsia="Calibri" w:hAnsi="Times New Roman" w:cs="Times New Roman"/>
          <w:b/>
          <w:bCs/>
          <w:sz w:val="24"/>
          <w:szCs w:val="24"/>
          <w:lang w:eastAsia="en-US"/>
        </w:rPr>
      </w:pPr>
    </w:p>
    <w:p w14:paraId="435CE62D" w14:textId="77777777" w:rsidR="009F017E" w:rsidRPr="005016EE" w:rsidRDefault="00223F59">
      <w:pPr>
        <w:pStyle w:val="Ttulo2"/>
        <w:ind w:left="566" w:right="0" w:hanging="569"/>
        <w:rPr>
          <w:rFonts w:ascii="Times New Roman" w:hAnsi="Times New Roman" w:cs="Times New Roman"/>
        </w:rPr>
      </w:pPr>
      <w:bookmarkStart w:id="55" w:name="_Toc86719221"/>
      <w:r w:rsidRPr="005016EE">
        <w:rPr>
          <w:rFonts w:ascii="Times New Roman" w:hAnsi="Times New Roman" w:cs="Times New Roman"/>
        </w:rPr>
        <w:t>MARCO LEGAL</w:t>
      </w:r>
      <w:bookmarkEnd w:id="55"/>
      <w:r w:rsidRPr="005016EE">
        <w:rPr>
          <w:rFonts w:ascii="Times New Roman" w:hAnsi="Times New Roman" w:cs="Times New Roman"/>
        </w:rPr>
        <w:t xml:space="preserve"> </w:t>
      </w:r>
    </w:p>
    <w:p w14:paraId="5DF71E3E" w14:textId="77777777" w:rsidR="009F017E" w:rsidRPr="005016EE" w:rsidRDefault="00223F59">
      <w:pPr>
        <w:spacing w:after="160" w:line="259" w:lineRule="auto"/>
        <w:ind w:left="12" w:right="0" w:firstLine="0"/>
        <w:jc w:val="left"/>
        <w:rPr>
          <w:rFonts w:ascii="Times New Roman" w:hAnsi="Times New Roman" w:cs="Times New Roman"/>
        </w:rPr>
      </w:pPr>
      <w:r w:rsidRPr="005016EE">
        <w:rPr>
          <w:rFonts w:ascii="Times New Roman" w:hAnsi="Times New Roman" w:cs="Times New Roman"/>
          <w:b/>
        </w:rPr>
        <w:t xml:space="preserve"> </w:t>
      </w:r>
    </w:p>
    <w:p w14:paraId="7CB3DA51"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Se especificarán algunas leyes que se aplicarán al desarrollo del software que se diseñará.</w:t>
      </w:r>
    </w:p>
    <w:p w14:paraId="1ACB4931" w14:textId="77777777" w:rsidR="00A87657" w:rsidRPr="005016EE" w:rsidRDefault="00A87657" w:rsidP="00A87657">
      <w:pPr>
        <w:pStyle w:val="Normal1"/>
        <w:spacing w:line="360" w:lineRule="auto"/>
        <w:jc w:val="both"/>
        <w:rPr>
          <w:rFonts w:ascii="Times New Roman" w:eastAsia="Calibri" w:hAnsi="Times New Roman" w:cs="Times New Roman"/>
          <w:b/>
          <w:bCs/>
          <w:sz w:val="24"/>
          <w:szCs w:val="24"/>
          <w:lang w:eastAsia="en-US"/>
        </w:rPr>
      </w:pPr>
    </w:p>
    <w:p w14:paraId="03C3A8B5" w14:textId="5C9BE55F"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3.3.1.</w:t>
      </w:r>
      <w:r w:rsidRPr="005016EE">
        <w:rPr>
          <w:rFonts w:ascii="Times New Roman" w:eastAsia="Calibri" w:hAnsi="Times New Roman" w:cs="Times New Roman"/>
          <w:sz w:val="24"/>
          <w:szCs w:val="24"/>
          <w:lang w:eastAsia="en-US"/>
        </w:rPr>
        <w:t xml:space="preserve">  </w:t>
      </w:r>
      <w:r w:rsidRPr="005016EE">
        <w:rPr>
          <w:rFonts w:ascii="Times New Roman" w:eastAsia="Calibri" w:hAnsi="Times New Roman" w:cs="Times New Roman"/>
          <w:b/>
          <w:bCs/>
          <w:sz w:val="24"/>
          <w:szCs w:val="24"/>
          <w:lang w:eastAsia="en-US"/>
        </w:rPr>
        <w:t>Ley De Protección De Datos Personales.</w:t>
      </w:r>
    </w:p>
    <w:p w14:paraId="042BDB4F"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p>
    <w:p w14:paraId="218917FA" w14:textId="77777777" w:rsidR="00A87657" w:rsidRPr="005016EE" w:rsidRDefault="00A87657"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Ley estatutaria 1581 del 2012:</w:t>
      </w:r>
      <w:r w:rsidRPr="005016EE">
        <w:rPr>
          <w:rFonts w:ascii="Times New Roman" w:eastAsia="Calibri" w:hAnsi="Times New Roman" w:cs="Times New Roman"/>
          <w:sz w:val="24"/>
          <w:szCs w:val="24"/>
          <w:lang w:eastAsia="en-US"/>
        </w:rPr>
        <w:t xml:space="preserve"> ley de protección de datos personales, que determina el tratamiento que se debe dar a la información personal almacenada en las bases de datos tanto privadas como públicas para proteger su integridad y confiabilidad (ley estatutaria 1581, 2012).</w:t>
      </w:r>
    </w:p>
    <w:p w14:paraId="2369A717"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p>
    <w:p w14:paraId="273BEBF5" w14:textId="25B25695"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 xml:space="preserve">3.3.2. </w:t>
      </w:r>
      <w:r w:rsidRPr="005016EE">
        <w:rPr>
          <w:rFonts w:ascii="Times New Roman" w:eastAsia="Calibri" w:hAnsi="Times New Roman" w:cs="Times New Roman"/>
          <w:sz w:val="24"/>
          <w:szCs w:val="24"/>
          <w:lang w:eastAsia="en-US"/>
        </w:rPr>
        <w:t xml:space="preserve"> </w:t>
      </w:r>
      <w:r w:rsidRPr="005016EE">
        <w:rPr>
          <w:rFonts w:ascii="Times New Roman" w:eastAsia="Calibri" w:hAnsi="Times New Roman" w:cs="Times New Roman"/>
          <w:b/>
          <w:bCs/>
          <w:sz w:val="24"/>
          <w:szCs w:val="24"/>
          <w:lang w:eastAsia="en-US"/>
        </w:rPr>
        <w:t>Ley Estatutaria 1581 De 2012.</w:t>
      </w:r>
    </w:p>
    <w:p w14:paraId="40D7DE3C"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p>
    <w:p w14:paraId="34758188" w14:textId="77777777" w:rsidR="00A87657" w:rsidRPr="005016EE" w:rsidRDefault="00A87657" w:rsidP="00223F59">
      <w:pPr>
        <w:pStyle w:val="Normal1"/>
        <w:numPr>
          <w:ilvl w:val="0"/>
          <w:numId w:val="13"/>
        </w:numPr>
        <w:spacing w:line="360" w:lineRule="auto"/>
        <w:ind w:left="720" w:hanging="360"/>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El artículo 2°. Ámbito de aplicación:</w:t>
      </w:r>
      <w:r w:rsidRPr="005016EE">
        <w:rPr>
          <w:rFonts w:ascii="Times New Roman" w:eastAsia="Calibri" w:hAnsi="Times New Roman" w:cs="Times New Roman"/>
          <w:sz w:val="24"/>
          <w:szCs w:val="24"/>
          <w:lang w:eastAsia="en-US"/>
        </w:rPr>
        <w:t xml:space="preserve"> los principios y disposiciones contenidas en la presente ley serán aplicables a los datos personales registrado en cualquier base de datos que los hagan susceptibles de tratamiento por entidad de naturaleza pública o privada. La presente ley aplicara en el tratamiento de datos personales efectuando en territorio colombiano o cuando el responsable del tratamiento o encargado del </w:t>
      </w:r>
      <w:r w:rsidRPr="005016EE">
        <w:rPr>
          <w:rFonts w:ascii="Times New Roman" w:eastAsia="Calibri" w:hAnsi="Times New Roman" w:cs="Times New Roman"/>
          <w:sz w:val="24"/>
          <w:szCs w:val="24"/>
          <w:lang w:eastAsia="en-US"/>
        </w:rPr>
        <w:lastRenderedPageBreak/>
        <w:t>tratamiento no establecido en el territorio nacional le sea aplicable la legislación colombiana en virtud de normas y tratados internacionales (Colombia ,2012).</w:t>
      </w:r>
    </w:p>
    <w:p w14:paraId="1AF7212A"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p>
    <w:p w14:paraId="15C00B2C" w14:textId="16F236E8"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3.3.3.  Decreto 1377 De 2013.</w:t>
      </w:r>
    </w:p>
    <w:p w14:paraId="03795255"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p>
    <w:p w14:paraId="5AFE6195" w14:textId="06AD025C" w:rsidR="006F32E1" w:rsidRPr="005016EE" w:rsidRDefault="00A87657" w:rsidP="00A87657">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Tienen con  fin facilitar la implementación y cumplimiento de la ley 1581 2012 por lo cual se expide el régimen general de protección de datos personales se desarrolla el derechos constitucional de todas las personas a conocer, actualizar y rectificar las informaciones recogidas sobre ellas en una base de datos o archivos con base en el artículo 15 de la constitución política y el derecho a la información  del artículo 20 de la misma, se expide el decreto 1377 de 2013, por el cual se debe reglamentar aspectos relacionados con la autorización del titular de información para el tratamiento de sus datos personales, las políticas de tratamientos de los responsables y encargados, personales, esta último tema referido a la rendición de cuentas (</w:t>
      </w:r>
      <w:proofErr w:type="spellStart"/>
      <w:r w:rsidRPr="005016EE">
        <w:rPr>
          <w:rFonts w:ascii="Times New Roman" w:eastAsia="Calibri" w:hAnsi="Times New Roman" w:cs="Times New Roman"/>
          <w:sz w:val="24"/>
          <w:szCs w:val="24"/>
          <w:lang w:eastAsia="en-US"/>
        </w:rPr>
        <w:t>Juriscol</w:t>
      </w:r>
      <w:proofErr w:type="spellEnd"/>
      <w:r w:rsidRPr="005016EE">
        <w:rPr>
          <w:rFonts w:ascii="Times New Roman" w:eastAsia="Calibri" w:hAnsi="Times New Roman" w:cs="Times New Roman"/>
          <w:sz w:val="24"/>
          <w:szCs w:val="24"/>
          <w:lang w:eastAsia="en-US"/>
        </w:rPr>
        <w:t>, 2012).</w:t>
      </w:r>
    </w:p>
    <w:p w14:paraId="1507E8C8"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p>
    <w:p w14:paraId="6B79FD6C" w14:textId="26C36929" w:rsidR="00A87657" w:rsidRPr="005016EE" w:rsidRDefault="00A87657" w:rsidP="00A87657">
      <w:pPr>
        <w:pStyle w:val="Normal1"/>
        <w:spacing w:line="360" w:lineRule="auto"/>
        <w:jc w:val="both"/>
        <w:rPr>
          <w:rFonts w:ascii="Times New Roman" w:hAnsi="Times New Roman" w:cs="Times New Roman"/>
          <w:b/>
          <w:bCs/>
          <w:lang w:val="es-ES" w:eastAsia="es-ES"/>
        </w:rPr>
      </w:pPr>
      <w:r w:rsidRPr="005016EE">
        <w:rPr>
          <w:rFonts w:ascii="Times New Roman" w:hAnsi="Times New Roman" w:cs="Times New Roman"/>
          <w:b/>
          <w:bCs/>
          <w:lang w:val="es-ES" w:eastAsia="es-ES"/>
        </w:rPr>
        <w:t xml:space="preserve">3.3.4.  </w:t>
      </w:r>
      <w:r w:rsidRPr="005016EE">
        <w:rPr>
          <w:rFonts w:ascii="Times New Roman" w:eastAsia="Calibri" w:hAnsi="Times New Roman" w:cs="Times New Roman"/>
          <w:b/>
          <w:bCs/>
          <w:sz w:val="24"/>
          <w:szCs w:val="24"/>
          <w:lang w:eastAsia="en-US"/>
        </w:rPr>
        <w:t>Ley De Protección De Propiedad Intelectual De Derechos De Autor</w:t>
      </w:r>
      <w:r w:rsidRPr="005016EE">
        <w:rPr>
          <w:rFonts w:ascii="Times New Roman" w:hAnsi="Times New Roman" w:cs="Times New Roman"/>
          <w:b/>
          <w:bCs/>
          <w:lang w:val="es-ES" w:eastAsia="es-ES"/>
        </w:rPr>
        <w:t xml:space="preserve">. </w:t>
      </w:r>
    </w:p>
    <w:p w14:paraId="41FBFDFD" w14:textId="77777777" w:rsidR="00A87657" w:rsidRPr="005016EE" w:rsidRDefault="00A87657" w:rsidP="00A87657">
      <w:pPr>
        <w:pStyle w:val="Normal1"/>
        <w:spacing w:line="360" w:lineRule="auto"/>
        <w:jc w:val="both"/>
        <w:rPr>
          <w:rFonts w:ascii="Times New Roman" w:hAnsi="Times New Roman" w:cs="Times New Roman"/>
          <w:b/>
          <w:bCs/>
          <w:lang w:val="es-ES" w:eastAsia="es-ES"/>
        </w:rPr>
      </w:pPr>
    </w:p>
    <w:p w14:paraId="7B4BA028" w14:textId="77777777" w:rsidR="00A87657" w:rsidRPr="005016EE" w:rsidRDefault="00A87657" w:rsidP="00223F59">
      <w:pPr>
        <w:pStyle w:val="Normal1"/>
        <w:numPr>
          <w:ilvl w:val="0"/>
          <w:numId w:val="12"/>
        </w:numPr>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Ley</w:t>
      </w:r>
      <w:r w:rsidRPr="005016EE">
        <w:rPr>
          <w:rFonts w:ascii="Times New Roman" w:hAnsi="Times New Roman" w:cs="Times New Roman"/>
          <w:b/>
          <w:bCs/>
          <w:color w:val="202124"/>
          <w:sz w:val="24"/>
          <w:szCs w:val="24"/>
          <w:shd w:val="clear" w:color="auto" w:fill="FFFFFF"/>
        </w:rPr>
        <w:t xml:space="preserve"> </w:t>
      </w:r>
      <w:r w:rsidRPr="005016EE">
        <w:rPr>
          <w:rFonts w:ascii="Times New Roman" w:eastAsia="Calibri" w:hAnsi="Times New Roman" w:cs="Times New Roman"/>
          <w:b/>
          <w:bCs/>
          <w:sz w:val="24"/>
          <w:szCs w:val="24"/>
          <w:lang w:eastAsia="en-US"/>
        </w:rPr>
        <w:t>23 de 1982: Artículo 1°.</w:t>
      </w:r>
      <w:r w:rsidRPr="005016EE">
        <w:rPr>
          <w:rFonts w:ascii="Times New Roman" w:eastAsia="Calibri" w:hAnsi="Times New Roman" w:cs="Times New Roman"/>
          <w:sz w:val="24"/>
          <w:szCs w:val="24"/>
          <w:lang w:eastAsia="en-US"/>
        </w:rPr>
        <w:t xml:space="preserve"> Adiciónese al artículo 10 de la ley 23 de 1982 el siguiente parágrafo: </w:t>
      </w:r>
    </w:p>
    <w:p w14:paraId="1F4C2927" w14:textId="77777777" w:rsidR="00A87657" w:rsidRPr="005016EE" w:rsidRDefault="00A87657" w:rsidP="00A87657">
      <w:pPr>
        <w:pStyle w:val="Normal1"/>
        <w:spacing w:line="360" w:lineRule="auto"/>
        <w:ind w:left="720"/>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Parágrafo. En todo proceso relativo al derecho de autor, y ante cualquier jurisdicción nacional se presumirá, salvo prueba en contrario, que la persona bajo cuyo nombre, seudónimo o su equivalente se haya divulgado la obra, será el titular de los derechos de autor. También se presumirá, salvo prueba en contrario, que la obra se encuentra protegida.</w:t>
      </w:r>
    </w:p>
    <w:p w14:paraId="47D37224" w14:textId="77777777" w:rsidR="00A87657" w:rsidRPr="005016EE" w:rsidRDefault="00A87657" w:rsidP="00A87657">
      <w:pPr>
        <w:pStyle w:val="Normal1"/>
        <w:spacing w:line="360" w:lineRule="auto"/>
        <w:ind w:left="720"/>
        <w:jc w:val="both"/>
        <w:rPr>
          <w:rFonts w:ascii="Times New Roman" w:hAnsi="Times New Roman" w:cs="Times New Roman"/>
          <w:sz w:val="24"/>
          <w:szCs w:val="24"/>
        </w:rPr>
      </w:pPr>
    </w:p>
    <w:p w14:paraId="15CEB908" w14:textId="77777777" w:rsidR="00A87657" w:rsidRPr="005016EE" w:rsidRDefault="00A87657" w:rsidP="00223F59">
      <w:pPr>
        <w:pStyle w:val="Normal1"/>
        <w:numPr>
          <w:ilvl w:val="0"/>
          <w:numId w:val="12"/>
        </w:numPr>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Artículo 2°.</w:t>
      </w:r>
      <w:r w:rsidRPr="005016EE">
        <w:rPr>
          <w:rFonts w:ascii="Times New Roman" w:eastAsia="Calibri" w:hAnsi="Times New Roman" w:cs="Times New Roman"/>
          <w:sz w:val="24"/>
          <w:szCs w:val="24"/>
          <w:lang w:eastAsia="en-US"/>
        </w:rPr>
        <w:t xml:space="preserve"> Adiciónese al artículo 11 de la ley 23 de 1982 el siguiente Parágrafo. Cuando la protección de un fonograma o una interpretación o ejecución fijada en un fonograma se otorgue en virtud del criterio de primera publicación o fijación, se considerará que dicha interpretación, ejecución o fonograma es publicada por </w:t>
      </w:r>
      <w:r w:rsidRPr="005016EE">
        <w:rPr>
          <w:rFonts w:ascii="Times New Roman" w:eastAsia="Calibri" w:hAnsi="Times New Roman" w:cs="Times New Roman"/>
          <w:sz w:val="24"/>
          <w:szCs w:val="24"/>
          <w:lang w:eastAsia="en-US"/>
        </w:rPr>
        <w:lastRenderedPageBreak/>
        <w:t>primera vez en Colombia, cuando la publicación se realice' dentro de los treinta (30) días siguientes a la publicación inicial en otro país.</w:t>
      </w:r>
    </w:p>
    <w:p w14:paraId="369D153D" w14:textId="77777777" w:rsidR="00A87657" w:rsidRPr="005016EE" w:rsidRDefault="00A87657" w:rsidP="00A87657">
      <w:pPr>
        <w:pStyle w:val="Normal1"/>
        <w:spacing w:line="360" w:lineRule="auto"/>
        <w:ind w:left="720"/>
        <w:jc w:val="both"/>
        <w:rPr>
          <w:rFonts w:ascii="Times New Roman" w:hAnsi="Times New Roman" w:cs="Times New Roman"/>
          <w:sz w:val="24"/>
          <w:szCs w:val="24"/>
        </w:rPr>
      </w:pPr>
      <w:r w:rsidRPr="005016EE">
        <w:rPr>
          <w:rFonts w:ascii="Times New Roman" w:hAnsi="Times New Roman" w:cs="Times New Roman"/>
          <w:sz w:val="24"/>
          <w:szCs w:val="24"/>
        </w:rPr>
        <w:t xml:space="preserve"> </w:t>
      </w:r>
    </w:p>
    <w:p w14:paraId="43449AE1" w14:textId="77777777" w:rsidR="00A87657" w:rsidRPr="005016EE" w:rsidRDefault="00A87657" w:rsidP="00223F59">
      <w:pPr>
        <w:pStyle w:val="Normal1"/>
        <w:numPr>
          <w:ilvl w:val="0"/>
          <w:numId w:val="12"/>
        </w:numPr>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b/>
          <w:bCs/>
          <w:sz w:val="24"/>
          <w:szCs w:val="24"/>
          <w:lang w:eastAsia="en-US"/>
        </w:rPr>
        <w:t>Artículo 3°.</w:t>
      </w:r>
      <w:r w:rsidRPr="005016EE">
        <w:rPr>
          <w:rFonts w:ascii="Times New Roman" w:hAnsi="Times New Roman" w:cs="Times New Roman"/>
          <w:sz w:val="24"/>
          <w:szCs w:val="24"/>
        </w:rPr>
        <w:t xml:space="preserve"> </w:t>
      </w:r>
      <w:r w:rsidRPr="005016EE">
        <w:rPr>
          <w:rFonts w:ascii="Times New Roman" w:eastAsia="Calibri" w:hAnsi="Times New Roman" w:cs="Times New Roman"/>
          <w:sz w:val="24"/>
          <w:szCs w:val="24"/>
          <w:lang w:eastAsia="en-US"/>
        </w:rPr>
        <w:t xml:space="preserve">Modifíquese el artículo 12 de la ley 23 de 1982 el cual quedará así: Artículo 12. El autor o, en su caso, sus derechohabientes, tienen sobre las obras literarias y artísticas el derecho exclusivo de autorizar, o prohibir: </w:t>
      </w:r>
    </w:p>
    <w:p w14:paraId="39F67BC9" w14:textId="77777777" w:rsidR="00A87657" w:rsidRPr="005016EE" w:rsidRDefault="00A87657" w:rsidP="00A87657">
      <w:pPr>
        <w:pStyle w:val="Prrafodelista"/>
        <w:rPr>
          <w:rFonts w:eastAsia="Calibri"/>
          <w:color w:val="000000"/>
          <w:lang w:eastAsia="en-US"/>
        </w:rPr>
      </w:pPr>
    </w:p>
    <w:p w14:paraId="1D13B283" w14:textId="77777777" w:rsidR="00A87657" w:rsidRPr="005016EE" w:rsidRDefault="00A87657" w:rsidP="00223F59">
      <w:pPr>
        <w:pStyle w:val="Normal1"/>
        <w:numPr>
          <w:ilvl w:val="0"/>
          <w:numId w:val="12"/>
        </w:numPr>
        <w:spacing w:line="360" w:lineRule="auto"/>
        <w:jc w:val="both"/>
        <w:rPr>
          <w:rFonts w:ascii="Times New Roman" w:hAnsi="Times New Roman" w:cs="Times New Roman"/>
          <w:sz w:val="24"/>
          <w:szCs w:val="24"/>
        </w:rPr>
      </w:pPr>
      <w:r w:rsidRPr="005016EE">
        <w:rPr>
          <w:rFonts w:ascii="Times New Roman" w:eastAsia="Calibri" w:hAnsi="Times New Roman" w:cs="Times New Roman"/>
          <w:sz w:val="24"/>
          <w:szCs w:val="24"/>
          <w:lang w:eastAsia="en-US"/>
        </w:rPr>
        <w:t>La reproducción de la obra bajo cualquier manera o forma, permanente o temporal, mediante cualquier procedimiento incluyendo el almacenamiento temporal en forma electrónica.</w:t>
      </w:r>
      <w:r w:rsidRPr="005016EE">
        <w:rPr>
          <w:rFonts w:ascii="Times New Roman" w:hAnsi="Times New Roman" w:cs="Times New Roman"/>
          <w:sz w:val="24"/>
          <w:szCs w:val="24"/>
        </w:rPr>
        <w:t xml:space="preserve"> </w:t>
      </w:r>
    </w:p>
    <w:p w14:paraId="17B40F1A" w14:textId="77777777" w:rsidR="00A87657" w:rsidRPr="005016EE" w:rsidRDefault="00A87657" w:rsidP="00A87657">
      <w:pPr>
        <w:pStyle w:val="Prrafodelista"/>
        <w:rPr>
          <w:rFonts w:eastAsia="Calibri"/>
          <w:lang w:eastAsia="en-US"/>
        </w:rPr>
      </w:pPr>
    </w:p>
    <w:p w14:paraId="199979F8" w14:textId="77777777" w:rsidR="00A87657" w:rsidRPr="005016EE" w:rsidRDefault="00A87657" w:rsidP="00223F59">
      <w:pPr>
        <w:pStyle w:val="Normal1"/>
        <w:numPr>
          <w:ilvl w:val="0"/>
          <w:numId w:val="12"/>
        </w:numPr>
        <w:spacing w:line="360" w:lineRule="auto"/>
        <w:jc w:val="both"/>
        <w:rPr>
          <w:rFonts w:ascii="Times New Roman" w:hAnsi="Times New Roman" w:cs="Times New Roman"/>
          <w:sz w:val="24"/>
          <w:szCs w:val="24"/>
        </w:rPr>
      </w:pPr>
      <w:r w:rsidRPr="005016EE">
        <w:rPr>
          <w:rFonts w:ascii="Times New Roman" w:eastAsia="Calibri" w:hAnsi="Times New Roman" w:cs="Times New Roman"/>
          <w:sz w:val="24"/>
          <w:szCs w:val="24"/>
          <w:lang w:eastAsia="en-US"/>
        </w:rPr>
        <w:t>la comunicación al público de la obra por cualquier medio o procedimiento, ya sean estos alámbricos o inalámbricos, incluyendo la puesta a disposición al público, de tal forma que los miembros del público puedan tener acceso a ella desde el lugar y en el momento que cada uno de ellos elija.</w:t>
      </w:r>
    </w:p>
    <w:p w14:paraId="2FE8E095" w14:textId="77777777" w:rsidR="00A87657" w:rsidRPr="005016EE" w:rsidRDefault="00A87657" w:rsidP="00A87657">
      <w:pPr>
        <w:pStyle w:val="Prrafodelista"/>
        <w:rPr>
          <w:rFonts w:eastAsia="Calibri"/>
          <w:lang w:eastAsia="en-US"/>
        </w:rPr>
      </w:pPr>
    </w:p>
    <w:p w14:paraId="1AC4D868" w14:textId="476F72F2" w:rsidR="00A87657" w:rsidRPr="005016EE" w:rsidRDefault="00A87657" w:rsidP="00223F59">
      <w:pPr>
        <w:pStyle w:val="Normal1"/>
        <w:numPr>
          <w:ilvl w:val="0"/>
          <w:numId w:val="12"/>
        </w:numPr>
        <w:spacing w:line="360" w:lineRule="auto"/>
        <w:jc w:val="both"/>
        <w:rPr>
          <w:rFonts w:ascii="Times New Roman" w:hAnsi="Times New Roman" w:cs="Times New Roman"/>
          <w:sz w:val="24"/>
          <w:szCs w:val="24"/>
        </w:rPr>
      </w:pPr>
      <w:r w:rsidRPr="005016EE">
        <w:rPr>
          <w:rFonts w:ascii="Times New Roman" w:eastAsia="Calibri" w:hAnsi="Times New Roman" w:cs="Times New Roman"/>
          <w:sz w:val="24"/>
          <w:szCs w:val="24"/>
          <w:lang w:eastAsia="en-US"/>
        </w:rPr>
        <w:t xml:space="preserve">La distribución pública del original y copias de sus obras, mediante la venta o a través de cualquier forma de transferencia de propiedad. (alcaldía mayor de Bogotá 28/01/1982) </w:t>
      </w:r>
    </w:p>
    <w:p w14:paraId="0CAEC827" w14:textId="77777777" w:rsidR="00A87657" w:rsidRPr="005016EE" w:rsidRDefault="00A87657" w:rsidP="00A87657">
      <w:pPr>
        <w:pStyle w:val="Normal1"/>
        <w:spacing w:line="360" w:lineRule="auto"/>
        <w:ind w:left="1494"/>
        <w:jc w:val="both"/>
        <w:rPr>
          <w:rFonts w:ascii="Times New Roman" w:hAnsi="Times New Roman" w:cs="Times New Roman"/>
          <w:sz w:val="24"/>
          <w:szCs w:val="24"/>
        </w:rPr>
      </w:pPr>
    </w:p>
    <w:p w14:paraId="284146C1" w14:textId="77777777" w:rsidR="00A87657" w:rsidRPr="005016EE" w:rsidRDefault="00A87657" w:rsidP="00A87657">
      <w:pPr>
        <w:pStyle w:val="Normal1"/>
        <w:spacing w:line="360" w:lineRule="auto"/>
        <w:jc w:val="both"/>
        <w:rPr>
          <w:rFonts w:ascii="Times New Roman" w:eastAsia="Calibri" w:hAnsi="Times New Roman" w:cs="Times New Roman"/>
          <w:sz w:val="24"/>
          <w:szCs w:val="24"/>
          <w:lang w:eastAsia="en-US"/>
        </w:rPr>
      </w:pPr>
      <w:r w:rsidRPr="005016EE">
        <w:rPr>
          <w:rFonts w:ascii="Times New Roman" w:eastAsia="Calibri" w:hAnsi="Times New Roman" w:cs="Times New Roman"/>
          <w:sz w:val="24"/>
          <w:szCs w:val="24"/>
          <w:lang w:eastAsia="en-US"/>
        </w:rPr>
        <w:t>Esta ley se debe cumplir en proyecto debido a que se manejan información de datos y derechos de autor bajo artículos legales expuesto por el congreso de república de Colombia y la alcaldía mayor de Bogotá Colombia.</w:t>
      </w:r>
    </w:p>
    <w:p w14:paraId="0C8E56CD" w14:textId="061A30BA" w:rsidR="009F017E" w:rsidRPr="005016EE" w:rsidRDefault="00223F59">
      <w:pPr>
        <w:spacing w:after="0" w:line="259" w:lineRule="auto"/>
        <w:ind w:left="12" w:right="0" w:firstLine="0"/>
        <w:jc w:val="left"/>
        <w:rPr>
          <w:rFonts w:ascii="Times New Roman" w:hAnsi="Times New Roman" w:cs="Times New Roman"/>
        </w:rPr>
      </w:pPr>
      <w:r w:rsidRPr="005016EE">
        <w:rPr>
          <w:rFonts w:ascii="Times New Roman" w:hAnsi="Times New Roman" w:cs="Times New Roman"/>
        </w:rPr>
        <w:tab/>
      </w:r>
      <w:r w:rsidRPr="005016EE">
        <w:rPr>
          <w:rFonts w:ascii="Times New Roman" w:hAnsi="Times New Roman" w:cs="Times New Roman"/>
          <w:b/>
        </w:rPr>
        <w:t xml:space="preserve"> </w:t>
      </w:r>
      <w:r w:rsidRPr="005016EE">
        <w:rPr>
          <w:rFonts w:ascii="Times New Roman" w:hAnsi="Times New Roman" w:cs="Times New Roman"/>
        </w:rPr>
        <w:br w:type="page"/>
      </w:r>
    </w:p>
    <w:p w14:paraId="4BA4A275" w14:textId="5F949583" w:rsidR="009F017E" w:rsidRPr="005016EE" w:rsidRDefault="00223F59">
      <w:pPr>
        <w:pStyle w:val="Ttulo1"/>
        <w:ind w:left="445" w:right="9" w:hanging="360"/>
        <w:rPr>
          <w:rFonts w:ascii="Times New Roman" w:hAnsi="Times New Roman" w:cs="Times New Roman"/>
        </w:rPr>
      </w:pPr>
      <w:bookmarkStart w:id="56" w:name="_Toc86719222"/>
      <w:r w:rsidRPr="005016EE">
        <w:rPr>
          <w:rFonts w:ascii="Times New Roman" w:hAnsi="Times New Roman" w:cs="Times New Roman"/>
        </w:rPr>
        <w:lastRenderedPageBreak/>
        <w:t>DESARROLLO DEL PROYECTO</w:t>
      </w:r>
      <w:bookmarkEnd w:id="56"/>
      <w:r w:rsidRPr="005016EE">
        <w:rPr>
          <w:rFonts w:ascii="Times New Roman" w:hAnsi="Times New Roman" w:cs="Times New Roman"/>
        </w:rPr>
        <w:t xml:space="preserve"> </w:t>
      </w:r>
    </w:p>
    <w:p w14:paraId="6238A605" w14:textId="3245E915" w:rsidR="00432AB2" w:rsidRPr="005016EE" w:rsidRDefault="00432AB2" w:rsidP="00432AB2">
      <w:pPr>
        <w:rPr>
          <w:rFonts w:ascii="Times New Roman" w:hAnsi="Times New Roman" w:cs="Times New Roman"/>
        </w:rPr>
      </w:pPr>
    </w:p>
    <w:p w14:paraId="3F0B873F" w14:textId="385053B4" w:rsidR="00432AB2" w:rsidRPr="005016EE" w:rsidRDefault="00432AB2" w:rsidP="00432AB2">
      <w:pPr>
        <w:rPr>
          <w:rFonts w:ascii="Times New Roman" w:hAnsi="Times New Roman" w:cs="Times New Roman"/>
        </w:rPr>
      </w:pPr>
    </w:p>
    <w:p w14:paraId="7CA7F5BB" w14:textId="77777777" w:rsidR="00432AB2" w:rsidRPr="005016EE" w:rsidRDefault="00432AB2" w:rsidP="00432AB2">
      <w:pPr>
        <w:rPr>
          <w:rFonts w:ascii="Times New Roman" w:hAnsi="Times New Roman" w:cs="Times New Roman"/>
        </w:rPr>
      </w:pPr>
    </w:p>
    <w:p w14:paraId="05F92DE3" w14:textId="77777777" w:rsidR="009F017E" w:rsidRPr="005016EE" w:rsidRDefault="00223F59">
      <w:pPr>
        <w:spacing w:after="0"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4362069A" w14:textId="77777777" w:rsidR="009F017E" w:rsidRPr="005016EE" w:rsidRDefault="00223F59">
      <w:pPr>
        <w:spacing w:after="196" w:line="362" w:lineRule="auto"/>
        <w:ind w:left="-3" w:right="0"/>
        <w:rPr>
          <w:rFonts w:ascii="Times New Roman" w:hAnsi="Times New Roman" w:cs="Times New Roman"/>
        </w:rPr>
      </w:pPr>
      <w:r w:rsidRPr="005016EE">
        <w:rPr>
          <w:rFonts w:ascii="Times New Roman" w:hAnsi="Times New Roman" w:cs="Times New Roman"/>
        </w:rPr>
        <w:t xml:space="preserve">A continuación, se puede ver la aplicación de la metodología en el proyecto con los respectivos entregables de cada una de las etapas de la misma.  </w:t>
      </w:r>
    </w:p>
    <w:p w14:paraId="0B2FB230" w14:textId="6FD7EDD2" w:rsidR="009F017E" w:rsidRPr="005016EE" w:rsidRDefault="00432AB2" w:rsidP="00F52241">
      <w:pPr>
        <w:pStyle w:val="Ttulo2"/>
        <w:ind w:left="566" w:right="0" w:hanging="569"/>
        <w:rPr>
          <w:rFonts w:ascii="Times New Roman" w:hAnsi="Times New Roman" w:cs="Times New Roman"/>
        </w:rPr>
      </w:pPr>
      <w:bookmarkStart w:id="57" w:name="_Toc86719223"/>
      <w:r w:rsidRPr="005016EE">
        <w:rPr>
          <w:rFonts w:ascii="Times New Roman" w:eastAsia="Calibri" w:hAnsi="Times New Roman" w:cs="Times New Roman"/>
        </w:rPr>
        <w:t>Sprint</w:t>
      </w:r>
      <w:bookmarkEnd w:id="57"/>
      <w:r w:rsidR="00223F59" w:rsidRPr="005016EE">
        <w:rPr>
          <w:rFonts w:ascii="Times New Roman" w:hAnsi="Times New Roman" w:cs="Times New Roman"/>
        </w:rPr>
        <w:t xml:space="preserve"> </w:t>
      </w:r>
    </w:p>
    <w:p w14:paraId="39F9C2E9" w14:textId="3DB72A54" w:rsidR="00432AB2" w:rsidRPr="005016EE" w:rsidRDefault="00432AB2" w:rsidP="00432AB2">
      <w:pPr>
        <w:rPr>
          <w:rFonts w:ascii="Times New Roman" w:hAnsi="Times New Roman" w:cs="Times New Roman"/>
        </w:rPr>
      </w:pPr>
    </w:p>
    <w:p w14:paraId="738FE7AB" w14:textId="30228335" w:rsidR="00432AB2" w:rsidRPr="005016EE" w:rsidRDefault="00432AB2" w:rsidP="00432AB2">
      <w:pPr>
        <w:rPr>
          <w:rFonts w:ascii="Times New Roman" w:hAnsi="Times New Roman" w:cs="Times New Roman"/>
        </w:rPr>
      </w:pPr>
      <w:r w:rsidRPr="005016EE">
        <w:rPr>
          <w:rFonts w:ascii="Times New Roman" w:hAnsi="Times New Roman" w:cs="Times New Roman"/>
        </w:rPr>
        <w:t xml:space="preserve">Se realizarán tres (3) </w:t>
      </w:r>
      <w:proofErr w:type="spellStart"/>
      <w:r w:rsidRPr="005016EE">
        <w:rPr>
          <w:rFonts w:ascii="Times New Roman" w:hAnsi="Times New Roman" w:cs="Times New Roman"/>
        </w:rPr>
        <w:t>Sprints</w:t>
      </w:r>
      <w:proofErr w:type="spellEnd"/>
      <w:r w:rsidRPr="005016EE">
        <w:rPr>
          <w:rFonts w:ascii="Times New Roman" w:hAnsi="Times New Roman" w:cs="Times New Roman"/>
        </w:rPr>
        <w:t>, los cuales cubrirán cada uno las siguientes funciones:</w:t>
      </w:r>
    </w:p>
    <w:p w14:paraId="37104984" w14:textId="77777777" w:rsidR="008A7AE6" w:rsidRPr="005016EE" w:rsidRDefault="008A7AE6" w:rsidP="00432AB2">
      <w:pPr>
        <w:rPr>
          <w:rFonts w:ascii="Times New Roman" w:hAnsi="Times New Roman" w:cs="Times New Roman"/>
        </w:rPr>
      </w:pPr>
    </w:p>
    <w:p w14:paraId="36DFAF82" w14:textId="1FAF6A3A" w:rsidR="00432AB2" w:rsidRPr="005016EE" w:rsidRDefault="008A7AE6" w:rsidP="008A7AE6">
      <w:pPr>
        <w:pStyle w:val="Ttulo3"/>
        <w:rPr>
          <w:rFonts w:ascii="Times New Roman" w:hAnsi="Times New Roman" w:cs="Times New Roman"/>
        </w:rPr>
      </w:pPr>
      <w:bookmarkStart w:id="58" w:name="_Toc86719224"/>
      <w:r w:rsidRPr="005016EE">
        <w:rPr>
          <w:rFonts w:ascii="Times New Roman" w:hAnsi="Times New Roman" w:cs="Times New Roman"/>
        </w:rPr>
        <w:t>Sprint 1</w:t>
      </w:r>
      <w:bookmarkEnd w:id="58"/>
    </w:p>
    <w:p w14:paraId="278AE367" w14:textId="77777777" w:rsidR="00CA522A" w:rsidRPr="005016EE" w:rsidRDefault="00CA522A" w:rsidP="00CA522A">
      <w:pPr>
        <w:rPr>
          <w:rFonts w:ascii="Times New Roman" w:hAnsi="Times New Roman" w:cs="Times New Roman"/>
        </w:rPr>
      </w:pPr>
    </w:p>
    <w:p w14:paraId="07CD9D95" w14:textId="54B1F8D7" w:rsidR="008A7AE6" w:rsidRDefault="00CA522A" w:rsidP="008A7AE6">
      <w:pPr>
        <w:rPr>
          <w:rFonts w:ascii="Times New Roman" w:hAnsi="Times New Roman" w:cs="Times New Roman"/>
        </w:rPr>
      </w:pPr>
      <w:bookmarkStart w:id="59" w:name="_Hlk86710588"/>
      <w:r w:rsidRPr="005016EE">
        <w:rPr>
          <w:rFonts w:ascii="Times New Roman" w:hAnsi="Times New Roman" w:cs="Times New Roman"/>
        </w:rPr>
        <w:t>En la tabla 3 se pueden apreciar los entregables del sprint 1 utilizados para el desarrollo del proyecto</w:t>
      </w:r>
    </w:p>
    <w:p w14:paraId="4AA43DBA" w14:textId="77777777" w:rsidR="001364CA" w:rsidRPr="005016EE" w:rsidRDefault="001364CA" w:rsidP="008A7AE6">
      <w:pPr>
        <w:rPr>
          <w:rFonts w:ascii="Times New Roman" w:hAnsi="Times New Roman" w:cs="Times New Roman"/>
        </w:rPr>
      </w:pPr>
    </w:p>
    <w:p w14:paraId="3D181B43" w14:textId="609FBC4A" w:rsidR="008A7AE6" w:rsidRPr="001364CA" w:rsidRDefault="001364CA" w:rsidP="001364CA">
      <w:pPr>
        <w:pStyle w:val="Descripcin"/>
        <w:keepNext/>
        <w:rPr>
          <w:b/>
          <w:bCs/>
          <w:color w:val="auto"/>
          <w:sz w:val="20"/>
          <w:szCs w:val="20"/>
        </w:rPr>
      </w:pPr>
      <w:bookmarkStart w:id="60" w:name="_Toc86715028"/>
      <w:bookmarkStart w:id="61" w:name="_Toc86719138"/>
      <w:bookmarkEnd w:id="59"/>
      <w:r w:rsidRPr="001364CA">
        <w:rPr>
          <w:b/>
          <w:bCs/>
          <w:color w:val="auto"/>
          <w:sz w:val="20"/>
          <w:szCs w:val="20"/>
        </w:rPr>
        <w:t xml:space="preserve">Tabla </w:t>
      </w:r>
      <w:r w:rsidRPr="001364CA">
        <w:rPr>
          <w:b/>
          <w:bCs/>
          <w:color w:val="auto"/>
          <w:sz w:val="20"/>
          <w:szCs w:val="20"/>
        </w:rPr>
        <w:fldChar w:fldCharType="begin"/>
      </w:r>
      <w:r w:rsidRPr="001364CA">
        <w:rPr>
          <w:b/>
          <w:bCs/>
          <w:color w:val="auto"/>
          <w:sz w:val="20"/>
          <w:szCs w:val="20"/>
        </w:rPr>
        <w:instrText xml:space="preserve"> SEQ Tabla \* ARABIC </w:instrText>
      </w:r>
      <w:r w:rsidRPr="001364CA">
        <w:rPr>
          <w:b/>
          <w:bCs/>
          <w:color w:val="auto"/>
          <w:sz w:val="20"/>
          <w:szCs w:val="20"/>
        </w:rPr>
        <w:fldChar w:fldCharType="separate"/>
      </w:r>
      <w:r w:rsidR="00F331F3">
        <w:rPr>
          <w:b/>
          <w:bCs/>
          <w:noProof/>
          <w:color w:val="auto"/>
          <w:sz w:val="20"/>
          <w:szCs w:val="20"/>
        </w:rPr>
        <w:t>3</w:t>
      </w:r>
      <w:r w:rsidRPr="001364CA">
        <w:rPr>
          <w:b/>
          <w:bCs/>
          <w:color w:val="auto"/>
          <w:sz w:val="20"/>
          <w:szCs w:val="20"/>
        </w:rPr>
        <w:fldChar w:fldCharType="end"/>
      </w:r>
      <w:r w:rsidRPr="001364CA">
        <w:rPr>
          <w:b/>
          <w:bCs/>
          <w:color w:val="auto"/>
          <w:sz w:val="20"/>
          <w:szCs w:val="20"/>
        </w:rPr>
        <w:t>.Entregables del sprint 1</w:t>
      </w:r>
      <w:bookmarkStart w:id="62" w:name="_Hlk86710154"/>
      <w:bookmarkEnd w:id="60"/>
      <w:bookmarkEnd w:id="61"/>
    </w:p>
    <w:tbl>
      <w:tblPr>
        <w:tblStyle w:val="Tablaconcuadrculaclara"/>
        <w:tblW w:w="8759" w:type="dxa"/>
        <w:tblLook w:val="04A0" w:firstRow="1" w:lastRow="0" w:firstColumn="1" w:lastColumn="0" w:noHBand="0" w:noVBand="1"/>
      </w:tblPr>
      <w:tblGrid>
        <w:gridCol w:w="1232"/>
        <w:gridCol w:w="2519"/>
        <w:gridCol w:w="1136"/>
        <w:gridCol w:w="2003"/>
        <w:gridCol w:w="1869"/>
      </w:tblGrid>
      <w:tr w:rsidR="00432AB2" w:rsidRPr="00432AB2" w14:paraId="0D1A14AC" w14:textId="77777777" w:rsidTr="00F37669">
        <w:trPr>
          <w:trHeight w:val="750"/>
        </w:trPr>
        <w:tc>
          <w:tcPr>
            <w:tcW w:w="1232" w:type="dxa"/>
          </w:tcPr>
          <w:bookmarkEnd w:id="62"/>
          <w:p w14:paraId="2732B16A" w14:textId="77777777" w:rsidR="00432AB2" w:rsidRPr="00432AB2" w:rsidRDefault="00432AB2" w:rsidP="00432AB2">
            <w:pPr>
              <w:spacing w:after="0" w:line="240" w:lineRule="auto"/>
              <w:ind w:right="0" w:firstLine="0"/>
              <w:rPr>
                <w:rFonts w:ascii="Times New Roman" w:eastAsia="Calibri" w:hAnsi="Times New Roman" w:cs="Times New Roman"/>
                <w:b/>
                <w:color w:val="auto"/>
              </w:rPr>
            </w:pPr>
            <w:r w:rsidRPr="00432AB2">
              <w:rPr>
                <w:rFonts w:ascii="Times New Roman" w:eastAsia="Calibri" w:hAnsi="Times New Roman" w:cs="Times New Roman"/>
                <w:b/>
                <w:color w:val="auto"/>
              </w:rPr>
              <w:t>Número de iteración</w:t>
            </w:r>
          </w:p>
        </w:tc>
        <w:tc>
          <w:tcPr>
            <w:tcW w:w="2519" w:type="dxa"/>
          </w:tcPr>
          <w:p w14:paraId="5ECCFA6F" w14:textId="77777777" w:rsidR="00432AB2" w:rsidRPr="00432AB2" w:rsidRDefault="00432AB2" w:rsidP="00432AB2">
            <w:pPr>
              <w:spacing w:after="0" w:line="240" w:lineRule="auto"/>
              <w:ind w:right="0" w:firstLine="0"/>
              <w:rPr>
                <w:rFonts w:ascii="Times New Roman" w:eastAsia="Calibri" w:hAnsi="Times New Roman" w:cs="Times New Roman"/>
                <w:color w:val="auto"/>
                <w:szCs w:val="24"/>
                <w:lang w:val="en-US"/>
              </w:rPr>
            </w:pPr>
            <w:proofErr w:type="gramStart"/>
            <w:r w:rsidRPr="00432AB2">
              <w:rPr>
                <w:rFonts w:ascii="Times New Roman" w:eastAsia="Calibri" w:hAnsi="Times New Roman" w:cs="Times New Roman"/>
                <w:b/>
                <w:bCs/>
                <w:color w:val="auto"/>
              </w:rPr>
              <w:t>Actividades a realizar</w:t>
            </w:r>
            <w:proofErr w:type="gramEnd"/>
          </w:p>
        </w:tc>
        <w:tc>
          <w:tcPr>
            <w:tcW w:w="1136" w:type="dxa"/>
          </w:tcPr>
          <w:p w14:paraId="78B066BD" w14:textId="77777777" w:rsidR="00432AB2" w:rsidRPr="00432AB2" w:rsidRDefault="00432AB2" w:rsidP="00432AB2">
            <w:pPr>
              <w:spacing w:after="0" w:line="240" w:lineRule="auto"/>
              <w:ind w:right="0" w:firstLine="0"/>
              <w:rPr>
                <w:rFonts w:ascii="Times New Roman" w:eastAsia="Calibri" w:hAnsi="Times New Roman" w:cs="Times New Roman"/>
                <w:b/>
                <w:color w:val="auto"/>
              </w:rPr>
            </w:pPr>
            <w:r w:rsidRPr="00432AB2">
              <w:rPr>
                <w:rFonts w:ascii="Times New Roman" w:eastAsia="Calibri" w:hAnsi="Times New Roman" w:cs="Times New Roman"/>
                <w:b/>
                <w:color w:val="auto"/>
              </w:rPr>
              <w:t>Versión esperada</w:t>
            </w:r>
          </w:p>
        </w:tc>
        <w:tc>
          <w:tcPr>
            <w:tcW w:w="2003" w:type="dxa"/>
          </w:tcPr>
          <w:p w14:paraId="22624883" w14:textId="77777777" w:rsidR="00432AB2" w:rsidRPr="00432AB2" w:rsidRDefault="00432AB2" w:rsidP="00432AB2">
            <w:pPr>
              <w:spacing w:after="0" w:line="240" w:lineRule="auto"/>
              <w:ind w:right="0" w:firstLine="0"/>
              <w:rPr>
                <w:rFonts w:ascii="Times New Roman" w:eastAsia="Calibri" w:hAnsi="Times New Roman" w:cs="Times New Roman"/>
                <w:b/>
                <w:bCs/>
                <w:color w:val="auto"/>
                <w:szCs w:val="24"/>
              </w:rPr>
            </w:pPr>
            <w:r w:rsidRPr="00432AB2">
              <w:rPr>
                <w:rFonts w:ascii="Times New Roman" w:eastAsia="Calibri" w:hAnsi="Times New Roman" w:cs="Times New Roman"/>
                <w:b/>
                <w:bCs/>
                <w:color w:val="auto"/>
                <w:szCs w:val="24"/>
              </w:rPr>
              <w:t>Entregables</w:t>
            </w:r>
          </w:p>
        </w:tc>
        <w:tc>
          <w:tcPr>
            <w:tcW w:w="1869" w:type="dxa"/>
          </w:tcPr>
          <w:p w14:paraId="2F849A24" w14:textId="77777777" w:rsidR="00432AB2" w:rsidRPr="00432AB2" w:rsidRDefault="00432AB2" w:rsidP="00432AB2">
            <w:pPr>
              <w:spacing w:after="0" w:line="240" w:lineRule="auto"/>
              <w:ind w:right="0" w:firstLine="0"/>
              <w:rPr>
                <w:rFonts w:ascii="Times New Roman" w:eastAsia="Calibri" w:hAnsi="Times New Roman" w:cs="Times New Roman"/>
                <w:b/>
                <w:bCs/>
                <w:color w:val="auto"/>
                <w:szCs w:val="24"/>
              </w:rPr>
            </w:pPr>
            <w:r w:rsidRPr="00432AB2">
              <w:rPr>
                <w:rFonts w:ascii="Times New Roman" w:eastAsia="Calibri" w:hAnsi="Times New Roman" w:cs="Times New Roman"/>
                <w:b/>
                <w:bCs/>
                <w:color w:val="auto"/>
                <w:szCs w:val="24"/>
              </w:rPr>
              <w:t>Tiempo de Desarrollo</w:t>
            </w:r>
          </w:p>
        </w:tc>
      </w:tr>
      <w:tr w:rsidR="00432AB2" w:rsidRPr="00432AB2" w14:paraId="50A7519A" w14:textId="77777777" w:rsidTr="00F37669">
        <w:trPr>
          <w:trHeight w:val="3450"/>
        </w:trPr>
        <w:tc>
          <w:tcPr>
            <w:tcW w:w="1232" w:type="dxa"/>
            <w:vAlign w:val="center"/>
          </w:tcPr>
          <w:p w14:paraId="3C97C9CD" w14:textId="77777777" w:rsidR="00432AB2" w:rsidRPr="00432AB2" w:rsidRDefault="00432AB2" w:rsidP="00432AB2">
            <w:pPr>
              <w:spacing w:after="0" w:line="240" w:lineRule="auto"/>
              <w:ind w:right="0" w:firstLine="0"/>
              <w:jc w:val="center"/>
              <w:rPr>
                <w:rFonts w:ascii="Times New Roman" w:eastAsia="Calibri" w:hAnsi="Times New Roman" w:cs="Times New Roman"/>
                <w:color w:val="auto"/>
              </w:rPr>
            </w:pPr>
            <w:r w:rsidRPr="00432AB2">
              <w:rPr>
                <w:rFonts w:ascii="Times New Roman" w:eastAsia="Calibri" w:hAnsi="Times New Roman" w:cs="Times New Roman"/>
                <w:color w:val="auto"/>
              </w:rPr>
              <w:t>1</w:t>
            </w:r>
          </w:p>
        </w:tc>
        <w:tc>
          <w:tcPr>
            <w:tcW w:w="2519" w:type="dxa"/>
          </w:tcPr>
          <w:p w14:paraId="0836ABC0" w14:textId="08FA8233" w:rsidR="00432AB2" w:rsidRPr="00432AB2" w:rsidRDefault="00432AB2" w:rsidP="00432AB2">
            <w:pPr>
              <w:spacing w:after="0" w:line="240" w:lineRule="auto"/>
              <w:ind w:right="0" w:firstLine="0"/>
              <w:contextualSpacing/>
              <w:jc w:val="left"/>
              <w:rPr>
                <w:del w:id="63" w:author="Luis Pichon" w:date="2021-10-26T11:57:00Z"/>
                <w:rFonts w:ascii="Times New Roman" w:eastAsia="Calibri" w:hAnsi="Times New Roman" w:cs="Times New Roman"/>
                <w:szCs w:val="24"/>
                <w:lang w:val="es-ES"/>
              </w:rPr>
            </w:pPr>
            <w:r w:rsidRPr="005016EE">
              <w:rPr>
                <w:rFonts w:ascii="Times New Roman" w:eastAsia="Times New Roman" w:hAnsi="Times New Roman" w:cs="Times New Roman"/>
                <w:szCs w:val="24"/>
                <w:lang w:val="es-ES"/>
              </w:rPr>
              <w:t xml:space="preserve">Se </w:t>
            </w:r>
            <w:r w:rsidR="008A7AE6" w:rsidRPr="005016EE">
              <w:rPr>
                <w:rFonts w:ascii="Times New Roman" w:eastAsia="Times New Roman" w:hAnsi="Times New Roman" w:cs="Times New Roman"/>
                <w:szCs w:val="24"/>
                <w:lang w:val="es-ES"/>
              </w:rPr>
              <w:t>realizarán</w:t>
            </w:r>
            <w:r w:rsidRPr="005016EE">
              <w:rPr>
                <w:rFonts w:ascii="Times New Roman" w:eastAsia="Times New Roman" w:hAnsi="Times New Roman" w:cs="Times New Roman"/>
                <w:szCs w:val="24"/>
                <w:lang w:val="es-ES"/>
              </w:rPr>
              <w:t xml:space="preserve"> </w:t>
            </w:r>
            <w:r w:rsidR="008A7AE6" w:rsidRPr="005016EE">
              <w:rPr>
                <w:rFonts w:ascii="Times New Roman" w:eastAsia="Times New Roman" w:hAnsi="Times New Roman" w:cs="Times New Roman"/>
                <w:szCs w:val="24"/>
                <w:lang w:val="es-ES"/>
              </w:rPr>
              <w:t>Reuniones con</w:t>
            </w:r>
            <w:r w:rsidRPr="00432AB2">
              <w:rPr>
                <w:rFonts w:ascii="Times New Roman" w:eastAsia="Times New Roman" w:hAnsi="Times New Roman" w:cs="Times New Roman"/>
                <w:szCs w:val="24"/>
                <w:lang w:val="es-ES"/>
              </w:rPr>
              <w:t xml:space="preserve"> el cliente </w:t>
            </w:r>
            <w:r w:rsidRPr="005016EE">
              <w:rPr>
                <w:rFonts w:ascii="Times New Roman" w:eastAsia="Times New Roman" w:hAnsi="Times New Roman" w:cs="Times New Roman"/>
                <w:szCs w:val="24"/>
                <w:lang w:val="es-ES"/>
              </w:rPr>
              <w:t xml:space="preserve">para </w:t>
            </w:r>
            <w:r w:rsidRPr="00432AB2">
              <w:rPr>
                <w:rFonts w:ascii="Times New Roman" w:eastAsia="Times New Roman" w:hAnsi="Times New Roman" w:cs="Times New Roman"/>
                <w:szCs w:val="24"/>
                <w:lang w:val="es-ES"/>
              </w:rPr>
              <w:t>Registrar las historias de usuario</w:t>
            </w:r>
            <w:r w:rsidRPr="005016EE">
              <w:rPr>
                <w:rFonts w:ascii="Times New Roman" w:eastAsia="Times New Roman" w:hAnsi="Times New Roman" w:cs="Times New Roman"/>
                <w:szCs w:val="24"/>
                <w:lang w:val="es-ES"/>
              </w:rPr>
              <w:t>,</w:t>
            </w:r>
            <w:r w:rsidRPr="00432AB2">
              <w:rPr>
                <w:rFonts w:ascii="Times New Roman" w:eastAsia="Times New Roman" w:hAnsi="Times New Roman" w:cs="Times New Roman"/>
                <w:szCs w:val="24"/>
                <w:lang w:val="es-ES"/>
              </w:rPr>
              <w:t xml:space="preserve"> </w:t>
            </w:r>
          </w:p>
          <w:p w14:paraId="27A8C4F7" w14:textId="741278F9" w:rsidR="00432AB2" w:rsidRPr="00432AB2" w:rsidRDefault="00432AB2" w:rsidP="00432AB2">
            <w:pPr>
              <w:spacing w:after="0" w:line="360" w:lineRule="auto"/>
              <w:ind w:right="0" w:firstLine="0"/>
              <w:contextualSpacing/>
              <w:rPr>
                <w:rFonts w:ascii="Times New Roman" w:eastAsia="Calibri" w:hAnsi="Times New Roman" w:cs="Times New Roman"/>
                <w:szCs w:val="24"/>
                <w:lang w:val="es-ES"/>
              </w:rPr>
            </w:pPr>
            <w:r w:rsidRPr="00432AB2">
              <w:rPr>
                <w:rFonts w:ascii="Times New Roman" w:eastAsia="Times New Roman" w:hAnsi="Times New Roman" w:cs="Times New Roman"/>
                <w:szCs w:val="24"/>
                <w:lang w:val="es-ES"/>
              </w:rPr>
              <w:t xml:space="preserve">Validar las historias de </w:t>
            </w:r>
            <w:r w:rsidR="008A7AE6" w:rsidRPr="005016EE">
              <w:rPr>
                <w:rFonts w:ascii="Times New Roman" w:eastAsia="Times New Roman" w:hAnsi="Times New Roman" w:cs="Times New Roman"/>
                <w:szCs w:val="24"/>
                <w:lang w:val="es-ES"/>
              </w:rPr>
              <w:t>usuario, Consolidar</w:t>
            </w:r>
            <w:r w:rsidRPr="00432AB2">
              <w:rPr>
                <w:rFonts w:ascii="Times New Roman" w:eastAsia="Times New Roman" w:hAnsi="Times New Roman" w:cs="Times New Roman"/>
                <w:szCs w:val="24"/>
                <w:lang w:val="es-ES"/>
              </w:rPr>
              <w:t xml:space="preserve"> los requerimientos del cliente </w:t>
            </w:r>
            <w:r w:rsidRPr="005016EE">
              <w:rPr>
                <w:rFonts w:ascii="Times New Roman" w:eastAsia="Times New Roman" w:hAnsi="Times New Roman" w:cs="Times New Roman"/>
                <w:szCs w:val="24"/>
                <w:lang w:val="es-ES"/>
              </w:rPr>
              <w:t xml:space="preserve">y </w:t>
            </w:r>
            <w:r w:rsidR="008A7AE6" w:rsidRPr="005016EE">
              <w:rPr>
                <w:rFonts w:ascii="Times New Roman" w:eastAsia="Times New Roman" w:hAnsi="Times New Roman" w:cs="Times New Roman"/>
                <w:szCs w:val="24"/>
                <w:lang w:val="es-ES"/>
              </w:rPr>
              <w:t xml:space="preserve">generar el </w:t>
            </w:r>
            <w:r w:rsidRPr="00432AB2">
              <w:rPr>
                <w:rFonts w:ascii="Times New Roman" w:eastAsia="Times New Roman" w:hAnsi="Times New Roman" w:cs="Times New Roman"/>
                <w:szCs w:val="24"/>
                <w:lang w:val="es-ES"/>
              </w:rPr>
              <w:t>Desarrollo del módulo para gestión de cliente</w:t>
            </w:r>
          </w:p>
          <w:p w14:paraId="10990DAD" w14:textId="77777777" w:rsidR="00432AB2" w:rsidRPr="00432AB2" w:rsidRDefault="00432AB2" w:rsidP="00432AB2">
            <w:pPr>
              <w:spacing w:after="0" w:line="240" w:lineRule="auto"/>
              <w:ind w:right="0" w:firstLine="0"/>
              <w:contextualSpacing/>
              <w:jc w:val="left"/>
              <w:rPr>
                <w:rFonts w:ascii="Times New Roman" w:eastAsia="Calibri" w:hAnsi="Times New Roman" w:cs="Times New Roman"/>
                <w:color w:val="auto"/>
                <w:szCs w:val="24"/>
              </w:rPr>
            </w:pPr>
          </w:p>
        </w:tc>
        <w:tc>
          <w:tcPr>
            <w:tcW w:w="1136" w:type="dxa"/>
            <w:vAlign w:val="center"/>
          </w:tcPr>
          <w:p w14:paraId="5AAE666F" w14:textId="77777777" w:rsidR="00432AB2" w:rsidRPr="00432AB2" w:rsidRDefault="00432AB2" w:rsidP="00432AB2">
            <w:pPr>
              <w:spacing w:after="0" w:line="240" w:lineRule="auto"/>
              <w:ind w:right="0" w:firstLine="0"/>
              <w:jc w:val="center"/>
              <w:rPr>
                <w:rFonts w:ascii="Times New Roman" w:eastAsia="Calibri" w:hAnsi="Times New Roman" w:cs="Times New Roman"/>
                <w:color w:val="auto"/>
              </w:rPr>
            </w:pPr>
            <w:r w:rsidRPr="00432AB2">
              <w:rPr>
                <w:rFonts w:ascii="Times New Roman" w:eastAsia="Calibri" w:hAnsi="Times New Roman" w:cs="Times New Roman"/>
                <w:color w:val="auto"/>
              </w:rPr>
              <w:t>0.1</w:t>
            </w:r>
          </w:p>
        </w:tc>
        <w:tc>
          <w:tcPr>
            <w:tcW w:w="2003" w:type="dxa"/>
          </w:tcPr>
          <w:p w14:paraId="6F9CA031" w14:textId="77777777" w:rsidR="00432AB2" w:rsidRPr="00432AB2" w:rsidRDefault="00432AB2" w:rsidP="00432AB2">
            <w:pPr>
              <w:spacing w:after="0" w:line="360" w:lineRule="auto"/>
              <w:ind w:left="360" w:right="0" w:hanging="360"/>
              <w:rPr>
                <w:rFonts w:ascii="Times New Roman" w:eastAsia="Times New Roman" w:hAnsi="Times New Roman" w:cs="Times New Roman"/>
                <w:szCs w:val="24"/>
              </w:rPr>
            </w:pPr>
            <w:r w:rsidRPr="00432AB2">
              <w:rPr>
                <w:rFonts w:ascii="Times New Roman" w:eastAsia="Times New Roman" w:hAnsi="Times New Roman" w:cs="Times New Roman"/>
                <w:szCs w:val="24"/>
              </w:rPr>
              <w:t>Historias de usuario</w:t>
            </w:r>
          </w:p>
          <w:p w14:paraId="66BA58E8" w14:textId="77777777" w:rsidR="00432AB2" w:rsidRPr="00432AB2" w:rsidRDefault="00432AB2" w:rsidP="00432AB2">
            <w:pPr>
              <w:spacing w:after="0" w:line="360" w:lineRule="auto"/>
              <w:ind w:left="360" w:right="0" w:hanging="360"/>
              <w:rPr>
                <w:rFonts w:ascii="Times New Roman" w:eastAsia="Times New Roman" w:hAnsi="Times New Roman" w:cs="Times New Roman"/>
                <w:szCs w:val="24"/>
              </w:rPr>
            </w:pPr>
            <w:r w:rsidRPr="00432AB2">
              <w:rPr>
                <w:rFonts w:ascii="Times New Roman" w:eastAsia="Times New Roman" w:hAnsi="Times New Roman" w:cs="Times New Roman"/>
                <w:szCs w:val="24"/>
              </w:rPr>
              <w:t>Módulo para gestión de cliente</w:t>
            </w:r>
          </w:p>
          <w:p w14:paraId="15F1A5B5" w14:textId="77777777" w:rsidR="00432AB2" w:rsidRPr="00432AB2" w:rsidRDefault="00432AB2" w:rsidP="00432AB2">
            <w:pPr>
              <w:spacing w:after="0" w:line="240" w:lineRule="auto"/>
              <w:ind w:right="0" w:firstLine="0"/>
              <w:jc w:val="center"/>
              <w:rPr>
                <w:rFonts w:ascii="Times New Roman" w:eastAsia="Calibri" w:hAnsi="Times New Roman" w:cs="Times New Roman"/>
                <w:color w:val="auto"/>
                <w:szCs w:val="24"/>
              </w:rPr>
            </w:pPr>
          </w:p>
        </w:tc>
        <w:tc>
          <w:tcPr>
            <w:tcW w:w="1869" w:type="dxa"/>
          </w:tcPr>
          <w:p w14:paraId="726EDA08" w14:textId="7E65F478" w:rsidR="00432AB2" w:rsidRPr="00432AB2" w:rsidRDefault="00432AB2" w:rsidP="00432AB2">
            <w:pPr>
              <w:spacing w:after="0" w:line="240" w:lineRule="auto"/>
              <w:ind w:right="0" w:firstLine="0"/>
              <w:jc w:val="left"/>
              <w:rPr>
                <w:rFonts w:ascii="Times New Roman" w:eastAsia="Calibri" w:hAnsi="Times New Roman" w:cs="Times New Roman"/>
                <w:color w:val="auto"/>
              </w:rPr>
            </w:pPr>
            <w:r w:rsidRPr="00432AB2">
              <w:rPr>
                <w:rFonts w:ascii="Times New Roman" w:eastAsia="Calibri" w:hAnsi="Times New Roman" w:cs="Times New Roman"/>
                <w:color w:val="auto"/>
              </w:rPr>
              <w:t xml:space="preserve">25 </w:t>
            </w:r>
            <w:r w:rsidRPr="005016EE">
              <w:rPr>
                <w:rFonts w:ascii="Times New Roman" w:eastAsia="Calibri" w:hAnsi="Times New Roman" w:cs="Times New Roman"/>
                <w:color w:val="auto"/>
              </w:rPr>
              <w:t>días</w:t>
            </w:r>
            <w:r w:rsidRPr="00432AB2">
              <w:rPr>
                <w:rFonts w:ascii="Times New Roman" w:eastAsia="Calibri" w:hAnsi="Times New Roman" w:cs="Times New Roman"/>
                <w:color w:val="auto"/>
              </w:rPr>
              <w:t xml:space="preserve"> de desarrollo</w:t>
            </w:r>
          </w:p>
          <w:p w14:paraId="21AF5779" w14:textId="77777777" w:rsidR="00432AB2" w:rsidRPr="00432AB2" w:rsidRDefault="00432AB2" w:rsidP="00432AB2">
            <w:pPr>
              <w:spacing w:after="0" w:line="240" w:lineRule="auto"/>
              <w:ind w:right="0" w:firstLine="0"/>
              <w:jc w:val="left"/>
              <w:rPr>
                <w:rFonts w:ascii="Times New Roman" w:eastAsia="Calibri" w:hAnsi="Times New Roman" w:cs="Times New Roman"/>
                <w:color w:val="auto"/>
              </w:rPr>
            </w:pPr>
          </w:p>
          <w:p w14:paraId="5EBB8C74" w14:textId="77777777" w:rsidR="00432AB2" w:rsidRPr="00432AB2" w:rsidRDefault="00432AB2" w:rsidP="00432AB2">
            <w:pPr>
              <w:spacing w:after="0" w:line="240" w:lineRule="auto"/>
              <w:ind w:right="0" w:firstLine="0"/>
              <w:jc w:val="left"/>
              <w:rPr>
                <w:rFonts w:ascii="Times New Roman" w:eastAsia="Calibri" w:hAnsi="Times New Roman" w:cs="Times New Roman"/>
                <w:color w:val="auto"/>
              </w:rPr>
            </w:pPr>
          </w:p>
          <w:p w14:paraId="5C0833A0" w14:textId="77777777" w:rsidR="00432AB2" w:rsidRPr="00432AB2" w:rsidRDefault="00432AB2" w:rsidP="00432AB2">
            <w:pPr>
              <w:spacing w:after="0" w:line="240" w:lineRule="auto"/>
              <w:ind w:right="0" w:firstLine="0"/>
              <w:jc w:val="left"/>
              <w:rPr>
                <w:rFonts w:ascii="Times New Roman" w:eastAsia="Calibri" w:hAnsi="Times New Roman" w:cs="Times New Roman"/>
                <w:color w:val="auto"/>
              </w:rPr>
            </w:pPr>
          </w:p>
          <w:p w14:paraId="41B17A22" w14:textId="1C77D719" w:rsidR="00432AB2" w:rsidRPr="00432AB2" w:rsidRDefault="00432AB2" w:rsidP="00432AB2">
            <w:pPr>
              <w:spacing w:after="0" w:line="240" w:lineRule="auto"/>
              <w:ind w:right="0" w:firstLine="0"/>
              <w:jc w:val="left"/>
              <w:rPr>
                <w:rFonts w:ascii="Times New Roman" w:eastAsia="Calibri" w:hAnsi="Times New Roman" w:cs="Times New Roman"/>
                <w:color w:val="auto"/>
              </w:rPr>
            </w:pPr>
            <w:r w:rsidRPr="00432AB2">
              <w:rPr>
                <w:rFonts w:ascii="Times New Roman" w:eastAsia="Calibri" w:hAnsi="Times New Roman" w:cs="Times New Roman"/>
                <w:color w:val="auto"/>
              </w:rPr>
              <w:t xml:space="preserve">5 </w:t>
            </w:r>
            <w:r w:rsidRPr="005016EE">
              <w:rPr>
                <w:rFonts w:ascii="Times New Roman" w:eastAsia="Calibri" w:hAnsi="Times New Roman" w:cs="Times New Roman"/>
                <w:color w:val="auto"/>
              </w:rPr>
              <w:t>días</w:t>
            </w:r>
            <w:r w:rsidRPr="00432AB2">
              <w:rPr>
                <w:rFonts w:ascii="Times New Roman" w:eastAsia="Calibri" w:hAnsi="Times New Roman" w:cs="Times New Roman"/>
                <w:color w:val="auto"/>
              </w:rPr>
              <w:t xml:space="preserve"> de Prueba</w:t>
            </w:r>
          </w:p>
        </w:tc>
      </w:tr>
    </w:tbl>
    <w:p w14:paraId="669BAC6E" w14:textId="77777777" w:rsidR="008A7AE6" w:rsidRPr="005016EE" w:rsidRDefault="008A7AE6" w:rsidP="008A7AE6">
      <w:pPr>
        <w:spacing w:after="130"/>
        <w:ind w:left="-3" w:right="0"/>
        <w:rPr>
          <w:rFonts w:ascii="Times New Roman" w:hAnsi="Times New Roman" w:cs="Times New Roman"/>
        </w:rPr>
      </w:pPr>
      <w:r w:rsidRPr="005016EE">
        <w:rPr>
          <w:rFonts w:ascii="Times New Roman" w:hAnsi="Times New Roman" w:cs="Times New Roman"/>
        </w:rPr>
        <w:t xml:space="preserve">Fuente: elaboración propia. </w:t>
      </w:r>
    </w:p>
    <w:p w14:paraId="1D2446B1" w14:textId="25FB2583" w:rsidR="00F52241" w:rsidRPr="005016EE" w:rsidRDefault="00F52241" w:rsidP="00F52241">
      <w:pPr>
        <w:rPr>
          <w:rFonts w:ascii="Times New Roman" w:hAnsi="Times New Roman" w:cs="Times New Roman"/>
        </w:rPr>
      </w:pPr>
    </w:p>
    <w:p w14:paraId="2EDADCFF" w14:textId="1D5CE447" w:rsidR="008A7AE6" w:rsidRPr="005016EE" w:rsidRDefault="008A7AE6" w:rsidP="00F52241">
      <w:pPr>
        <w:rPr>
          <w:rFonts w:ascii="Times New Roman" w:hAnsi="Times New Roman" w:cs="Times New Roman"/>
        </w:rPr>
      </w:pPr>
    </w:p>
    <w:p w14:paraId="0FAE2FC5" w14:textId="286B3FFB" w:rsidR="008A7AE6" w:rsidRPr="005016EE" w:rsidRDefault="008A7AE6" w:rsidP="00F52241">
      <w:pPr>
        <w:rPr>
          <w:rFonts w:ascii="Times New Roman" w:hAnsi="Times New Roman" w:cs="Times New Roman"/>
        </w:rPr>
      </w:pPr>
    </w:p>
    <w:p w14:paraId="476080BD" w14:textId="5C1B4E0E" w:rsidR="008A7AE6" w:rsidRPr="005016EE" w:rsidRDefault="008A7AE6" w:rsidP="0037124E">
      <w:pPr>
        <w:ind w:firstLine="0"/>
        <w:rPr>
          <w:rFonts w:ascii="Times New Roman" w:hAnsi="Times New Roman" w:cs="Times New Roman"/>
        </w:rPr>
      </w:pPr>
    </w:p>
    <w:p w14:paraId="5C37AE12" w14:textId="3849AD07" w:rsidR="008A7AE6" w:rsidRPr="005016EE" w:rsidRDefault="008A7AE6" w:rsidP="008A7AE6">
      <w:pPr>
        <w:pStyle w:val="Ttulo3"/>
        <w:rPr>
          <w:rFonts w:ascii="Times New Roman" w:hAnsi="Times New Roman" w:cs="Times New Roman"/>
        </w:rPr>
      </w:pPr>
      <w:bookmarkStart w:id="64" w:name="_Toc86719225"/>
      <w:r w:rsidRPr="005016EE">
        <w:rPr>
          <w:rFonts w:ascii="Times New Roman" w:hAnsi="Times New Roman" w:cs="Times New Roman"/>
        </w:rPr>
        <w:lastRenderedPageBreak/>
        <w:t>Sprint 2</w:t>
      </w:r>
      <w:bookmarkEnd w:id="64"/>
    </w:p>
    <w:p w14:paraId="3CD07FA0" w14:textId="77777777" w:rsidR="0037124E" w:rsidRDefault="0037124E" w:rsidP="0037124E">
      <w:pPr>
        <w:ind w:firstLine="0"/>
        <w:rPr>
          <w:rFonts w:ascii="Times New Roman" w:hAnsi="Times New Roman" w:cs="Times New Roman"/>
        </w:rPr>
      </w:pPr>
    </w:p>
    <w:p w14:paraId="6D345E52" w14:textId="25BCF624" w:rsidR="0037124E" w:rsidRDefault="00507A56" w:rsidP="0037124E">
      <w:pPr>
        <w:ind w:firstLine="0"/>
        <w:rPr>
          <w:rFonts w:ascii="Times New Roman" w:hAnsi="Times New Roman" w:cs="Times New Roman"/>
        </w:rPr>
      </w:pPr>
      <w:r w:rsidRPr="005016EE">
        <w:rPr>
          <w:rFonts w:ascii="Times New Roman" w:hAnsi="Times New Roman" w:cs="Times New Roman"/>
        </w:rPr>
        <w:t>A continuación, podemos apreciar los entregables del sprint 2 contenidos en la tabla 4 utilizados para el desarrollo del proyecto</w:t>
      </w:r>
      <w:bookmarkStart w:id="65" w:name="_Toc86715029"/>
    </w:p>
    <w:p w14:paraId="5D3B94D3" w14:textId="77777777" w:rsidR="0037124E" w:rsidRDefault="0037124E" w:rsidP="0037124E">
      <w:pPr>
        <w:ind w:firstLine="0"/>
        <w:rPr>
          <w:rFonts w:ascii="Times New Roman" w:hAnsi="Times New Roman" w:cs="Times New Roman"/>
        </w:rPr>
      </w:pPr>
    </w:p>
    <w:p w14:paraId="54AA3118" w14:textId="746F4EF1" w:rsidR="008A7AE6" w:rsidRPr="0037124E" w:rsidRDefault="001364CA" w:rsidP="0037124E">
      <w:pPr>
        <w:rPr>
          <w:rFonts w:ascii="Times New Roman" w:hAnsi="Times New Roman" w:cs="Times New Roman"/>
        </w:rPr>
      </w:pPr>
      <w:bookmarkStart w:id="66" w:name="_Toc86719139"/>
      <w:r w:rsidRPr="001364CA">
        <w:rPr>
          <w:b/>
          <w:bCs/>
          <w:color w:val="auto"/>
          <w:sz w:val="20"/>
          <w:szCs w:val="20"/>
        </w:rPr>
        <w:t xml:space="preserve">Tabla </w:t>
      </w:r>
      <w:r w:rsidRPr="001364CA">
        <w:rPr>
          <w:b/>
          <w:bCs/>
          <w:color w:val="auto"/>
          <w:sz w:val="20"/>
          <w:szCs w:val="20"/>
        </w:rPr>
        <w:fldChar w:fldCharType="begin"/>
      </w:r>
      <w:r w:rsidRPr="001364CA">
        <w:rPr>
          <w:b/>
          <w:bCs/>
          <w:color w:val="auto"/>
          <w:sz w:val="20"/>
          <w:szCs w:val="20"/>
        </w:rPr>
        <w:instrText xml:space="preserve"> SEQ Tabla \* ARABIC </w:instrText>
      </w:r>
      <w:r w:rsidRPr="001364CA">
        <w:rPr>
          <w:b/>
          <w:bCs/>
          <w:color w:val="auto"/>
          <w:sz w:val="20"/>
          <w:szCs w:val="20"/>
        </w:rPr>
        <w:fldChar w:fldCharType="separate"/>
      </w:r>
      <w:r w:rsidR="00F331F3">
        <w:rPr>
          <w:b/>
          <w:bCs/>
          <w:noProof/>
          <w:color w:val="auto"/>
          <w:sz w:val="20"/>
          <w:szCs w:val="20"/>
        </w:rPr>
        <w:t>4</w:t>
      </w:r>
      <w:r w:rsidRPr="001364CA">
        <w:rPr>
          <w:b/>
          <w:bCs/>
          <w:color w:val="auto"/>
          <w:sz w:val="20"/>
          <w:szCs w:val="20"/>
        </w:rPr>
        <w:fldChar w:fldCharType="end"/>
      </w:r>
      <w:r w:rsidRPr="001364CA">
        <w:rPr>
          <w:b/>
          <w:bCs/>
          <w:color w:val="auto"/>
          <w:sz w:val="20"/>
          <w:szCs w:val="20"/>
        </w:rPr>
        <w:t>.Entregables del sprint 2</w:t>
      </w:r>
      <w:bookmarkEnd w:id="65"/>
      <w:bookmarkEnd w:id="66"/>
    </w:p>
    <w:tbl>
      <w:tblPr>
        <w:tblStyle w:val="Tablaconcuadrculaclara"/>
        <w:tblW w:w="8759" w:type="dxa"/>
        <w:tblLook w:val="04A0" w:firstRow="1" w:lastRow="0" w:firstColumn="1" w:lastColumn="0" w:noHBand="0" w:noVBand="1"/>
      </w:tblPr>
      <w:tblGrid>
        <w:gridCol w:w="1232"/>
        <w:gridCol w:w="2519"/>
        <w:gridCol w:w="1136"/>
        <w:gridCol w:w="2003"/>
        <w:gridCol w:w="1869"/>
      </w:tblGrid>
      <w:tr w:rsidR="008A7AE6" w:rsidRPr="008A7AE6" w14:paraId="2727FDB3" w14:textId="77777777" w:rsidTr="00F37669">
        <w:trPr>
          <w:trHeight w:val="750"/>
        </w:trPr>
        <w:tc>
          <w:tcPr>
            <w:tcW w:w="1232" w:type="dxa"/>
          </w:tcPr>
          <w:p w14:paraId="46DACC45" w14:textId="77777777" w:rsidR="008A7AE6" w:rsidRPr="008A7AE6" w:rsidRDefault="008A7AE6" w:rsidP="008A7AE6">
            <w:pPr>
              <w:spacing w:after="0" w:line="240" w:lineRule="auto"/>
              <w:ind w:right="0" w:firstLine="0"/>
              <w:rPr>
                <w:rFonts w:ascii="Times New Roman" w:eastAsia="Calibri" w:hAnsi="Times New Roman" w:cs="Times New Roman"/>
                <w:b/>
                <w:color w:val="auto"/>
              </w:rPr>
            </w:pPr>
            <w:r w:rsidRPr="008A7AE6">
              <w:rPr>
                <w:rFonts w:ascii="Times New Roman" w:eastAsia="Calibri" w:hAnsi="Times New Roman" w:cs="Times New Roman"/>
                <w:b/>
                <w:color w:val="auto"/>
              </w:rPr>
              <w:t>Número de iteración</w:t>
            </w:r>
          </w:p>
        </w:tc>
        <w:tc>
          <w:tcPr>
            <w:tcW w:w="2519" w:type="dxa"/>
          </w:tcPr>
          <w:p w14:paraId="52DB40D7" w14:textId="77777777" w:rsidR="008A7AE6" w:rsidRPr="008A7AE6" w:rsidRDefault="008A7AE6" w:rsidP="008A7AE6">
            <w:pPr>
              <w:spacing w:after="0" w:line="240" w:lineRule="auto"/>
              <w:ind w:right="0" w:firstLine="0"/>
              <w:rPr>
                <w:rFonts w:ascii="Times New Roman" w:eastAsia="Calibri" w:hAnsi="Times New Roman" w:cs="Times New Roman"/>
                <w:color w:val="auto"/>
                <w:szCs w:val="24"/>
                <w:lang w:val="en-US"/>
              </w:rPr>
            </w:pPr>
            <w:proofErr w:type="gramStart"/>
            <w:r w:rsidRPr="008A7AE6">
              <w:rPr>
                <w:rFonts w:ascii="Times New Roman" w:eastAsia="Calibri" w:hAnsi="Times New Roman" w:cs="Times New Roman"/>
                <w:b/>
                <w:bCs/>
                <w:color w:val="auto"/>
              </w:rPr>
              <w:t>Actividades a realizar</w:t>
            </w:r>
            <w:proofErr w:type="gramEnd"/>
          </w:p>
        </w:tc>
        <w:tc>
          <w:tcPr>
            <w:tcW w:w="1136" w:type="dxa"/>
          </w:tcPr>
          <w:p w14:paraId="405366C6" w14:textId="77777777" w:rsidR="008A7AE6" w:rsidRPr="008A7AE6" w:rsidRDefault="008A7AE6" w:rsidP="008A7AE6">
            <w:pPr>
              <w:spacing w:after="0" w:line="240" w:lineRule="auto"/>
              <w:ind w:right="0" w:firstLine="0"/>
              <w:rPr>
                <w:rFonts w:ascii="Times New Roman" w:eastAsia="Calibri" w:hAnsi="Times New Roman" w:cs="Times New Roman"/>
                <w:b/>
                <w:color w:val="auto"/>
              </w:rPr>
            </w:pPr>
            <w:r w:rsidRPr="008A7AE6">
              <w:rPr>
                <w:rFonts w:ascii="Times New Roman" w:eastAsia="Calibri" w:hAnsi="Times New Roman" w:cs="Times New Roman"/>
                <w:b/>
                <w:color w:val="auto"/>
              </w:rPr>
              <w:t>Versión esperada</w:t>
            </w:r>
          </w:p>
        </w:tc>
        <w:tc>
          <w:tcPr>
            <w:tcW w:w="2003" w:type="dxa"/>
          </w:tcPr>
          <w:p w14:paraId="5A9A9EA2" w14:textId="77777777" w:rsidR="008A7AE6" w:rsidRPr="008A7AE6" w:rsidRDefault="008A7AE6" w:rsidP="008A7AE6">
            <w:pPr>
              <w:spacing w:after="0" w:line="240" w:lineRule="auto"/>
              <w:ind w:right="0" w:firstLine="0"/>
              <w:rPr>
                <w:rFonts w:ascii="Times New Roman" w:eastAsia="Calibri" w:hAnsi="Times New Roman" w:cs="Times New Roman"/>
                <w:b/>
                <w:bCs/>
                <w:color w:val="auto"/>
                <w:szCs w:val="24"/>
              </w:rPr>
            </w:pPr>
            <w:r w:rsidRPr="008A7AE6">
              <w:rPr>
                <w:rFonts w:ascii="Times New Roman" w:eastAsia="Calibri" w:hAnsi="Times New Roman" w:cs="Times New Roman"/>
                <w:b/>
                <w:bCs/>
                <w:color w:val="auto"/>
                <w:szCs w:val="24"/>
              </w:rPr>
              <w:t>Entregables</w:t>
            </w:r>
          </w:p>
        </w:tc>
        <w:tc>
          <w:tcPr>
            <w:tcW w:w="1869" w:type="dxa"/>
          </w:tcPr>
          <w:p w14:paraId="78C48B7C" w14:textId="77777777" w:rsidR="008A7AE6" w:rsidRPr="008A7AE6" w:rsidRDefault="008A7AE6" w:rsidP="008A7AE6">
            <w:pPr>
              <w:spacing w:after="0" w:line="240" w:lineRule="auto"/>
              <w:ind w:right="0" w:firstLine="0"/>
              <w:rPr>
                <w:rFonts w:ascii="Times New Roman" w:eastAsia="Calibri" w:hAnsi="Times New Roman" w:cs="Times New Roman"/>
                <w:b/>
                <w:bCs/>
                <w:color w:val="auto"/>
                <w:szCs w:val="24"/>
              </w:rPr>
            </w:pPr>
            <w:r w:rsidRPr="008A7AE6">
              <w:rPr>
                <w:rFonts w:ascii="Times New Roman" w:eastAsia="Calibri" w:hAnsi="Times New Roman" w:cs="Times New Roman"/>
                <w:b/>
                <w:bCs/>
                <w:color w:val="auto"/>
                <w:szCs w:val="24"/>
              </w:rPr>
              <w:t>Tiempo de Desarrollo</w:t>
            </w:r>
          </w:p>
        </w:tc>
      </w:tr>
      <w:tr w:rsidR="008A7AE6" w:rsidRPr="008A7AE6" w14:paraId="28516F77" w14:textId="77777777" w:rsidTr="00F37669">
        <w:tc>
          <w:tcPr>
            <w:tcW w:w="1232" w:type="dxa"/>
            <w:vAlign w:val="center"/>
          </w:tcPr>
          <w:p w14:paraId="443C7400" w14:textId="77777777" w:rsidR="008A7AE6" w:rsidRPr="008A7AE6" w:rsidRDefault="008A7AE6" w:rsidP="008A7AE6">
            <w:pPr>
              <w:spacing w:after="0" w:line="240" w:lineRule="auto"/>
              <w:ind w:right="0" w:firstLine="0"/>
              <w:jc w:val="center"/>
              <w:rPr>
                <w:rFonts w:ascii="Times New Roman" w:eastAsia="Calibri" w:hAnsi="Times New Roman" w:cs="Times New Roman"/>
                <w:color w:val="auto"/>
              </w:rPr>
            </w:pPr>
            <w:r w:rsidRPr="008A7AE6">
              <w:rPr>
                <w:rFonts w:ascii="Times New Roman" w:eastAsia="Calibri" w:hAnsi="Times New Roman" w:cs="Times New Roman"/>
                <w:color w:val="auto"/>
              </w:rPr>
              <w:t>2</w:t>
            </w:r>
          </w:p>
        </w:tc>
        <w:tc>
          <w:tcPr>
            <w:tcW w:w="2519" w:type="dxa"/>
          </w:tcPr>
          <w:p w14:paraId="5E3AF1C6" w14:textId="77777777" w:rsidR="008A7AE6" w:rsidRPr="008A7AE6" w:rsidRDefault="008A7AE6" w:rsidP="008A7AE6">
            <w:pPr>
              <w:spacing w:after="0" w:line="240" w:lineRule="auto"/>
              <w:ind w:right="0" w:firstLine="0"/>
              <w:jc w:val="left"/>
              <w:rPr>
                <w:ins w:id="67" w:author="Luis Pichon" w:date="2021-10-26T11:56:00Z"/>
                <w:rFonts w:ascii="Times New Roman" w:eastAsia="Times New Roman" w:hAnsi="Times New Roman" w:cs="Times New Roman"/>
                <w:szCs w:val="24"/>
                <w:lang w:val="es-ES"/>
              </w:rPr>
            </w:pPr>
          </w:p>
          <w:p w14:paraId="165A279A" w14:textId="77777777" w:rsidR="008A7AE6" w:rsidRPr="008A7AE6" w:rsidRDefault="008A7AE6" w:rsidP="008A7AE6">
            <w:pPr>
              <w:spacing w:after="0" w:line="240" w:lineRule="auto"/>
              <w:ind w:right="0" w:firstLine="0"/>
              <w:contextualSpacing/>
              <w:jc w:val="left"/>
              <w:rPr>
                <w:rFonts w:ascii="Times New Roman" w:eastAsia="Calibri" w:hAnsi="Times New Roman" w:cs="Times New Roman"/>
                <w:szCs w:val="24"/>
                <w:lang w:val="es-ES"/>
              </w:rPr>
            </w:pPr>
            <w:r w:rsidRPr="008A7AE6">
              <w:rPr>
                <w:rFonts w:ascii="Times New Roman" w:eastAsia="Times New Roman" w:hAnsi="Times New Roman" w:cs="Times New Roman"/>
                <w:szCs w:val="24"/>
                <w:lang w:val="es-ES"/>
              </w:rPr>
              <w:t>Documentación del diseño web.</w:t>
            </w:r>
          </w:p>
          <w:p w14:paraId="1BADFD4A" w14:textId="77777777" w:rsidR="008A7AE6" w:rsidRPr="008A7AE6" w:rsidRDefault="008A7AE6" w:rsidP="008A7AE6">
            <w:pPr>
              <w:spacing w:after="0" w:line="360" w:lineRule="auto"/>
              <w:ind w:right="0" w:firstLine="0"/>
              <w:contextualSpacing/>
              <w:rPr>
                <w:rFonts w:ascii="Times New Roman" w:eastAsia="Calibri" w:hAnsi="Times New Roman" w:cs="Times New Roman"/>
                <w:szCs w:val="24"/>
                <w:lang w:val="es-ES"/>
              </w:rPr>
            </w:pPr>
            <w:r w:rsidRPr="008A7AE6">
              <w:rPr>
                <w:rFonts w:ascii="Times New Roman" w:eastAsia="Times New Roman" w:hAnsi="Times New Roman" w:cs="Times New Roman"/>
                <w:szCs w:val="24"/>
                <w:lang w:val="es-ES"/>
              </w:rPr>
              <w:t xml:space="preserve">Diseño de Mockups de </w:t>
            </w:r>
            <w:proofErr w:type="gramStart"/>
            <w:r w:rsidRPr="008A7AE6">
              <w:rPr>
                <w:rFonts w:ascii="Times New Roman" w:eastAsia="Times New Roman" w:hAnsi="Times New Roman" w:cs="Times New Roman"/>
                <w:szCs w:val="24"/>
                <w:lang w:val="es-ES"/>
              </w:rPr>
              <w:t>interface</w:t>
            </w:r>
            <w:proofErr w:type="gramEnd"/>
            <w:r w:rsidRPr="008A7AE6">
              <w:rPr>
                <w:rFonts w:ascii="Times New Roman" w:eastAsia="Times New Roman" w:hAnsi="Times New Roman" w:cs="Times New Roman"/>
                <w:szCs w:val="24"/>
                <w:lang w:val="es-ES"/>
              </w:rPr>
              <w:t>.</w:t>
            </w:r>
          </w:p>
          <w:p w14:paraId="7CDAB827" w14:textId="77777777" w:rsidR="008A7AE6" w:rsidRPr="008A7AE6" w:rsidRDefault="008A7AE6" w:rsidP="008A7AE6">
            <w:pPr>
              <w:spacing w:after="0" w:line="360" w:lineRule="auto"/>
              <w:ind w:right="0" w:firstLine="0"/>
              <w:contextualSpacing/>
              <w:rPr>
                <w:del w:id="68" w:author="Luis Pichon" w:date="2021-10-26T11:57:00Z"/>
                <w:rFonts w:ascii="Times New Roman" w:eastAsia="Calibri" w:hAnsi="Times New Roman" w:cs="Times New Roman"/>
                <w:szCs w:val="24"/>
                <w:lang w:val="es-ES"/>
              </w:rPr>
            </w:pPr>
            <w:r w:rsidRPr="008A7AE6">
              <w:rPr>
                <w:rFonts w:ascii="Times New Roman" w:eastAsia="Times New Roman" w:hAnsi="Times New Roman" w:cs="Times New Roman"/>
                <w:szCs w:val="24"/>
                <w:lang w:val="es-ES"/>
              </w:rPr>
              <w:t xml:space="preserve">Desarrollo de módulo de inventario </w:t>
            </w:r>
          </w:p>
          <w:p w14:paraId="6DD799D0" w14:textId="77777777" w:rsidR="008A7AE6" w:rsidRPr="008A7AE6" w:rsidRDefault="008A7AE6" w:rsidP="008A7AE6">
            <w:pPr>
              <w:spacing w:after="0" w:line="240" w:lineRule="auto"/>
              <w:ind w:right="0" w:firstLine="0"/>
              <w:contextualSpacing/>
              <w:jc w:val="left"/>
              <w:rPr>
                <w:rFonts w:ascii="Times New Roman" w:eastAsia="Calibri" w:hAnsi="Times New Roman" w:cs="Times New Roman"/>
                <w:color w:val="auto"/>
                <w:szCs w:val="24"/>
              </w:rPr>
            </w:pPr>
          </w:p>
        </w:tc>
        <w:tc>
          <w:tcPr>
            <w:tcW w:w="1136" w:type="dxa"/>
            <w:vAlign w:val="center"/>
          </w:tcPr>
          <w:p w14:paraId="0334C544" w14:textId="77777777" w:rsidR="008A7AE6" w:rsidRPr="008A7AE6" w:rsidRDefault="008A7AE6" w:rsidP="008A7AE6">
            <w:pPr>
              <w:spacing w:after="0" w:line="240" w:lineRule="auto"/>
              <w:ind w:right="0" w:firstLine="0"/>
              <w:jc w:val="center"/>
              <w:rPr>
                <w:rFonts w:ascii="Times New Roman" w:eastAsia="Calibri" w:hAnsi="Times New Roman" w:cs="Times New Roman"/>
                <w:color w:val="auto"/>
              </w:rPr>
            </w:pPr>
            <w:r w:rsidRPr="008A7AE6">
              <w:rPr>
                <w:rFonts w:ascii="Times New Roman" w:eastAsia="Calibri" w:hAnsi="Times New Roman" w:cs="Times New Roman"/>
                <w:color w:val="auto"/>
              </w:rPr>
              <w:t>0.2</w:t>
            </w:r>
          </w:p>
        </w:tc>
        <w:tc>
          <w:tcPr>
            <w:tcW w:w="2003" w:type="dxa"/>
          </w:tcPr>
          <w:p w14:paraId="1A806931" w14:textId="77777777" w:rsidR="008A7AE6" w:rsidRPr="008A7AE6" w:rsidRDefault="008A7AE6" w:rsidP="008A7AE6">
            <w:pPr>
              <w:spacing w:after="0" w:line="360" w:lineRule="auto"/>
              <w:ind w:left="360" w:right="0" w:hanging="360"/>
              <w:rPr>
                <w:rFonts w:ascii="Times New Roman" w:eastAsia="Times New Roman" w:hAnsi="Times New Roman" w:cs="Times New Roman"/>
                <w:szCs w:val="24"/>
              </w:rPr>
            </w:pPr>
            <w:r w:rsidRPr="008A7AE6">
              <w:rPr>
                <w:rFonts w:ascii="Times New Roman" w:eastAsia="Times New Roman" w:hAnsi="Times New Roman" w:cs="Times New Roman"/>
                <w:szCs w:val="24"/>
              </w:rPr>
              <w:t xml:space="preserve">Documento </w:t>
            </w:r>
            <w:proofErr w:type="spellStart"/>
            <w:r w:rsidRPr="008A7AE6">
              <w:rPr>
                <w:rFonts w:ascii="Times New Roman" w:eastAsia="Times New Roman" w:hAnsi="Times New Roman" w:cs="Times New Roman"/>
                <w:szCs w:val="24"/>
              </w:rPr>
              <w:t>Product</w:t>
            </w:r>
            <w:proofErr w:type="spellEnd"/>
            <w:r w:rsidRPr="008A7AE6">
              <w:rPr>
                <w:rFonts w:ascii="Times New Roman" w:eastAsia="Times New Roman" w:hAnsi="Times New Roman" w:cs="Times New Roman"/>
                <w:szCs w:val="24"/>
              </w:rPr>
              <w:t xml:space="preserve"> Backlog</w:t>
            </w:r>
          </w:p>
          <w:p w14:paraId="4B504C14" w14:textId="77777777" w:rsidR="008A7AE6" w:rsidRPr="008A7AE6" w:rsidRDefault="008A7AE6" w:rsidP="008A7AE6">
            <w:pPr>
              <w:spacing w:after="0" w:line="360" w:lineRule="auto"/>
              <w:ind w:left="360" w:right="0" w:hanging="360"/>
              <w:rPr>
                <w:rFonts w:ascii="Times New Roman" w:eastAsia="Times New Roman" w:hAnsi="Times New Roman" w:cs="Times New Roman"/>
                <w:szCs w:val="24"/>
              </w:rPr>
            </w:pPr>
            <w:r w:rsidRPr="008A7AE6">
              <w:rPr>
                <w:rFonts w:ascii="Times New Roman" w:eastAsia="Times New Roman" w:hAnsi="Times New Roman" w:cs="Times New Roman"/>
                <w:szCs w:val="24"/>
              </w:rPr>
              <w:t>Mockups</w:t>
            </w:r>
          </w:p>
          <w:p w14:paraId="62836C7C" w14:textId="77777777" w:rsidR="008A7AE6" w:rsidRPr="008A7AE6" w:rsidRDefault="008A7AE6" w:rsidP="008A7AE6">
            <w:pPr>
              <w:spacing w:after="0" w:line="360" w:lineRule="auto"/>
              <w:ind w:left="360" w:right="0" w:hanging="360"/>
              <w:rPr>
                <w:rFonts w:ascii="Times New Roman" w:eastAsia="Times New Roman" w:hAnsi="Times New Roman" w:cs="Times New Roman"/>
                <w:szCs w:val="24"/>
              </w:rPr>
            </w:pPr>
            <w:r w:rsidRPr="008A7AE6">
              <w:rPr>
                <w:rFonts w:ascii="Times New Roman" w:eastAsia="Times New Roman" w:hAnsi="Times New Roman" w:cs="Times New Roman"/>
                <w:szCs w:val="24"/>
              </w:rPr>
              <w:t>Módulo de inventario</w:t>
            </w:r>
          </w:p>
          <w:p w14:paraId="66E5CD5A" w14:textId="77777777" w:rsidR="008A7AE6" w:rsidRPr="008A7AE6" w:rsidRDefault="008A7AE6" w:rsidP="008A7AE6">
            <w:pPr>
              <w:spacing w:after="0" w:line="240" w:lineRule="auto"/>
              <w:ind w:right="0" w:firstLine="0"/>
              <w:jc w:val="center"/>
              <w:rPr>
                <w:rFonts w:ascii="Times New Roman" w:eastAsia="Calibri" w:hAnsi="Times New Roman" w:cs="Times New Roman"/>
                <w:color w:val="auto"/>
                <w:szCs w:val="24"/>
              </w:rPr>
            </w:pPr>
          </w:p>
        </w:tc>
        <w:tc>
          <w:tcPr>
            <w:tcW w:w="1869" w:type="dxa"/>
          </w:tcPr>
          <w:p w14:paraId="1903DCA6" w14:textId="77777777" w:rsidR="008A7AE6" w:rsidRPr="008A7AE6" w:rsidRDefault="008A7AE6" w:rsidP="008A7AE6">
            <w:pPr>
              <w:spacing w:after="0" w:line="240" w:lineRule="auto"/>
              <w:ind w:right="0" w:firstLine="0"/>
              <w:jc w:val="left"/>
              <w:rPr>
                <w:rFonts w:ascii="Times New Roman" w:eastAsia="Calibri" w:hAnsi="Times New Roman" w:cs="Times New Roman"/>
                <w:color w:val="auto"/>
              </w:rPr>
            </w:pPr>
            <w:r w:rsidRPr="008A7AE6">
              <w:rPr>
                <w:rFonts w:ascii="Times New Roman" w:eastAsia="Calibri" w:hAnsi="Times New Roman" w:cs="Times New Roman"/>
                <w:color w:val="auto"/>
              </w:rPr>
              <w:t xml:space="preserve">25 </w:t>
            </w:r>
            <w:proofErr w:type="gramStart"/>
            <w:r w:rsidRPr="008A7AE6">
              <w:rPr>
                <w:rFonts w:ascii="Times New Roman" w:eastAsia="Calibri" w:hAnsi="Times New Roman" w:cs="Times New Roman"/>
                <w:color w:val="auto"/>
              </w:rPr>
              <w:t>Días</w:t>
            </w:r>
            <w:proofErr w:type="gramEnd"/>
            <w:r w:rsidRPr="008A7AE6">
              <w:rPr>
                <w:rFonts w:ascii="Times New Roman" w:eastAsia="Calibri" w:hAnsi="Times New Roman" w:cs="Times New Roman"/>
                <w:color w:val="auto"/>
              </w:rPr>
              <w:t xml:space="preserve"> de desarrollo</w:t>
            </w:r>
          </w:p>
          <w:p w14:paraId="443495CF" w14:textId="77777777" w:rsidR="008A7AE6" w:rsidRPr="008A7AE6" w:rsidRDefault="008A7AE6" w:rsidP="008A7AE6">
            <w:pPr>
              <w:spacing w:after="0" w:line="240" w:lineRule="auto"/>
              <w:ind w:right="0" w:firstLine="0"/>
              <w:jc w:val="left"/>
              <w:rPr>
                <w:rFonts w:ascii="Times New Roman" w:eastAsia="Calibri" w:hAnsi="Times New Roman" w:cs="Times New Roman"/>
                <w:color w:val="auto"/>
              </w:rPr>
            </w:pPr>
          </w:p>
          <w:p w14:paraId="3064074F" w14:textId="77777777" w:rsidR="008A7AE6" w:rsidRPr="008A7AE6" w:rsidRDefault="008A7AE6" w:rsidP="008A7AE6">
            <w:pPr>
              <w:spacing w:after="0" w:line="240" w:lineRule="auto"/>
              <w:ind w:right="0" w:firstLine="0"/>
              <w:jc w:val="left"/>
              <w:rPr>
                <w:rFonts w:ascii="Times New Roman" w:eastAsia="Calibri" w:hAnsi="Times New Roman" w:cs="Times New Roman"/>
                <w:color w:val="auto"/>
              </w:rPr>
            </w:pPr>
          </w:p>
          <w:p w14:paraId="087924C4" w14:textId="77777777" w:rsidR="008A7AE6" w:rsidRPr="008A7AE6" w:rsidRDefault="008A7AE6" w:rsidP="008A7AE6">
            <w:pPr>
              <w:spacing w:after="0" w:line="240" w:lineRule="auto"/>
              <w:ind w:right="0" w:firstLine="0"/>
              <w:jc w:val="left"/>
              <w:rPr>
                <w:rFonts w:ascii="Times New Roman" w:eastAsia="Calibri" w:hAnsi="Times New Roman" w:cs="Times New Roman"/>
                <w:color w:val="auto"/>
              </w:rPr>
            </w:pPr>
          </w:p>
          <w:p w14:paraId="2A84161F" w14:textId="77777777" w:rsidR="008A7AE6" w:rsidRPr="008A7AE6" w:rsidRDefault="008A7AE6" w:rsidP="008A7AE6">
            <w:pPr>
              <w:spacing w:after="0" w:line="240" w:lineRule="auto"/>
              <w:ind w:right="0" w:firstLine="0"/>
              <w:jc w:val="left"/>
              <w:rPr>
                <w:rFonts w:ascii="Times New Roman" w:eastAsia="Calibri" w:hAnsi="Times New Roman" w:cs="Times New Roman"/>
                <w:color w:val="auto"/>
              </w:rPr>
            </w:pPr>
            <w:r w:rsidRPr="008A7AE6">
              <w:rPr>
                <w:rFonts w:ascii="Times New Roman" w:eastAsia="Calibri" w:hAnsi="Times New Roman" w:cs="Times New Roman"/>
                <w:color w:val="auto"/>
              </w:rPr>
              <w:t xml:space="preserve">5 </w:t>
            </w:r>
            <w:proofErr w:type="gramStart"/>
            <w:r w:rsidRPr="008A7AE6">
              <w:rPr>
                <w:rFonts w:ascii="Times New Roman" w:eastAsia="Calibri" w:hAnsi="Times New Roman" w:cs="Times New Roman"/>
                <w:color w:val="auto"/>
              </w:rPr>
              <w:t>Días</w:t>
            </w:r>
            <w:proofErr w:type="gramEnd"/>
            <w:r w:rsidRPr="008A7AE6">
              <w:rPr>
                <w:rFonts w:ascii="Times New Roman" w:eastAsia="Calibri" w:hAnsi="Times New Roman" w:cs="Times New Roman"/>
                <w:color w:val="auto"/>
              </w:rPr>
              <w:t xml:space="preserve"> de Prueba</w:t>
            </w:r>
          </w:p>
        </w:tc>
      </w:tr>
    </w:tbl>
    <w:p w14:paraId="5337C136" w14:textId="18BA65B8" w:rsidR="008A7AE6" w:rsidRPr="005016EE" w:rsidRDefault="008A7AE6" w:rsidP="008A7AE6">
      <w:pPr>
        <w:ind w:firstLine="0"/>
        <w:rPr>
          <w:rFonts w:ascii="Times New Roman" w:hAnsi="Times New Roman" w:cs="Times New Roman"/>
        </w:rPr>
      </w:pPr>
    </w:p>
    <w:p w14:paraId="3AC21240" w14:textId="77777777" w:rsidR="00CA522A" w:rsidRPr="005016EE" w:rsidRDefault="00CA522A" w:rsidP="00CA522A">
      <w:pPr>
        <w:spacing w:after="130"/>
        <w:ind w:left="-3" w:right="0"/>
        <w:rPr>
          <w:rFonts w:ascii="Times New Roman" w:hAnsi="Times New Roman" w:cs="Times New Roman"/>
        </w:rPr>
      </w:pPr>
      <w:r w:rsidRPr="005016EE">
        <w:rPr>
          <w:rFonts w:ascii="Times New Roman" w:hAnsi="Times New Roman" w:cs="Times New Roman"/>
        </w:rPr>
        <w:t xml:space="preserve">Fuente: elaboración propia. </w:t>
      </w:r>
    </w:p>
    <w:p w14:paraId="41DCFAB1" w14:textId="4242E6B5" w:rsidR="00CA522A" w:rsidRPr="005016EE" w:rsidRDefault="00CA522A" w:rsidP="008A7AE6">
      <w:pPr>
        <w:ind w:firstLine="0"/>
        <w:rPr>
          <w:rFonts w:ascii="Times New Roman" w:hAnsi="Times New Roman" w:cs="Times New Roman"/>
        </w:rPr>
      </w:pPr>
    </w:p>
    <w:p w14:paraId="5BE1258A" w14:textId="60DE6943" w:rsidR="00CA522A" w:rsidRPr="005016EE" w:rsidRDefault="00CA522A" w:rsidP="00CA522A">
      <w:pPr>
        <w:pStyle w:val="Ttulo3"/>
        <w:rPr>
          <w:rFonts w:ascii="Times New Roman" w:hAnsi="Times New Roman" w:cs="Times New Roman"/>
        </w:rPr>
      </w:pPr>
      <w:bookmarkStart w:id="69" w:name="_Toc86719226"/>
      <w:r w:rsidRPr="005016EE">
        <w:rPr>
          <w:rFonts w:ascii="Times New Roman" w:hAnsi="Times New Roman" w:cs="Times New Roman"/>
        </w:rPr>
        <w:t>Sprint 3</w:t>
      </w:r>
      <w:bookmarkEnd w:id="69"/>
    </w:p>
    <w:p w14:paraId="4F79165E" w14:textId="735BE49E" w:rsidR="00507A56" w:rsidRPr="005016EE" w:rsidRDefault="00507A56" w:rsidP="00507A56">
      <w:pPr>
        <w:rPr>
          <w:rFonts w:ascii="Times New Roman" w:hAnsi="Times New Roman" w:cs="Times New Roman"/>
        </w:rPr>
      </w:pPr>
    </w:p>
    <w:p w14:paraId="275E84C0" w14:textId="41AEDDCF" w:rsidR="00507A56" w:rsidRPr="005016EE" w:rsidRDefault="00507A56" w:rsidP="00507A56">
      <w:pPr>
        <w:rPr>
          <w:rFonts w:ascii="Times New Roman" w:hAnsi="Times New Roman" w:cs="Times New Roman"/>
        </w:rPr>
      </w:pPr>
      <w:r w:rsidRPr="005016EE">
        <w:rPr>
          <w:rFonts w:ascii="Times New Roman" w:hAnsi="Times New Roman" w:cs="Times New Roman"/>
        </w:rPr>
        <w:t>En la tabla 5 se muestran los entregables del Sprint 3</w:t>
      </w:r>
    </w:p>
    <w:p w14:paraId="6769FDFD" w14:textId="77777777" w:rsidR="00CA522A" w:rsidRPr="005016EE" w:rsidRDefault="00CA522A" w:rsidP="00CA522A">
      <w:pPr>
        <w:rPr>
          <w:rFonts w:ascii="Times New Roman" w:hAnsi="Times New Roman" w:cs="Times New Roman"/>
        </w:rPr>
      </w:pPr>
    </w:p>
    <w:p w14:paraId="48DF78C5" w14:textId="0C8D5E19" w:rsidR="001364CA" w:rsidRPr="001364CA" w:rsidRDefault="001364CA" w:rsidP="001364CA">
      <w:pPr>
        <w:pStyle w:val="Descripcin"/>
        <w:keepNext/>
        <w:rPr>
          <w:b/>
          <w:bCs/>
          <w:color w:val="auto"/>
          <w:sz w:val="20"/>
          <w:szCs w:val="20"/>
        </w:rPr>
      </w:pPr>
      <w:bookmarkStart w:id="70" w:name="_Toc86715030"/>
      <w:bookmarkStart w:id="71" w:name="_Toc86719140"/>
      <w:r w:rsidRPr="001364CA">
        <w:rPr>
          <w:b/>
          <w:bCs/>
          <w:color w:val="auto"/>
          <w:sz w:val="20"/>
          <w:szCs w:val="20"/>
        </w:rPr>
        <w:t xml:space="preserve">Tabla </w:t>
      </w:r>
      <w:r w:rsidRPr="001364CA">
        <w:rPr>
          <w:b/>
          <w:bCs/>
          <w:color w:val="auto"/>
          <w:sz w:val="20"/>
          <w:szCs w:val="20"/>
        </w:rPr>
        <w:fldChar w:fldCharType="begin"/>
      </w:r>
      <w:r w:rsidRPr="001364CA">
        <w:rPr>
          <w:b/>
          <w:bCs/>
          <w:color w:val="auto"/>
          <w:sz w:val="20"/>
          <w:szCs w:val="20"/>
        </w:rPr>
        <w:instrText xml:space="preserve"> SEQ Tabla \* ARABIC </w:instrText>
      </w:r>
      <w:r w:rsidRPr="001364CA">
        <w:rPr>
          <w:b/>
          <w:bCs/>
          <w:color w:val="auto"/>
          <w:sz w:val="20"/>
          <w:szCs w:val="20"/>
        </w:rPr>
        <w:fldChar w:fldCharType="separate"/>
      </w:r>
      <w:r w:rsidR="00F331F3">
        <w:rPr>
          <w:b/>
          <w:bCs/>
          <w:noProof/>
          <w:color w:val="auto"/>
          <w:sz w:val="20"/>
          <w:szCs w:val="20"/>
        </w:rPr>
        <w:t>5</w:t>
      </w:r>
      <w:r w:rsidRPr="001364CA">
        <w:rPr>
          <w:b/>
          <w:bCs/>
          <w:color w:val="auto"/>
          <w:sz w:val="20"/>
          <w:szCs w:val="20"/>
        </w:rPr>
        <w:fldChar w:fldCharType="end"/>
      </w:r>
      <w:r w:rsidRPr="001364CA">
        <w:rPr>
          <w:b/>
          <w:bCs/>
          <w:color w:val="auto"/>
          <w:sz w:val="20"/>
          <w:szCs w:val="20"/>
        </w:rPr>
        <w:t>.Entregables del sprint 3</w:t>
      </w:r>
      <w:bookmarkEnd w:id="70"/>
      <w:bookmarkEnd w:id="71"/>
    </w:p>
    <w:p w14:paraId="400D940D" w14:textId="77777777" w:rsidR="00CA522A" w:rsidRPr="005016EE" w:rsidRDefault="00CA522A" w:rsidP="00CA522A">
      <w:pPr>
        <w:rPr>
          <w:rFonts w:ascii="Times New Roman" w:hAnsi="Times New Roman" w:cs="Times New Roman"/>
        </w:rPr>
      </w:pPr>
    </w:p>
    <w:tbl>
      <w:tblPr>
        <w:tblStyle w:val="Tablaconcuadrculaclara"/>
        <w:tblW w:w="8759" w:type="dxa"/>
        <w:tblLook w:val="04A0" w:firstRow="1" w:lastRow="0" w:firstColumn="1" w:lastColumn="0" w:noHBand="0" w:noVBand="1"/>
      </w:tblPr>
      <w:tblGrid>
        <w:gridCol w:w="1232"/>
        <w:gridCol w:w="2519"/>
        <w:gridCol w:w="1136"/>
        <w:gridCol w:w="2003"/>
        <w:gridCol w:w="1869"/>
      </w:tblGrid>
      <w:tr w:rsidR="00CA522A" w:rsidRPr="00CA522A" w14:paraId="7DE40C4C" w14:textId="77777777" w:rsidTr="00F37669">
        <w:trPr>
          <w:trHeight w:val="750"/>
        </w:trPr>
        <w:tc>
          <w:tcPr>
            <w:tcW w:w="1232" w:type="dxa"/>
          </w:tcPr>
          <w:p w14:paraId="62E235EE" w14:textId="77777777" w:rsidR="00CA522A" w:rsidRPr="00CA522A" w:rsidRDefault="00CA522A" w:rsidP="00CA522A">
            <w:pPr>
              <w:spacing w:after="0" w:line="240" w:lineRule="auto"/>
              <w:ind w:right="0" w:firstLine="0"/>
              <w:rPr>
                <w:rFonts w:ascii="Times New Roman" w:eastAsia="Calibri" w:hAnsi="Times New Roman" w:cs="Times New Roman"/>
                <w:b/>
                <w:color w:val="auto"/>
              </w:rPr>
            </w:pPr>
            <w:r w:rsidRPr="00CA522A">
              <w:rPr>
                <w:rFonts w:ascii="Times New Roman" w:eastAsia="Calibri" w:hAnsi="Times New Roman" w:cs="Times New Roman"/>
                <w:b/>
                <w:color w:val="auto"/>
              </w:rPr>
              <w:t>Número de iteración</w:t>
            </w:r>
          </w:p>
        </w:tc>
        <w:tc>
          <w:tcPr>
            <w:tcW w:w="2519" w:type="dxa"/>
          </w:tcPr>
          <w:p w14:paraId="1B3BC574" w14:textId="77777777" w:rsidR="00CA522A" w:rsidRPr="00CA522A" w:rsidRDefault="00CA522A" w:rsidP="00CA522A">
            <w:pPr>
              <w:spacing w:after="0" w:line="240" w:lineRule="auto"/>
              <w:ind w:right="0" w:firstLine="0"/>
              <w:rPr>
                <w:rFonts w:ascii="Times New Roman" w:eastAsia="Calibri" w:hAnsi="Times New Roman" w:cs="Times New Roman"/>
                <w:color w:val="auto"/>
                <w:szCs w:val="24"/>
                <w:lang w:val="en-US"/>
              </w:rPr>
            </w:pPr>
            <w:proofErr w:type="gramStart"/>
            <w:r w:rsidRPr="00CA522A">
              <w:rPr>
                <w:rFonts w:ascii="Times New Roman" w:eastAsia="Calibri" w:hAnsi="Times New Roman" w:cs="Times New Roman"/>
                <w:b/>
                <w:bCs/>
                <w:color w:val="auto"/>
              </w:rPr>
              <w:t>Actividades a realizar</w:t>
            </w:r>
            <w:proofErr w:type="gramEnd"/>
          </w:p>
        </w:tc>
        <w:tc>
          <w:tcPr>
            <w:tcW w:w="1136" w:type="dxa"/>
          </w:tcPr>
          <w:p w14:paraId="5F12AC62" w14:textId="77777777" w:rsidR="00CA522A" w:rsidRPr="00CA522A" w:rsidRDefault="00CA522A" w:rsidP="00CA522A">
            <w:pPr>
              <w:spacing w:after="0" w:line="240" w:lineRule="auto"/>
              <w:ind w:right="0" w:firstLine="0"/>
              <w:rPr>
                <w:rFonts w:ascii="Times New Roman" w:eastAsia="Calibri" w:hAnsi="Times New Roman" w:cs="Times New Roman"/>
                <w:b/>
                <w:color w:val="auto"/>
              </w:rPr>
            </w:pPr>
            <w:r w:rsidRPr="00CA522A">
              <w:rPr>
                <w:rFonts w:ascii="Times New Roman" w:eastAsia="Calibri" w:hAnsi="Times New Roman" w:cs="Times New Roman"/>
                <w:b/>
                <w:color w:val="auto"/>
              </w:rPr>
              <w:t>Versión esperada</w:t>
            </w:r>
          </w:p>
        </w:tc>
        <w:tc>
          <w:tcPr>
            <w:tcW w:w="2003" w:type="dxa"/>
          </w:tcPr>
          <w:p w14:paraId="6A6C231C" w14:textId="77777777" w:rsidR="00CA522A" w:rsidRPr="00CA522A" w:rsidRDefault="00CA522A" w:rsidP="00CA522A">
            <w:pPr>
              <w:spacing w:after="0" w:line="240" w:lineRule="auto"/>
              <w:ind w:right="0" w:firstLine="0"/>
              <w:rPr>
                <w:rFonts w:ascii="Times New Roman" w:eastAsia="Calibri" w:hAnsi="Times New Roman" w:cs="Times New Roman"/>
                <w:b/>
                <w:bCs/>
                <w:color w:val="auto"/>
                <w:szCs w:val="24"/>
              </w:rPr>
            </w:pPr>
            <w:r w:rsidRPr="00CA522A">
              <w:rPr>
                <w:rFonts w:ascii="Times New Roman" w:eastAsia="Calibri" w:hAnsi="Times New Roman" w:cs="Times New Roman"/>
                <w:b/>
                <w:bCs/>
                <w:color w:val="auto"/>
                <w:szCs w:val="24"/>
              </w:rPr>
              <w:t>Entregables</w:t>
            </w:r>
          </w:p>
        </w:tc>
        <w:tc>
          <w:tcPr>
            <w:tcW w:w="1869" w:type="dxa"/>
          </w:tcPr>
          <w:p w14:paraId="518BDE82" w14:textId="77777777" w:rsidR="00CA522A" w:rsidRPr="00CA522A" w:rsidRDefault="00CA522A" w:rsidP="00CA522A">
            <w:pPr>
              <w:spacing w:after="0" w:line="240" w:lineRule="auto"/>
              <w:ind w:right="0" w:firstLine="0"/>
              <w:rPr>
                <w:rFonts w:ascii="Times New Roman" w:eastAsia="Calibri" w:hAnsi="Times New Roman" w:cs="Times New Roman"/>
                <w:b/>
                <w:bCs/>
                <w:color w:val="auto"/>
                <w:szCs w:val="24"/>
              </w:rPr>
            </w:pPr>
            <w:r w:rsidRPr="00CA522A">
              <w:rPr>
                <w:rFonts w:ascii="Times New Roman" w:eastAsia="Calibri" w:hAnsi="Times New Roman" w:cs="Times New Roman"/>
                <w:b/>
                <w:bCs/>
                <w:color w:val="auto"/>
                <w:szCs w:val="24"/>
              </w:rPr>
              <w:t>Tiempo de Desarrollo</w:t>
            </w:r>
          </w:p>
        </w:tc>
      </w:tr>
      <w:tr w:rsidR="00CA522A" w:rsidRPr="00CA522A" w14:paraId="2AD58DB6" w14:textId="77777777" w:rsidTr="00F37669">
        <w:tc>
          <w:tcPr>
            <w:tcW w:w="1232" w:type="dxa"/>
            <w:vAlign w:val="center"/>
          </w:tcPr>
          <w:p w14:paraId="30B8AF1B" w14:textId="77777777" w:rsidR="00CA522A" w:rsidRPr="00CA522A" w:rsidRDefault="00CA522A" w:rsidP="00CA522A">
            <w:pPr>
              <w:spacing w:after="0" w:line="240" w:lineRule="auto"/>
              <w:ind w:right="0" w:firstLine="0"/>
              <w:jc w:val="center"/>
              <w:rPr>
                <w:rFonts w:ascii="Times New Roman" w:eastAsia="Calibri" w:hAnsi="Times New Roman" w:cs="Times New Roman"/>
                <w:color w:val="auto"/>
                <w:szCs w:val="24"/>
              </w:rPr>
            </w:pPr>
            <w:r w:rsidRPr="00CA522A">
              <w:rPr>
                <w:rFonts w:ascii="Times New Roman" w:eastAsia="Calibri" w:hAnsi="Times New Roman" w:cs="Times New Roman"/>
                <w:color w:val="auto"/>
                <w:szCs w:val="24"/>
              </w:rPr>
              <w:t>3</w:t>
            </w:r>
          </w:p>
        </w:tc>
        <w:tc>
          <w:tcPr>
            <w:tcW w:w="2519" w:type="dxa"/>
          </w:tcPr>
          <w:p w14:paraId="38225D13" w14:textId="77777777" w:rsidR="00CA522A" w:rsidRPr="00CA522A" w:rsidRDefault="00CA522A" w:rsidP="00CA522A">
            <w:pPr>
              <w:spacing w:after="0" w:line="360" w:lineRule="auto"/>
              <w:ind w:left="360" w:right="0" w:hanging="360"/>
              <w:rPr>
                <w:rFonts w:ascii="Times New Roman" w:eastAsia="Times New Roman" w:hAnsi="Times New Roman" w:cs="Times New Roman"/>
                <w:szCs w:val="24"/>
                <w:lang w:val="es-ES"/>
              </w:rPr>
            </w:pPr>
            <w:r w:rsidRPr="00CA522A">
              <w:rPr>
                <w:rFonts w:ascii="Times New Roman" w:eastAsia="Times New Roman" w:hAnsi="Times New Roman" w:cs="Times New Roman"/>
                <w:szCs w:val="24"/>
                <w:lang w:val="es-ES"/>
              </w:rPr>
              <w:t xml:space="preserve">Diseño del manual administrador </w:t>
            </w:r>
          </w:p>
          <w:p w14:paraId="19597992" w14:textId="77777777" w:rsidR="00CA522A" w:rsidRPr="00CA522A" w:rsidRDefault="00CA522A" w:rsidP="00CA522A">
            <w:pPr>
              <w:spacing w:after="0" w:line="360" w:lineRule="auto"/>
              <w:ind w:left="360" w:right="0" w:hanging="360"/>
              <w:rPr>
                <w:rFonts w:ascii="Times New Roman" w:eastAsia="Times New Roman" w:hAnsi="Times New Roman" w:cs="Times New Roman"/>
                <w:szCs w:val="24"/>
                <w:lang w:val="es-ES"/>
              </w:rPr>
            </w:pPr>
            <w:r w:rsidRPr="00CA522A">
              <w:rPr>
                <w:rFonts w:ascii="Times New Roman" w:eastAsia="Times New Roman" w:hAnsi="Times New Roman" w:cs="Times New Roman"/>
                <w:szCs w:val="24"/>
                <w:lang w:val="es-ES"/>
              </w:rPr>
              <w:t xml:space="preserve">Pruebas al sistema de inventario </w:t>
            </w:r>
          </w:p>
          <w:p w14:paraId="18999D73" w14:textId="77777777" w:rsidR="00CA522A" w:rsidRPr="00CA522A" w:rsidRDefault="00CA522A" w:rsidP="00CA522A">
            <w:pPr>
              <w:spacing w:after="0" w:line="360" w:lineRule="auto"/>
              <w:ind w:left="360" w:right="0" w:hanging="360"/>
              <w:rPr>
                <w:rFonts w:ascii="Times New Roman" w:eastAsia="Times New Roman" w:hAnsi="Times New Roman" w:cs="Times New Roman"/>
                <w:szCs w:val="24"/>
                <w:lang w:val="es-ES"/>
              </w:rPr>
            </w:pPr>
            <w:r w:rsidRPr="00CA522A">
              <w:rPr>
                <w:rFonts w:ascii="Times New Roman" w:eastAsia="Times New Roman" w:hAnsi="Times New Roman" w:cs="Times New Roman"/>
                <w:szCs w:val="24"/>
                <w:lang w:val="es-ES"/>
              </w:rPr>
              <w:t>Desarrollo de módulo administración de usuario</w:t>
            </w:r>
          </w:p>
          <w:p w14:paraId="5839FC39" w14:textId="77777777" w:rsidR="00CA522A" w:rsidRPr="00CA522A" w:rsidRDefault="00CA522A" w:rsidP="00CA522A">
            <w:pPr>
              <w:spacing w:after="0" w:line="240" w:lineRule="auto"/>
              <w:ind w:right="0" w:firstLine="0"/>
              <w:jc w:val="left"/>
              <w:rPr>
                <w:rFonts w:ascii="Times New Roman" w:eastAsia="Calibri" w:hAnsi="Times New Roman" w:cs="Times New Roman"/>
                <w:szCs w:val="24"/>
                <w:lang w:val="es-ES"/>
              </w:rPr>
            </w:pPr>
          </w:p>
        </w:tc>
        <w:tc>
          <w:tcPr>
            <w:tcW w:w="1136" w:type="dxa"/>
            <w:vAlign w:val="center"/>
          </w:tcPr>
          <w:p w14:paraId="438E006E" w14:textId="77777777" w:rsidR="00CA522A" w:rsidRPr="00CA522A" w:rsidRDefault="00CA522A" w:rsidP="00CA522A">
            <w:pPr>
              <w:spacing w:after="0" w:line="240" w:lineRule="auto"/>
              <w:ind w:right="0" w:firstLine="0"/>
              <w:jc w:val="center"/>
              <w:rPr>
                <w:rFonts w:ascii="Times New Roman" w:eastAsia="Calibri" w:hAnsi="Times New Roman" w:cs="Times New Roman"/>
                <w:color w:val="auto"/>
                <w:szCs w:val="24"/>
              </w:rPr>
            </w:pPr>
            <w:r w:rsidRPr="00CA522A">
              <w:rPr>
                <w:rFonts w:ascii="Times New Roman" w:eastAsia="Calibri" w:hAnsi="Times New Roman" w:cs="Times New Roman"/>
                <w:color w:val="auto"/>
                <w:szCs w:val="24"/>
              </w:rPr>
              <w:lastRenderedPageBreak/>
              <w:t>1</w:t>
            </w:r>
          </w:p>
        </w:tc>
        <w:tc>
          <w:tcPr>
            <w:tcW w:w="2003" w:type="dxa"/>
          </w:tcPr>
          <w:p w14:paraId="39B3611D" w14:textId="77777777" w:rsidR="00CA522A" w:rsidRPr="00CA522A" w:rsidRDefault="00CA522A" w:rsidP="00CA522A">
            <w:pPr>
              <w:spacing w:after="0" w:line="360" w:lineRule="auto"/>
              <w:ind w:left="360" w:right="0" w:hanging="360"/>
              <w:rPr>
                <w:rFonts w:ascii="Times New Roman" w:eastAsia="Times New Roman" w:hAnsi="Times New Roman" w:cs="Times New Roman"/>
                <w:szCs w:val="24"/>
              </w:rPr>
            </w:pPr>
            <w:r w:rsidRPr="00CA522A">
              <w:rPr>
                <w:rFonts w:ascii="Times New Roman" w:eastAsia="Times New Roman" w:hAnsi="Times New Roman" w:cs="Times New Roman"/>
                <w:szCs w:val="24"/>
              </w:rPr>
              <w:t xml:space="preserve">Manual administrador </w:t>
            </w:r>
          </w:p>
          <w:p w14:paraId="31A1779E" w14:textId="77777777" w:rsidR="00CA522A" w:rsidRPr="00CA522A" w:rsidRDefault="00CA522A" w:rsidP="00CA522A">
            <w:pPr>
              <w:spacing w:after="0" w:line="360" w:lineRule="auto"/>
              <w:ind w:left="360" w:right="0" w:hanging="360"/>
              <w:rPr>
                <w:rFonts w:ascii="Times New Roman" w:eastAsia="Times New Roman" w:hAnsi="Times New Roman" w:cs="Times New Roman"/>
                <w:szCs w:val="24"/>
              </w:rPr>
            </w:pPr>
            <w:r w:rsidRPr="00CA522A">
              <w:rPr>
                <w:rFonts w:ascii="Times New Roman" w:eastAsia="Times New Roman" w:hAnsi="Times New Roman" w:cs="Times New Roman"/>
                <w:szCs w:val="24"/>
              </w:rPr>
              <w:t xml:space="preserve">Sistema de inventario </w:t>
            </w:r>
          </w:p>
          <w:p w14:paraId="1A76B953" w14:textId="77777777" w:rsidR="00CA522A" w:rsidRPr="00CA522A" w:rsidRDefault="00CA522A" w:rsidP="00CA522A">
            <w:pPr>
              <w:spacing w:after="0" w:line="360" w:lineRule="auto"/>
              <w:ind w:left="360" w:right="0" w:hanging="360"/>
              <w:rPr>
                <w:rFonts w:ascii="Times New Roman" w:eastAsia="Times New Roman" w:hAnsi="Times New Roman" w:cs="Times New Roman"/>
                <w:szCs w:val="24"/>
              </w:rPr>
            </w:pPr>
            <w:r w:rsidRPr="00CA522A">
              <w:rPr>
                <w:rFonts w:ascii="Times New Roman" w:eastAsia="Times New Roman" w:hAnsi="Times New Roman" w:cs="Times New Roman"/>
                <w:szCs w:val="24"/>
              </w:rPr>
              <w:t>Módulo administración de usuario</w:t>
            </w:r>
          </w:p>
          <w:p w14:paraId="57B05F38" w14:textId="77777777" w:rsidR="00CA522A" w:rsidRPr="00CA522A" w:rsidRDefault="00CA522A" w:rsidP="00CA522A">
            <w:pPr>
              <w:spacing w:after="0" w:line="360" w:lineRule="auto"/>
              <w:ind w:right="0" w:firstLine="0"/>
              <w:rPr>
                <w:rFonts w:ascii="Times New Roman" w:eastAsia="Calibri" w:hAnsi="Times New Roman" w:cs="Times New Roman"/>
                <w:szCs w:val="24"/>
              </w:rPr>
            </w:pPr>
          </w:p>
        </w:tc>
        <w:tc>
          <w:tcPr>
            <w:tcW w:w="1869" w:type="dxa"/>
          </w:tcPr>
          <w:p w14:paraId="2441DEC8" w14:textId="77777777" w:rsidR="00CA522A" w:rsidRPr="00CA522A" w:rsidRDefault="00CA522A" w:rsidP="00CA522A">
            <w:pPr>
              <w:spacing w:after="0" w:line="240" w:lineRule="auto"/>
              <w:ind w:right="0" w:firstLine="0"/>
              <w:jc w:val="left"/>
              <w:rPr>
                <w:rFonts w:ascii="Times New Roman" w:eastAsia="Calibri" w:hAnsi="Times New Roman" w:cs="Times New Roman"/>
                <w:color w:val="auto"/>
              </w:rPr>
            </w:pPr>
            <w:r w:rsidRPr="00CA522A">
              <w:rPr>
                <w:rFonts w:ascii="Times New Roman" w:eastAsia="Calibri" w:hAnsi="Times New Roman" w:cs="Times New Roman"/>
                <w:color w:val="auto"/>
              </w:rPr>
              <w:lastRenderedPageBreak/>
              <w:t xml:space="preserve">25 </w:t>
            </w:r>
            <w:proofErr w:type="gramStart"/>
            <w:r w:rsidRPr="00CA522A">
              <w:rPr>
                <w:rFonts w:ascii="Times New Roman" w:eastAsia="Calibri" w:hAnsi="Times New Roman" w:cs="Times New Roman"/>
                <w:color w:val="auto"/>
              </w:rPr>
              <w:t>Días</w:t>
            </w:r>
            <w:proofErr w:type="gramEnd"/>
            <w:r w:rsidRPr="00CA522A">
              <w:rPr>
                <w:rFonts w:ascii="Times New Roman" w:eastAsia="Calibri" w:hAnsi="Times New Roman" w:cs="Times New Roman"/>
                <w:color w:val="auto"/>
              </w:rPr>
              <w:t xml:space="preserve"> de desarrollo</w:t>
            </w:r>
          </w:p>
          <w:p w14:paraId="0E0C66AA" w14:textId="77777777" w:rsidR="00CA522A" w:rsidRPr="00CA522A" w:rsidRDefault="00CA522A" w:rsidP="00CA522A">
            <w:pPr>
              <w:spacing w:after="0" w:line="240" w:lineRule="auto"/>
              <w:ind w:right="0" w:firstLine="0"/>
              <w:jc w:val="left"/>
              <w:rPr>
                <w:rFonts w:ascii="Times New Roman" w:eastAsia="Calibri" w:hAnsi="Times New Roman" w:cs="Times New Roman"/>
                <w:color w:val="auto"/>
              </w:rPr>
            </w:pPr>
          </w:p>
          <w:p w14:paraId="0CCB5097" w14:textId="77777777" w:rsidR="00CA522A" w:rsidRPr="00CA522A" w:rsidRDefault="00CA522A" w:rsidP="00CA522A">
            <w:pPr>
              <w:spacing w:after="0" w:line="240" w:lineRule="auto"/>
              <w:ind w:right="0" w:firstLine="0"/>
              <w:jc w:val="left"/>
              <w:rPr>
                <w:rFonts w:ascii="Times New Roman" w:eastAsia="Calibri" w:hAnsi="Times New Roman" w:cs="Times New Roman"/>
                <w:color w:val="auto"/>
              </w:rPr>
            </w:pPr>
          </w:p>
          <w:p w14:paraId="6EDF799C" w14:textId="77777777" w:rsidR="00CA522A" w:rsidRPr="00CA522A" w:rsidRDefault="00CA522A" w:rsidP="00CA522A">
            <w:pPr>
              <w:spacing w:after="0" w:line="240" w:lineRule="auto"/>
              <w:ind w:right="0" w:firstLine="0"/>
              <w:jc w:val="left"/>
              <w:rPr>
                <w:rFonts w:ascii="Times New Roman" w:eastAsia="Calibri" w:hAnsi="Times New Roman" w:cs="Times New Roman"/>
                <w:color w:val="auto"/>
              </w:rPr>
            </w:pPr>
          </w:p>
          <w:p w14:paraId="0E493DD3" w14:textId="77777777" w:rsidR="00CA522A" w:rsidRPr="00CA522A" w:rsidRDefault="00CA522A" w:rsidP="00CA522A">
            <w:pPr>
              <w:spacing w:after="0" w:line="240" w:lineRule="auto"/>
              <w:ind w:right="0" w:firstLine="0"/>
              <w:jc w:val="left"/>
              <w:rPr>
                <w:rFonts w:ascii="Times New Roman" w:eastAsia="Calibri" w:hAnsi="Times New Roman" w:cs="Times New Roman"/>
                <w:color w:val="auto"/>
              </w:rPr>
            </w:pPr>
            <w:r w:rsidRPr="00CA522A">
              <w:rPr>
                <w:rFonts w:ascii="Times New Roman" w:eastAsia="Calibri" w:hAnsi="Times New Roman" w:cs="Times New Roman"/>
                <w:color w:val="auto"/>
              </w:rPr>
              <w:t xml:space="preserve">5 </w:t>
            </w:r>
            <w:proofErr w:type="gramStart"/>
            <w:r w:rsidRPr="00CA522A">
              <w:rPr>
                <w:rFonts w:ascii="Times New Roman" w:eastAsia="Calibri" w:hAnsi="Times New Roman" w:cs="Times New Roman"/>
                <w:color w:val="auto"/>
              </w:rPr>
              <w:t>Días</w:t>
            </w:r>
            <w:proofErr w:type="gramEnd"/>
            <w:r w:rsidRPr="00CA522A">
              <w:rPr>
                <w:rFonts w:ascii="Times New Roman" w:eastAsia="Calibri" w:hAnsi="Times New Roman" w:cs="Times New Roman"/>
                <w:color w:val="auto"/>
              </w:rPr>
              <w:t xml:space="preserve"> de Prueba</w:t>
            </w:r>
          </w:p>
        </w:tc>
      </w:tr>
    </w:tbl>
    <w:p w14:paraId="340BAB1A" w14:textId="77777777" w:rsidR="00CA522A" w:rsidRPr="005016EE" w:rsidRDefault="00CA522A" w:rsidP="00CA522A">
      <w:pPr>
        <w:ind w:firstLine="0"/>
        <w:rPr>
          <w:rFonts w:ascii="Times New Roman" w:hAnsi="Times New Roman" w:cs="Times New Roman"/>
        </w:rPr>
      </w:pPr>
    </w:p>
    <w:p w14:paraId="3EAFC902" w14:textId="77777777" w:rsidR="00CA522A" w:rsidRPr="005016EE" w:rsidRDefault="00CA522A" w:rsidP="00CA522A">
      <w:pPr>
        <w:spacing w:after="130"/>
        <w:ind w:left="-3" w:right="0"/>
        <w:rPr>
          <w:rFonts w:ascii="Times New Roman" w:hAnsi="Times New Roman" w:cs="Times New Roman"/>
        </w:rPr>
      </w:pPr>
      <w:r w:rsidRPr="005016EE">
        <w:rPr>
          <w:rFonts w:ascii="Times New Roman" w:hAnsi="Times New Roman" w:cs="Times New Roman"/>
        </w:rPr>
        <w:t xml:space="preserve">Fuente: elaboración propia. </w:t>
      </w:r>
    </w:p>
    <w:p w14:paraId="1B999635" w14:textId="3784B91C" w:rsidR="00CA522A" w:rsidRPr="005016EE" w:rsidRDefault="00CA522A" w:rsidP="008A7AE6">
      <w:pPr>
        <w:ind w:firstLine="0"/>
        <w:rPr>
          <w:rFonts w:ascii="Times New Roman" w:hAnsi="Times New Roman" w:cs="Times New Roman"/>
        </w:rPr>
      </w:pPr>
    </w:p>
    <w:p w14:paraId="6E2FEA77" w14:textId="418D805A" w:rsidR="009F017E" w:rsidRPr="005016EE" w:rsidRDefault="009F017E" w:rsidP="00CA522A">
      <w:pPr>
        <w:spacing w:after="118" w:line="259" w:lineRule="auto"/>
        <w:ind w:right="0" w:firstLine="0"/>
        <w:jc w:val="left"/>
        <w:rPr>
          <w:rFonts w:ascii="Times New Roman" w:hAnsi="Times New Roman" w:cs="Times New Roman"/>
        </w:rPr>
      </w:pPr>
    </w:p>
    <w:p w14:paraId="3F42B8DD" w14:textId="5D5B36A4" w:rsidR="009F017E" w:rsidRPr="005016EE" w:rsidRDefault="00223F59" w:rsidP="00CA522A">
      <w:pPr>
        <w:pStyle w:val="Ttulo2"/>
        <w:rPr>
          <w:rFonts w:ascii="Times New Roman" w:hAnsi="Times New Roman" w:cs="Times New Roman"/>
        </w:rPr>
      </w:pPr>
      <w:bookmarkStart w:id="72" w:name="_Toc86719227"/>
      <w:r w:rsidRPr="005016EE">
        <w:rPr>
          <w:rFonts w:ascii="Times New Roman" w:hAnsi="Times New Roman" w:cs="Times New Roman"/>
        </w:rPr>
        <w:t>REQUERIMIENTOS FUNCIONALES:</w:t>
      </w:r>
      <w:bookmarkEnd w:id="72"/>
      <w:r w:rsidRPr="005016EE">
        <w:rPr>
          <w:rFonts w:ascii="Times New Roman" w:hAnsi="Times New Roman" w:cs="Times New Roman"/>
        </w:rPr>
        <w:t xml:space="preserve"> </w:t>
      </w:r>
    </w:p>
    <w:p w14:paraId="7DBAC3D5" w14:textId="77777777" w:rsidR="009F017E" w:rsidRPr="005016EE" w:rsidRDefault="00223F59">
      <w:pPr>
        <w:spacing w:after="118"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00F7C283" w14:textId="207C3A8D" w:rsidR="009F017E" w:rsidRPr="005016EE" w:rsidRDefault="00223F59">
      <w:pPr>
        <w:spacing w:line="358" w:lineRule="auto"/>
        <w:ind w:left="-3" w:right="0"/>
        <w:rPr>
          <w:rFonts w:ascii="Times New Roman" w:hAnsi="Times New Roman" w:cs="Times New Roman"/>
        </w:rPr>
      </w:pPr>
      <w:r w:rsidRPr="005016EE">
        <w:rPr>
          <w:rFonts w:ascii="Times New Roman" w:hAnsi="Times New Roman" w:cs="Times New Roman"/>
        </w:rPr>
        <w:t xml:space="preserve">En la tabla </w:t>
      </w:r>
      <w:r w:rsidR="00507A56" w:rsidRPr="005016EE">
        <w:rPr>
          <w:rFonts w:ascii="Times New Roman" w:hAnsi="Times New Roman" w:cs="Times New Roman"/>
        </w:rPr>
        <w:t>6</w:t>
      </w:r>
      <w:r w:rsidRPr="005016EE">
        <w:rPr>
          <w:rFonts w:ascii="Times New Roman" w:hAnsi="Times New Roman" w:cs="Times New Roman"/>
        </w:rPr>
        <w:t xml:space="preserve"> se pueden evidenciar los requerimientos funcionales </w:t>
      </w:r>
      <w:r w:rsidR="00507A56" w:rsidRPr="005016EE">
        <w:rPr>
          <w:rFonts w:ascii="Times New Roman" w:hAnsi="Times New Roman" w:cs="Times New Roman"/>
        </w:rPr>
        <w:t>uti</w:t>
      </w:r>
      <w:r w:rsidRPr="005016EE">
        <w:rPr>
          <w:rFonts w:ascii="Times New Roman" w:hAnsi="Times New Roman" w:cs="Times New Roman"/>
        </w:rPr>
        <w:t>li</w:t>
      </w:r>
      <w:r w:rsidR="00507A56" w:rsidRPr="005016EE">
        <w:rPr>
          <w:rFonts w:ascii="Times New Roman" w:hAnsi="Times New Roman" w:cs="Times New Roman"/>
        </w:rPr>
        <w:t>z</w:t>
      </w:r>
      <w:r w:rsidRPr="005016EE">
        <w:rPr>
          <w:rFonts w:ascii="Times New Roman" w:hAnsi="Times New Roman" w:cs="Times New Roman"/>
        </w:rPr>
        <w:t xml:space="preserve">ados para el desarrollo del proyecto. </w:t>
      </w:r>
    </w:p>
    <w:p w14:paraId="3BEDC015" w14:textId="77777777" w:rsidR="009F017E" w:rsidRPr="005016EE" w:rsidRDefault="00223F59">
      <w:pPr>
        <w:spacing w:after="184" w:line="259" w:lineRule="auto"/>
        <w:ind w:left="12" w:right="0" w:firstLine="0"/>
        <w:jc w:val="left"/>
        <w:rPr>
          <w:rFonts w:ascii="Times New Roman" w:hAnsi="Times New Roman" w:cs="Times New Roman"/>
        </w:rPr>
      </w:pPr>
      <w:r w:rsidRPr="005016EE">
        <w:rPr>
          <w:rFonts w:ascii="Times New Roman" w:hAnsi="Times New Roman" w:cs="Times New Roman"/>
          <w:i/>
          <w:color w:val="1F497D"/>
          <w:sz w:val="18"/>
        </w:rPr>
        <w:t xml:space="preserve"> </w:t>
      </w:r>
    </w:p>
    <w:p w14:paraId="25F1E20E" w14:textId="4B56CEDB" w:rsidR="001364CA" w:rsidRPr="001364CA" w:rsidRDefault="001364CA" w:rsidP="001364CA">
      <w:pPr>
        <w:pStyle w:val="Descripcin"/>
        <w:keepNext/>
        <w:jc w:val="left"/>
        <w:rPr>
          <w:b/>
          <w:bCs/>
          <w:color w:val="auto"/>
          <w:sz w:val="20"/>
          <w:szCs w:val="20"/>
        </w:rPr>
      </w:pPr>
      <w:bookmarkStart w:id="73" w:name="_Toc86715031"/>
      <w:bookmarkStart w:id="74" w:name="_Toc86719141"/>
      <w:bookmarkStart w:id="75" w:name="_Hlk86705046"/>
      <w:r w:rsidRPr="001364CA">
        <w:rPr>
          <w:b/>
          <w:bCs/>
          <w:color w:val="auto"/>
          <w:sz w:val="20"/>
          <w:szCs w:val="20"/>
        </w:rPr>
        <w:t xml:space="preserve">Tabla </w:t>
      </w:r>
      <w:r w:rsidRPr="001364CA">
        <w:rPr>
          <w:b/>
          <w:bCs/>
          <w:color w:val="auto"/>
          <w:sz w:val="20"/>
          <w:szCs w:val="20"/>
        </w:rPr>
        <w:fldChar w:fldCharType="begin"/>
      </w:r>
      <w:r w:rsidRPr="001364CA">
        <w:rPr>
          <w:b/>
          <w:bCs/>
          <w:color w:val="auto"/>
          <w:sz w:val="20"/>
          <w:szCs w:val="20"/>
        </w:rPr>
        <w:instrText xml:space="preserve"> SEQ Tabla \* ARABIC </w:instrText>
      </w:r>
      <w:r w:rsidRPr="001364CA">
        <w:rPr>
          <w:b/>
          <w:bCs/>
          <w:color w:val="auto"/>
          <w:sz w:val="20"/>
          <w:szCs w:val="20"/>
        </w:rPr>
        <w:fldChar w:fldCharType="separate"/>
      </w:r>
      <w:r w:rsidR="00F331F3">
        <w:rPr>
          <w:b/>
          <w:bCs/>
          <w:noProof/>
          <w:color w:val="auto"/>
          <w:sz w:val="20"/>
          <w:szCs w:val="20"/>
        </w:rPr>
        <w:t>6</w:t>
      </w:r>
      <w:r w:rsidRPr="001364CA">
        <w:rPr>
          <w:b/>
          <w:bCs/>
          <w:color w:val="auto"/>
          <w:sz w:val="20"/>
          <w:szCs w:val="20"/>
        </w:rPr>
        <w:fldChar w:fldCharType="end"/>
      </w:r>
      <w:r w:rsidRPr="001364CA">
        <w:rPr>
          <w:b/>
          <w:bCs/>
          <w:color w:val="auto"/>
          <w:sz w:val="20"/>
          <w:szCs w:val="20"/>
        </w:rPr>
        <w:t>.</w:t>
      </w:r>
      <w:r>
        <w:rPr>
          <w:b/>
          <w:bCs/>
          <w:color w:val="auto"/>
          <w:sz w:val="20"/>
          <w:szCs w:val="20"/>
        </w:rPr>
        <w:t>R</w:t>
      </w:r>
      <w:r w:rsidRPr="001364CA">
        <w:rPr>
          <w:b/>
          <w:bCs/>
          <w:color w:val="auto"/>
          <w:sz w:val="20"/>
          <w:szCs w:val="20"/>
        </w:rPr>
        <w:t>equerimientos funcionales</w:t>
      </w:r>
      <w:bookmarkEnd w:id="73"/>
      <w:bookmarkEnd w:id="74"/>
    </w:p>
    <w:p w14:paraId="44A63FB9" w14:textId="17AA896A" w:rsidR="001274A3" w:rsidRPr="005016EE" w:rsidRDefault="001274A3">
      <w:pPr>
        <w:spacing w:after="0" w:line="259" w:lineRule="auto"/>
        <w:ind w:left="7" w:right="0" w:hanging="10"/>
        <w:jc w:val="left"/>
        <w:rPr>
          <w:rFonts w:ascii="Times New Roman" w:hAnsi="Times New Roman" w:cs="Times New Roman"/>
          <w:i/>
          <w:color w:val="1F497D"/>
          <w:sz w:val="18"/>
        </w:rPr>
      </w:pPr>
    </w:p>
    <w:tbl>
      <w:tblPr>
        <w:tblStyle w:val="Tablaconcuadrcula"/>
        <w:tblW w:w="9351" w:type="dxa"/>
        <w:tblLook w:val="04A0" w:firstRow="1" w:lastRow="0" w:firstColumn="1" w:lastColumn="0" w:noHBand="0" w:noVBand="1"/>
      </w:tblPr>
      <w:tblGrid>
        <w:gridCol w:w="697"/>
        <w:gridCol w:w="2154"/>
        <w:gridCol w:w="2292"/>
        <w:gridCol w:w="1643"/>
        <w:gridCol w:w="2565"/>
      </w:tblGrid>
      <w:tr w:rsidR="001274A3" w:rsidRPr="001274A3" w14:paraId="2C80F043" w14:textId="77777777" w:rsidTr="001274A3">
        <w:tc>
          <w:tcPr>
            <w:tcW w:w="9351" w:type="dxa"/>
            <w:gridSpan w:val="5"/>
            <w:shd w:val="clear" w:color="auto" w:fill="4472C4" w:themeFill="accent1"/>
          </w:tcPr>
          <w:p w14:paraId="54326607" w14:textId="77777777" w:rsidR="001274A3" w:rsidRPr="001274A3" w:rsidRDefault="001274A3" w:rsidP="001274A3">
            <w:pPr>
              <w:spacing w:after="200" w:line="276" w:lineRule="auto"/>
              <w:ind w:right="0" w:firstLine="0"/>
              <w:jc w:val="center"/>
              <w:rPr>
                <w:rFonts w:ascii="Times New Roman" w:eastAsia="Calibri" w:hAnsi="Times New Roman" w:cs="Times New Roman"/>
                <w:b/>
                <w:bCs/>
                <w:color w:val="auto"/>
              </w:rPr>
            </w:pPr>
            <w:r w:rsidRPr="001274A3">
              <w:rPr>
                <w:rFonts w:ascii="Times New Roman" w:eastAsia="Calibri" w:hAnsi="Times New Roman" w:cs="Times New Roman"/>
                <w:b/>
                <w:bCs/>
                <w:color w:val="auto"/>
              </w:rPr>
              <w:t>Identificación de Requerimientos funcionales</w:t>
            </w:r>
          </w:p>
        </w:tc>
      </w:tr>
      <w:tr w:rsidR="001274A3" w:rsidRPr="001274A3" w14:paraId="686F3D52" w14:textId="77777777" w:rsidTr="001274A3">
        <w:tc>
          <w:tcPr>
            <w:tcW w:w="697" w:type="dxa"/>
          </w:tcPr>
          <w:p w14:paraId="698E0C62" w14:textId="77777777" w:rsidR="001274A3" w:rsidRPr="001274A3" w:rsidRDefault="001274A3" w:rsidP="001274A3">
            <w:pPr>
              <w:spacing w:after="200" w:line="276" w:lineRule="auto"/>
              <w:ind w:right="0" w:firstLine="0"/>
              <w:jc w:val="left"/>
              <w:rPr>
                <w:rFonts w:ascii="Times New Roman" w:eastAsia="Calibri" w:hAnsi="Times New Roman" w:cs="Times New Roman"/>
                <w:b/>
                <w:bCs/>
                <w:color w:val="auto"/>
              </w:rPr>
            </w:pPr>
            <w:r w:rsidRPr="001274A3">
              <w:rPr>
                <w:rFonts w:ascii="Times New Roman" w:eastAsia="Calibri" w:hAnsi="Times New Roman" w:cs="Times New Roman"/>
                <w:b/>
                <w:bCs/>
                <w:color w:val="auto"/>
              </w:rPr>
              <w:t>Ítem</w:t>
            </w:r>
          </w:p>
        </w:tc>
        <w:tc>
          <w:tcPr>
            <w:tcW w:w="2154" w:type="dxa"/>
          </w:tcPr>
          <w:p w14:paraId="097E07D6" w14:textId="77777777" w:rsidR="001274A3" w:rsidRPr="001274A3" w:rsidRDefault="001274A3" w:rsidP="001274A3">
            <w:pPr>
              <w:spacing w:after="200" w:line="276" w:lineRule="auto"/>
              <w:ind w:right="0" w:firstLine="0"/>
              <w:jc w:val="left"/>
              <w:rPr>
                <w:rFonts w:ascii="Times New Roman" w:eastAsia="Calibri" w:hAnsi="Times New Roman" w:cs="Times New Roman"/>
                <w:b/>
                <w:bCs/>
                <w:color w:val="auto"/>
              </w:rPr>
            </w:pPr>
            <w:r w:rsidRPr="001274A3">
              <w:rPr>
                <w:rFonts w:ascii="Times New Roman" w:eastAsia="Calibri" w:hAnsi="Times New Roman" w:cs="Times New Roman"/>
                <w:b/>
                <w:bCs/>
                <w:color w:val="auto"/>
              </w:rPr>
              <w:t>Nombre</w:t>
            </w:r>
          </w:p>
        </w:tc>
        <w:tc>
          <w:tcPr>
            <w:tcW w:w="2292" w:type="dxa"/>
          </w:tcPr>
          <w:p w14:paraId="42FF565D" w14:textId="77777777" w:rsidR="001274A3" w:rsidRPr="001274A3" w:rsidRDefault="001274A3" w:rsidP="001274A3">
            <w:pPr>
              <w:spacing w:after="200" w:line="276" w:lineRule="auto"/>
              <w:ind w:right="0" w:firstLine="0"/>
              <w:jc w:val="left"/>
              <w:rPr>
                <w:rFonts w:ascii="Times New Roman" w:eastAsia="Calibri" w:hAnsi="Times New Roman" w:cs="Times New Roman"/>
                <w:b/>
                <w:bCs/>
                <w:color w:val="auto"/>
              </w:rPr>
            </w:pPr>
            <w:r w:rsidRPr="001274A3">
              <w:rPr>
                <w:rFonts w:ascii="Times New Roman" w:eastAsia="Calibri" w:hAnsi="Times New Roman" w:cs="Times New Roman"/>
                <w:b/>
                <w:bCs/>
                <w:color w:val="auto"/>
              </w:rPr>
              <w:t>Descripción</w:t>
            </w:r>
          </w:p>
        </w:tc>
        <w:tc>
          <w:tcPr>
            <w:tcW w:w="1643" w:type="dxa"/>
          </w:tcPr>
          <w:p w14:paraId="58A0FB69" w14:textId="77777777" w:rsidR="001274A3" w:rsidRPr="001274A3" w:rsidRDefault="001274A3" w:rsidP="001274A3">
            <w:pPr>
              <w:spacing w:after="200" w:line="276" w:lineRule="auto"/>
              <w:ind w:right="0" w:firstLine="0"/>
              <w:jc w:val="left"/>
              <w:rPr>
                <w:rFonts w:ascii="Times New Roman" w:eastAsia="Calibri" w:hAnsi="Times New Roman" w:cs="Times New Roman"/>
                <w:b/>
                <w:bCs/>
                <w:color w:val="auto"/>
              </w:rPr>
            </w:pPr>
            <w:r w:rsidRPr="001274A3">
              <w:rPr>
                <w:rFonts w:ascii="Times New Roman" w:eastAsia="Calibri" w:hAnsi="Times New Roman" w:cs="Times New Roman"/>
                <w:b/>
                <w:bCs/>
                <w:color w:val="auto"/>
              </w:rPr>
              <w:t>Prioridad</w:t>
            </w:r>
          </w:p>
        </w:tc>
        <w:tc>
          <w:tcPr>
            <w:tcW w:w="2565" w:type="dxa"/>
          </w:tcPr>
          <w:p w14:paraId="32D9CBE1" w14:textId="77777777" w:rsidR="001274A3" w:rsidRPr="001274A3" w:rsidRDefault="001274A3" w:rsidP="001274A3">
            <w:pPr>
              <w:spacing w:after="200" w:line="276" w:lineRule="auto"/>
              <w:ind w:right="0" w:firstLine="0"/>
              <w:jc w:val="left"/>
              <w:rPr>
                <w:rFonts w:ascii="Times New Roman" w:eastAsia="Calibri" w:hAnsi="Times New Roman" w:cs="Times New Roman"/>
                <w:b/>
                <w:bCs/>
                <w:color w:val="auto"/>
                <w:szCs w:val="24"/>
              </w:rPr>
            </w:pPr>
            <w:r w:rsidRPr="001274A3">
              <w:rPr>
                <w:rFonts w:ascii="Times New Roman" w:eastAsia="Calibri" w:hAnsi="Times New Roman" w:cs="Times New Roman"/>
                <w:b/>
                <w:bCs/>
                <w:color w:val="auto"/>
                <w:szCs w:val="24"/>
              </w:rPr>
              <w:t>Historias de usuario Relacionadas</w:t>
            </w:r>
          </w:p>
        </w:tc>
      </w:tr>
      <w:tr w:rsidR="001274A3" w:rsidRPr="001274A3" w14:paraId="6832DC4F" w14:textId="77777777" w:rsidTr="001274A3">
        <w:trPr>
          <w:trHeight w:val="253"/>
        </w:trPr>
        <w:tc>
          <w:tcPr>
            <w:tcW w:w="697" w:type="dxa"/>
          </w:tcPr>
          <w:p w14:paraId="0E9050AD" w14:textId="77777777" w:rsidR="001274A3" w:rsidRPr="001274A3" w:rsidRDefault="001274A3" w:rsidP="001274A3">
            <w:pPr>
              <w:spacing w:after="200" w:line="276" w:lineRule="auto"/>
              <w:ind w:right="0" w:firstLine="0"/>
              <w:jc w:val="left"/>
              <w:rPr>
                <w:rFonts w:ascii="Times New Roman" w:eastAsia="Calibri" w:hAnsi="Times New Roman" w:cs="Times New Roman"/>
                <w:color w:val="auto"/>
              </w:rPr>
            </w:pPr>
            <w:r w:rsidRPr="001274A3">
              <w:rPr>
                <w:rFonts w:ascii="Times New Roman" w:eastAsia="Calibri" w:hAnsi="Times New Roman" w:cs="Times New Roman"/>
                <w:color w:val="auto"/>
              </w:rPr>
              <w:t>1</w:t>
            </w:r>
          </w:p>
        </w:tc>
        <w:tc>
          <w:tcPr>
            <w:tcW w:w="2154" w:type="dxa"/>
          </w:tcPr>
          <w:p w14:paraId="5173C72D" w14:textId="77777777" w:rsidR="001274A3" w:rsidRPr="001274A3" w:rsidRDefault="001274A3" w:rsidP="001274A3">
            <w:pPr>
              <w:spacing w:after="200" w:line="276" w:lineRule="auto"/>
              <w:ind w:right="0" w:firstLine="0"/>
              <w:jc w:val="left"/>
              <w:rPr>
                <w:rFonts w:ascii="Times New Roman" w:eastAsia="Calibri" w:hAnsi="Times New Roman" w:cs="Times New Roman"/>
                <w:b/>
                <w:bCs/>
              </w:rPr>
            </w:pPr>
            <w:r w:rsidRPr="001274A3">
              <w:rPr>
                <w:rFonts w:ascii="Times New Roman" w:eastAsia="Calibri" w:hAnsi="Times New Roman" w:cs="Times New Roman"/>
                <w:b/>
                <w:bCs/>
              </w:rPr>
              <w:t>GESTIONAR USUARIOS DEL SISTEMA</w:t>
            </w:r>
          </w:p>
        </w:tc>
        <w:tc>
          <w:tcPr>
            <w:tcW w:w="2292" w:type="dxa"/>
          </w:tcPr>
          <w:p w14:paraId="61ACEA61"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 xml:space="preserve">El sistema solicita al usuario los datos que se necesitan para el registro en la plataforma (nombre de usuario, contraseña y correo electrónico), para luego autorizar/rechazar el ingreso </w:t>
            </w:r>
            <w:proofErr w:type="gramStart"/>
            <w:r w:rsidRPr="001274A3">
              <w:rPr>
                <w:rFonts w:ascii="Times New Roman" w:eastAsia="Calibri" w:hAnsi="Times New Roman" w:cs="Times New Roman"/>
                <w:szCs w:val="24"/>
              </w:rPr>
              <w:t>del mismo</w:t>
            </w:r>
            <w:proofErr w:type="gramEnd"/>
            <w:r w:rsidRPr="001274A3">
              <w:rPr>
                <w:rFonts w:ascii="Times New Roman" w:eastAsia="Calibri" w:hAnsi="Times New Roman" w:cs="Times New Roman"/>
                <w:szCs w:val="24"/>
              </w:rPr>
              <w:t xml:space="preserve"> a la plataforma</w:t>
            </w:r>
          </w:p>
        </w:tc>
        <w:tc>
          <w:tcPr>
            <w:tcW w:w="1643" w:type="dxa"/>
          </w:tcPr>
          <w:p w14:paraId="41A86DB2"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CRITICO</w:t>
            </w:r>
          </w:p>
        </w:tc>
        <w:tc>
          <w:tcPr>
            <w:tcW w:w="2565" w:type="dxa"/>
          </w:tcPr>
          <w:p w14:paraId="75851310"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p>
          <w:p w14:paraId="0D393F02" w14:textId="080BAEF0"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HU-PPD-1 (</w:t>
            </w:r>
            <w:r w:rsidRPr="001274A3">
              <w:rPr>
                <w:rFonts w:ascii="Times New Roman" w:eastAsia="Calibri" w:hAnsi="Times New Roman" w:cs="Times New Roman"/>
                <w:color w:val="auto"/>
                <w:szCs w:val="24"/>
              </w:rPr>
              <w:t xml:space="preserve">Iniciar </w:t>
            </w:r>
            <w:proofErr w:type="gramStart"/>
            <w:r w:rsidRPr="005016EE">
              <w:rPr>
                <w:rFonts w:ascii="Times New Roman" w:eastAsia="Calibri" w:hAnsi="Times New Roman" w:cs="Times New Roman"/>
                <w:color w:val="auto"/>
                <w:szCs w:val="24"/>
              </w:rPr>
              <w:t xml:space="preserve">sesión)  </w:t>
            </w:r>
            <w:r w:rsidRPr="001274A3">
              <w:rPr>
                <w:rFonts w:ascii="Times New Roman" w:eastAsia="Calibri" w:hAnsi="Times New Roman" w:cs="Times New Roman"/>
                <w:color w:val="auto"/>
                <w:szCs w:val="24"/>
              </w:rPr>
              <w:t xml:space="preserve"> </w:t>
            </w:r>
            <w:proofErr w:type="gramEnd"/>
            <w:r w:rsidRPr="001274A3">
              <w:rPr>
                <w:rFonts w:ascii="Times New Roman" w:eastAsia="Calibri" w:hAnsi="Times New Roman" w:cs="Times New Roman"/>
                <w:color w:val="auto"/>
                <w:szCs w:val="24"/>
              </w:rPr>
              <w:t xml:space="preserve">                               </w:t>
            </w:r>
          </w:p>
        </w:tc>
      </w:tr>
      <w:tr w:rsidR="001274A3" w:rsidRPr="001274A3" w14:paraId="05D5C7A0" w14:textId="77777777" w:rsidTr="001274A3">
        <w:trPr>
          <w:trHeight w:val="253"/>
        </w:trPr>
        <w:tc>
          <w:tcPr>
            <w:tcW w:w="697" w:type="dxa"/>
          </w:tcPr>
          <w:p w14:paraId="023A9F77" w14:textId="77777777" w:rsidR="001274A3" w:rsidRPr="001274A3" w:rsidRDefault="001274A3" w:rsidP="001274A3">
            <w:pPr>
              <w:spacing w:after="200" w:line="276" w:lineRule="auto"/>
              <w:ind w:right="0" w:firstLine="0"/>
              <w:jc w:val="left"/>
              <w:rPr>
                <w:rFonts w:ascii="Times New Roman" w:eastAsia="Calibri" w:hAnsi="Times New Roman" w:cs="Times New Roman"/>
                <w:color w:val="auto"/>
              </w:rPr>
            </w:pPr>
            <w:r w:rsidRPr="001274A3">
              <w:rPr>
                <w:rFonts w:ascii="Times New Roman" w:eastAsia="Calibri" w:hAnsi="Times New Roman" w:cs="Times New Roman"/>
                <w:color w:val="auto"/>
              </w:rPr>
              <w:t>2</w:t>
            </w:r>
          </w:p>
        </w:tc>
        <w:tc>
          <w:tcPr>
            <w:tcW w:w="2154" w:type="dxa"/>
          </w:tcPr>
          <w:p w14:paraId="1E0446C3" w14:textId="77777777" w:rsidR="001274A3" w:rsidRPr="001274A3" w:rsidRDefault="001274A3" w:rsidP="001274A3">
            <w:pPr>
              <w:spacing w:after="200" w:line="276" w:lineRule="auto"/>
              <w:ind w:right="0" w:firstLine="0"/>
              <w:jc w:val="left"/>
              <w:rPr>
                <w:rFonts w:ascii="Times New Roman" w:eastAsia="Calibri" w:hAnsi="Times New Roman" w:cs="Times New Roman"/>
                <w:b/>
                <w:bCs/>
              </w:rPr>
            </w:pPr>
            <w:r w:rsidRPr="001274A3">
              <w:rPr>
                <w:rFonts w:ascii="Times New Roman" w:eastAsia="Calibri" w:hAnsi="Times New Roman" w:cs="Times New Roman"/>
                <w:b/>
                <w:bCs/>
              </w:rPr>
              <w:t>GESTIONAR CLIENTES AL SISTEMA</w:t>
            </w:r>
          </w:p>
        </w:tc>
        <w:tc>
          <w:tcPr>
            <w:tcW w:w="2292" w:type="dxa"/>
          </w:tcPr>
          <w:p w14:paraId="251B78F7"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 xml:space="preserve">El sistema le solicita al usuario datos relacionados sobre los clientes (Nombre, dirección, teléfono) para poder generar </w:t>
            </w:r>
            <w:r w:rsidRPr="001274A3">
              <w:rPr>
                <w:rFonts w:ascii="Times New Roman" w:eastAsia="Calibri" w:hAnsi="Times New Roman" w:cs="Times New Roman"/>
                <w:szCs w:val="24"/>
              </w:rPr>
              <w:lastRenderedPageBreak/>
              <w:t>facturas a nombre propio</w:t>
            </w:r>
          </w:p>
        </w:tc>
        <w:tc>
          <w:tcPr>
            <w:tcW w:w="1643" w:type="dxa"/>
          </w:tcPr>
          <w:p w14:paraId="29FC6935"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lastRenderedPageBreak/>
              <w:t>OPCIONAL</w:t>
            </w:r>
          </w:p>
        </w:tc>
        <w:tc>
          <w:tcPr>
            <w:tcW w:w="2565" w:type="dxa"/>
          </w:tcPr>
          <w:p w14:paraId="535CE90C"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HU-PPD-14 (Registrar cuenta)</w:t>
            </w:r>
            <w:r w:rsidRPr="001274A3">
              <w:rPr>
                <w:rFonts w:ascii="Times New Roman" w:eastAsia="Calibri" w:hAnsi="Times New Roman" w:cs="Times New Roman"/>
                <w:color w:val="auto"/>
              </w:rPr>
              <w:t xml:space="preserve">                                      </w:t>
            </w:r>
          </w:p>
          <w:p w14:paraId="2E65668C"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HU-PPD-15 (Ver dirección facturación)</w:t>
            </w:r>
            <w:r w:rsidRPr="001274A3">
              <w:rPr>
                <w:rFonts w:ascii="Times New Roman" w:eastAsia="Calibri" w:hAnsi="Times New Roman" w:cs="Times New Roman"/>
                <w:color w:val="auto"/>
              </w:rPr>
              <w:t xml:space="preserve">                        </w:t>
            </w:r>
          </w:p>
          <w:p w14:paraId="031BE600"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lastRenderedPageBreak/>
              <w:t>HU-PPD-16 (Editar dirección facturación)</w:t>
            </w:r>
          </w:p>
          <w:p w14:paraId="60533902"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 xml:space="preserve">HU-PPD-17 (Ver dirección envío)                                   </w:t>
            </w:r>
          </w:p>
          <w:p w14:paraId="73BEE59B"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HU-PPD-18 (Editar dirección envío)</w:t>
            </w:r>
            <w:r w:rsidRPr="001274A3">
              <w:rPr>
                <w:rFonts w:ascii="Times New Roman" w:eastAsia="Calibri" w:hAnsi="Times New Roman" w:cs="Times New Roman"/>
                <w:color w:val="auto"/>
              </w:rPr>
              <w:t xml:space="preserve">                            </w:t>
            </w:r>
          </w:p>
          <w:p w14:paraId="7D7B6104"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 xml:space="preserve">HU-PPD-19 (ver detalle cuenta) </w:t>
            </w:r>
            <w:r w:rsidRPr="001274A3">
              <w:rPr>
                <w:rFonts w:ascii="Times New Roman" w:eastAsia="Calibri" w:hAnsi="Times New Roman" w:cs="Times New Roman"/>
                <w:color w:val="auto"/>
              </w:rPr>
              <w:t xml:space="preserve">                                      </w:t>
            </w:r>
          </w:p>
          <w:p w14:paraId="0145E472"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HU-PPD-20 (Editar detalle cuenta)</w:t>
            </w:r>
            <w:r w:rsidRPr="001274A3">
              <w:rPr>
                <w:rFonts w:ascii="Times New Roman" w:eastAsia="Calibri" w:hAnsi="Times New Roman" w:cs="Times New Roman"/>
                <w:color w:val="auto"/>
              </w:rPr>
              <w:t xml:space="preserve">                               </w:t>
            </w:r>
          </w:p>
          <w:p w14:paraId="7159A4FB"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HU-PPD-21 (listar cuentas)</w:t>
            </w:r>
            <w:r w:rsidRPr="001274A3">
              <w:rPr>
                <w:rFonts w:ascii="Times New Roman" w:eastAsia="Calibri" w:hAnsi="Times New Roman" w:cs="Times New Roman"/>
                <w:color w:val="auto"/>
              </w:rPr>
              <w:t xml:space="preserve">                                                     </w:t>
            </w:r>
          </w:p>
          <w:p w14:paraId="171B1A89"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p>
        </w:tc>
      </w:tr>
      <w:tr w:rsidR="001274A3" w:rsidRPr="001274A3" w14:paraId="17943BF0" w14:textId="77777777" w:rsidTr="001274A3">
        <w:trPr>
          <w:trHeight w:val="253"/>
        </w:trPr>
        <w:tc>
          <w:tcPr>
            <w:tcW w:w="697" w:type="dxa"/>
          </w:tcPr>
          <w:p w14:paraId="7557EE08" w14:textId="77777777" w:rsidR="001274A3" w:rsidRPr="001274A3" w:rsidRDefault="001274A3" w:rsidP="001274A3">
            <w:pPr>
              <w:spacing w:after="200" w:line="276" w:lineRule="auto"/>
              <w:ind w:right="0" w:firstLine="0"/>
              <w:jc w:val="left"/>
              <w:rPr>
                <w:rFonts w:ascii="Times New Roman" w:eastAsia="Calibri" w:hAnsi="Times New Roman" w:cs="Times New Roman"/>
                <w:color w:val="auto"/>
              </w:rPr>
            </w:pPr>
            <w:r w:rsidRPr="001274A3">
              <w:rPr>
                <w:rFonts w:ascii="Times New Roman" w:eastAsia="Calibri" w:hAnsi="Times New Roman" w:cs="Times New Roman"/>
                <w:color w:val="auto"/>
              </w:rPr>
              <w:lastRenderedPageBreak/>
              <w:t>3</w:t>
            </w:r>
          </w:p>
        </w:tc>
        <w:tc>
          <w:tcPr>
            <w:tcW w:w="2154" w:type="dxa"/>
          </w:tcPr>
          <w:p w14:paraId="4953AFDA" w14:textId="77777777" w:rsidR="001274A3" w:rsidRPr="001274A3" w:rsidRDefault="001274A3" w:rsidP="001274A3">
            <w:pPr>
              <w:spacing w:after="200" w:line="276" w:lineRule="auto"/>
              <w:ind w:right="0" w:firstLine="0"/>
              <w:jc w:val="left"/>
              <w:rPr>
                <w:rFonts w:ascii="Times New Roman" w:eastAsia="Calibri" w:hAnsi="Times New Roman" w:cs="Times New Roman"/>
                <w:b/>
                <w:bCs/>
              </w:rPr>
            </w:pPr>
            <w:r w:rsidRPr="001274A3">
              <w:rPr>
                <w:rFonts w:ascii="Times New Roman" w:eastAsia="Calibri" w:hAnsi="Times New Roman" w:cs="Times New Roman"/>
                <w:b/>
                <w:bCs/>
              </w:rPr>
              <w:t>INGRESAR ELEMENTOS Y CATEGORIAS AL SISTEMA</w:t>
            </w:r>
          </w:p>
        </w:tc>
        <w:tc>
          <w:tcPr>
            <w:tcW w:w="2292" w:type="dxa"/>
          </w:tcPr>
          <w:p w14:paraId="2A8E1D48" w14:textId="77777777" w:rsidR="001274A3" w:rsidRPr="001274A3" w:rsidRDefault="001274A3" w:rsidP="001274A3">
            <w:pPr>
              <w:spacing w:after="200" w:line="276" w:lineRule="auto"/>
              <w:ind w:right="0" w:firstLine="0"/>
              <w:jc w:val="left"/>
              <w:rPr>
                <w:rFonts w:ascii="Times New Roman" w:eastAsia="Calibri" w:hAnsi="Times New Roman" w:cs="Times New Roman"/>
              </w:rPr>
            </w:pPr>
            <w:r w:rsidRPr="001274A3">
              <w:rPr>
                <w:rFonts w:ascii="Times New Roman" w:eastAsia="Calibri" w:hAnsi="Times New Roman" w:cs="Times New Roman"/>
              </w:rPr>
              <w:t xml:space="preserve">El usuario ingresa al sistema los datos relacionados sobre los productos que irán al stock (tipo de elemento, cantidades, precio) además de las categorías a los que pertenecen, y el sistema guarda dicha información relacionada </w:t>
            </w:r>
          </w:p>
        </w:tc>
        <w:tc>
          <w:tcPr>
            <w:tcW w:w="1643" w:type="dxa"/>
          </w:tcPr>
          <w:p w14:paraId="290619E4"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CRITICO</w:t>
            </w:r>
          </w:p>
        </w:tc>
        <w:tc>
          <w:tcPr>
            <w:tcW w:w="2565" w:type="dxa"/>
          </w:tcPr>
          <w:p w14:paraId="6A1C0549" w14:textId="47B35025" w:rsidR="001274A3" w:rsidRPr="001274A3" w:rsidRDefault="001274A3" w:rsidP="001274A3">
            <w:pPr>
              <w:spacing w:after="200" w:line="276" w:lineRule="auto"/>
              <w:ind w:right="0" w:firstLine="0"/>
              <w:jc w:val="left"/>
              <w:rPr>
                <w:del w:id="76" w:author="Luis Pichon" w:date="2021-10-26T11:57:00Z"/>
                <w:rFonts w:ascii="Times New Roman" w:eastAsia="Calibri" w:hAnsi="Times New Roman" w:cs="Times New Roman"/>
                <w:szCs w:val="24"/>
              </w:rPr>
            </w:pPr>
            <w:r w:rsidRPr="001274A3">
              <w:rPr>
                <w:rFonts w:ascii="Times New Roman" w:eastAsia="Calibri" w:hAnsi="Times New Roman" w:cs="Times New Roman"/>
                <w:szCs w:val="24"/>
              </w:rPr>
              <w:t xml:space="preserve">HU-PPD-2 (Registrar </w:t>
            </w:r>
            <w:proofErr w:type="gramStart"/>
            <w:r w:rsidRPr="005016EE">
              <w:rPr>
                <w:rFonts w:ascii="Times New Roman" w:eastAsia="Calibri" w:hAnsi="Times New Roman" w:cs="Times New Roman"/>
                <w:szCs w:val="24"/>
              </w:rPr>
              <w:t xml:space="preserve">producto)  </w:t>
            </w:r>
            <w:r w:rsidRPr="001274A3">
              <w:rPr>
                <w:rFonts w:ascii="Times New Roman" w:eastAsia="Calibri" w:hAnsi="Times New Roman" w:cs="Times New Roman"/>
                <w:szCs w:val="24"/>
              </w:rPr>
              <w:t xml:space="preserve"> </w:t>
            </w:r>
            <w:proofErr w:type="gramEnd"/>
            <w:r w:rsidRPr="001274A3">
              <w:rPr>
                <w:rFonts w:ascii="Times New Roman" w:eastAsia="Calibri" w:hAnsi="Times New Roman" w:cs="Times New Roman"/>
                <w:szCs w:val="24"/>
              </w:rPr>
              <w:t xml:space="preserve">                         </w:t>
            </w:r>
          </w:p>
          <w:p w14:paraId="5003A9F8" w14:textId="77777777" w:rsidR="001274A3" w:rsidRPr="001274A3" w:rsidRDefault="001274A3" w:rsidP="001274A3">
            <w:pPr>
              <w:spacing w:after="200" w:line="276" w:lineRule="auto"/>
              <w:ind w:right="0" w:firstLine="0"/>
              <w:jc w:val="left"/>
              <w:rPr>
                <w:del w:id="77" w:author="Luis Pichon" w:date="2021-10-26T11:57:00Z"/>
                <w:rFonts w:ascii="Times New Roman" w:eastAsia="Calibri" w:hAnsi="Times New Roman" w:cs="Times New Roman"/>
                <w:szCs w:val="24"/>
              </w:rPr>
            </w:pPr>
          </w:p>
          <w:p w14:paraId="379C70E0"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HU-PPD-7 (Registrar categoría)</w:t>
            </w:r>
            <w:r w:rsidRPr="001274A3">
              <w:rPr>
                <w:rFonts w:ascii="Times New Roman" w:eastAsia="Calibri" w:hAnsi="Times New Roman" w:cs="Times New Roman"/>
                <w:color w:val="auto"/>
              </w:rPr>
              <w:t xml:space="preserve">                                       </w:t>
            </w:r>
          </w:p>
          <w:p w14:paraId="07A31CCB"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p>
        </w:tc>
      </w:tr>
      <w:tr w:rsidR="001274A3" w:rsidRPr="001274A3" w14:paraId="49F82B31" w14:textId="77777777" w:rsidTr="001274A3">
        <w:trPr>
          <w:trHeight w:val="253"/>
        </w:trPr>
        <w:tc>
          <w:tcPr>
            <w:tcW w:w="697" w:type="dxa"/>
          </w:tcPr>
          <w:p w14:paraId="2CCC35C3" w14:textId="77777777" w:rsidR="001274A3" w:rsidRPr="001274A3" w:rsidRDefault="001274A3" w:rsidP="001274A3">
            <w:pPr>
              <w:spacing w:after="200" w:line="276" w:lineRule="auto"/>
              <w:ind w:right="0" w:firstLine="0"/>
              <w:jc w:val="left"/>
              <w:rPr>
                <w:rFonts w:ascii="Times New Roman" w:eastAsia="Calibri" w:hAnsi="Times New Roman" w:cs="Times New Roman"/>
                <w:color w:val="auto"/>
              </w:rPr>
            </w:pPr>
            <w:r w:rsidRPr="001274A3">
              <w:rPr>
                <w:rFonts w:ascii="Times New Roman" w:eastAsia="Calibri" w:hAnsi="Times New Roman" w:cs="Times New Roman"/>
                <w:color w:val="auto"/>
              </w:rPr>
              <w:t>4</w:t>
            </w:r>
          </w:p>
        </w:tc>
        <w:tc>
          <w:tcPr>
            <w:tcW w:w="2154" w:type="dxa"/>
          </w:tcPr>
          <w:p w14:paraId="31374FEF" w14:textId="77777777" w:rsidR="001274A3" w:rsidRPr="001274A3" w:rsidRDefault="001274A3" w:rsidP="001274A3">
            <w:pPr>
              <w:spacing w:after="200" w:line="276" w:lineRule="auto"/>
              <w:ind w:right="0" w:firstLine="0"/>
              <w:jc w:val="left"/>
              <w:rPr>
                <w:rFonts w:ascii="Times New Roman" w:eastAsia="Calibri" w:hAnsi="Times New Roman" w:cs="Times New Roman"/>
                <w:b/>
                <w:bCs/>
                <w:szCs w:val="24"/>
              </w:rPr>
            </w:pPr>
            <w:r w:rsidRPr="001274A3">
              <w:rPr>
                <w:rFonts w:ascii="Times New Roman" w:eastAsia="Calibri" w:hAnsi="Times New Roman" w:cs="Times New Roman"/>
                <w:b/>
                <w:bCs/>
                <w:szCs w:val="24"/>
              </w:rPr>
              <w:t xml:space="preserve">GESTIONAR STOCK </w:t>
            </w:r>
          </w:p>
        </w:tc>
        <w:tc>
          <w:tcPr>
            <w:tcW w:w="2292" w:type="dxa"/>
          </w:tcPr>
          <w:p w14:paraId="3202525A"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 xml:space="preserve">El sistema está en la capacidad de reportar las existencias de cada uno de los productos, lanzar alertas sobre la escasez o el agotamiento de algún </w:t>
            </w:r>
            <w:r w:rsidRPr="001274A3">
              <w:rPr>
                <w:rFonts w:ascii="Times New Roman" w:eastAsia="Calibri" w:hAnsi="Times New Roman" w:cs="Times New Roman"/>
                <w:szCs w:val="24"/>
              </w:rPr>
              <w:lastRenderedPageBreak/>
              <w:t>elemento para que el responsable del stock pueda adquirirlos nuevamente</w:t>
            </w:r>
          </w:p>
        </w:tc>
        <w:tc>
          <w:tcPr>
            <w:tcW w:w="1643" w:type="dxa"/>
          </w:tcPr>
          <w:p w14:paraId="1E1E07F6"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lastRenderedPageBreak/>
              <w:t>CRITICO</w:t>
            </w:r>
          </w:p>
        </w:tc>
        <w:tc>
          <w:tcPr>
            <w:tcW w:w="2565" w:type="dxa"/>
          </w:tcPr>
          <w:p w14:paraId="012423DD"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 xml:space="preserve">HU-PPD-3 (Buscar producto)                                     </w:t>
            </w:r>
          </w:p>
          <w:p w14:paraId="6280914D"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HU-PPD-4 (Ver producto)</w:t>
            </w:r>
            <w:r w:rsidRPr="001274A3">
              <w:rPr>
                <w:rFonts w:ascii="Times New Roman" w:eastAsia="Calibri" w:hAnsi="Times New Roman" w:cs="Times New Roman"/>
                <w:color w:val="auto"/>
              </w:rPr>
              <w:t xml:space="preserve">                                             </w:t>
            </w:r>
          </w:p>
          <w:p w14:paraId="795323C4"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HU-PPD-5 (Editar producto)</w:t>
            </w:r>
            <w:r w:rsidRPr="001274A3">
              <w:rPr>
                <w:rFonts w:ascii="Times New Roman" w:eastAsia="Calibri" w:hAnsi="Times New Roman" w:cs="Times New Roman"/>
                <w:color w:val="auto"/>
              </w:rPr>
              <w:t xml:space="preserve">                                       </w:t>
            </w:r>
          </w:p>
          <w:p w14:paraId="059017FC"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lastRenderedPageBreak/>
              <w:t>HU-PPD-6 (Eliminar producto)</w:t>
            </w:r>
            <w:r w:rsidRPr="001274A3">
              <w:rPr>
                <w:rFonts w:ascii="Times New Roman" w:eastAsia="Calibri" w:hAnsi="Times New Roman" w:cs="Times New Roman"/>
                <w:color w:val="auto"/>
              </w:rPr>
              <w:t xml:space="preserve">                                  </w:t>
            </w:r>
          </w:p>
          <w:p w14:paraId="03F4C2BE"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HU-PPD-8 (Listar categoría)</w:t>
            </w:r>
            <w:r w:rsidRPr="001274A3">
              <w:rPr>
                <w:rFonts w:ascii="Times New Roman" w:eastAsia="Calibri" w:hAnsi="Times New Roman" w:cs="Times New Roman"/>
                <w:color w:val="auto"/>
              </w:rPr>
              <w:t xml:space="preserve">                                       </w:t>
            </w:r>
          </w:p>
          <w:p w14:paraId="5FDF9C3B"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HU-PPD-9 (</w:t>
            </w:r>
            <w:r w:rsidRPr="001274A3">
              <w:rPr>
                <w:rFonts w:ascii="Times New Roman" w:eastAsia="Calibri" w:hAnsi="Times New Roman" w:cs="Times New Roman"/>
              </w:rPr>
              <w:t>Listar categorías)</w:t>
            </w:r>
            <w:r w:rsidRPr="001274A3">
              <w:rPr>
                <w:rFonts w:ascii="Times New Roman" w:eastAsia="Calibri" w:hAnsi="Times New Roman" w:cs="Times New Roman"/>
                <w:color w:val="auto"/>
              </w:rPr>
              <w:t xml:space="preserve">                                          </w:t>
            </w:r>
          </w:p>
          <w:p w14:paraId="20797FE4"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HU-PPD-10 (Buscar categoría)</w:t>
            </w:r>
            <w:r w:rsidRPr="001274A3">
              <w:rPr>
                <w:rFonts w:ascii="Times New Roman" w:eastAsia="Calibri" w:hAnsi="Times New Roman" w:cs="Times New Roman"/>
                <w:color w:val="auto"/>
              </w:rPr>
              <w:t xml:space="preserve">                                    </w:t>
            </w:r>
          </w:p>
          <w:p w14:paraId="702C1C5A"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HU-PPD-11 (</w:t>
            </w:r>
            <w:r w:rsidRPr="001274A3">
              <w:rPr>
                <w:rFonts w:ascii="Times New Roman" w:eastAsia="Calibri" w:hAnsi="Times New Roman" w:cs="Times New Roman"/>
              </w:rPr>
              <w:t>Ver detalles de categoría)</w:t>
            </w:r>
            <w:r w:rsidRPr="001274A3">
              <w:rPr>
                <w:rFonts w:ascii="Times New Roman" w:eastAsia="Calibri" w:hAnsi="Times New Roman" w:cs="Times New Roman"/>
                <w:color w:val="auto"/>
              </w:rPr>
              <w:t xml:space="preserve">                                     </w:t>
            </w:r>
          </w:p>
          <w:p w14:paraId="67489052"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HU-PPD-12 (Editar categoría)</w:t>
            </w:r>
            <w:r w:rsidRPr="001274A3">
              <w:rPr>
                <w:rFonts w:ascii="Times New Roman" w:eastAsia="Calibri" w:hAnsi="Times New Roman" w:cs="Times New Roman"/>
                <w:color w:val="auto"/>
              </w:rPr>
              <w:t xml:space="preserve">                                      </w:t>
            </w:r>
          </w:p>
          <w:p w14:paraId="65D57BB8"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p>
        </w:tc>
      </w:tr>
      <w:tr w:rsidR="001274A3" w:rsidRPr="001274A3" w14:paraId="573E4C4F" w14:textId="77777777" w:rsidTr="001274A3">
        <w:trPr>
          <w:trHeight w:val="253"/>
        </w:trPr>
        <w:tc>
          <w:tcPr>
            <w:tcW w:w="697" w:type="dxa"/>
          </w:tcPr>
          <w:p w14:paraId="509DDF7A" w14:textId="77777777" w:rsidR="001274A3" w:rsidRPr="001274A3" w:rsidRDefault="001274A3" w:rsidP="001274A3">
            <w:pPr>
              <w:spacing w:after="200" w:line="276" w:lineRule="auto"/>
              <w:ind w:right="0" w:firstLine="0"/>
              <w:jc w:val="left"/>
              <w:rPr>
                <w:rFonts w:ascii="Times New Roman" w:eastAsia="Calibri" w:hAnsi="Times New Roman" w:cs="Times New Roman"/>
                <w:color w:val="auto"/>
              </w:rPr>
            </w:pPr>
            <w:r w:rsidRPr="001274A3">
              <w:rPr>
                <w:rFonts w:ascii="Times New Roman" w:eastAsia="Calibri" w:hAnsi="Times New Roman" w:cs="Times New Roman"/>
                <w:color w:val="auto"/>
              </w:rPr>
              <w:lastRenderedPageBreak/>
              <w:t>5</w:t>
            </w:r>
          </w:p>
        </w:tc>
        <w:tc>
          <w:tcPr>
            <w:tcW w:w="2154" w:type="dxa"/>
          </w:tcPr>
          <w:p w14:paraId="53931BA4" w14:textId="77777777" w:rsidR="001274A3" w:rsidRPr="001274A3" w:rsidRDefault="001274A3" w:rsidP="001274A3">
            <w:pPr>
              <w:spacing w:after="200" w:line="276" w:lineRule="auto"/>
              <w:ind w:right="0" w:firstLine="0"/>
              <w:jc w:val="left"/>
              <w:rPr>
                <w:rFonts w:ascii="Times New Roman" w:eastAsia="Calibri" w:hAnsi="Times New Roman" w:cs="Times New Roman"/>
                <w:b/>
                <w:bCs/>
                <w:szCs w:val="24"/>
              </w:rPr>
            </w:pPr>
            <w:r w:rsidRPr="001274A3">
              <w:rPr>
                <w:rFonts w:ascii="Times New Roman" w:eastAsia="Calibri" w:hAnsi="Times New Roman" w:cs="Times New Roman"/>
                <w:b/>
                <w:bCs/>
                <w:szCs w:val="24"/>
              </w:rPr>
              <w:t>GESTIONAR VENTAS</w:t>
            </w:r>
          </w:p>
        </w:tc>
        <w:tc>
          <w:tcPr>
            <w:tcW w:w="2292" w:type="dxa"/>
          </w:tcPr>
          <w:p w14:paraId="4D9857FE"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El sistema está en la capacidad de restar las cantidades disponibles de las cantidades en stock. El sistema también debe generar una factura de compra</w:t>
            </w:r>
          </w:p>
        </w:tc>
        <w:tc>
          <w:tcPr>
            <w:tcW w:w="1643" w:type="dxa"/>
          </w:tcPr>
          <w:p w14:paraId="687476F3"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NECESARIO</w:t>
            </w:r>
          </w:p>
        </w:tc>
        <w:tc>
          <w:tcPr>
            <w:tcW w:w="2565" w:type="dxa"/>
          </w:tcPr>
          <w:p w14:paraId="570433A6" w14:textId="7400AD0B"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HU-PPD-23 (</w:t>
            </w:r>
            <w:r w:rsidRPr="001274A3">
              <w:rPr>
                <w:rFonts w:ascii="Times New Roman" w:eastAsia="Calibri" w:hAnsi="Times New Roman" w:cs="Times New Roman"/>
                <w:color w:val="auto"/>
                <w:szCs w:val="24"/>
              </w:rPr>
              <w:t xml:space="preserve">Detalles de </w:t>
            </w:r>
            <w:proofErr w:type="gramStart"/>
            <w:r w:rsidRPr="005016EE">
              <w:rPr>
                <w:rFonts w:ascii="Times New Roman" w:eastAsia="Calibri" w:hAnsi="Times New Roman" w:cs="Times New Roman"/>
                <w:color w:val="auto"/>
                <w:szCs w:val="24"/>
              </w:rPr>
              <w:t xml:space="preserve">compra)  </w:t>
            </w:r>
            <w:r w:rsidRPr="001274A3">
              <w:rPr>
                <w:rFonts w:ascii="Times New Roman" w:eastAsia="Calibri" w:hAnsi="Times New Roman" w:cs="Times New Roman"/>
                <w:color w:val="auto"/>
                <w:szCs w:val="24"/>
              </w:rPr>
              <w:t xml:space="preserve"> </w:t>
            </w:r>
            <w:proofErr w:type="gramEnd"/>
            <w:r w:rsidRPr="001274A3">
              <w:rPr>
                <w:rFonts w:ascii="Times New Roman" w:eastAsia="Calibri" w:hAnsi="Times New Roman" w:cs="Times New Roman"/>
                <w:color w:val="auto"/>
                <w:szCs w:val="24"/>
              </w:rPr>
              <w:t xml:space="preserve">                                     </w:t>
            </w:r>
          </w:p>
        </w:tc>
      </w:tr>
      <w:tr w:rsidR="001274A3" w:rsidRPr="001274A3" w14:paraId="3D224BF3" w14:textId="77777777" w:rsidTr="001274A3">
        <w:trPr>
          <w:trHeight w:val="253"/>
        </w:trPr>
        <w:tc>
          <w:tcPr>
            <w:tcW w:w="697" w:type="dxa"/>
          </w:tcPr>
          <w:p w14:paraId="0C0246D9" w14:textId="77777777" w:rsidR="001274A3" w:rsidRPr="001274A3" w:rsidRDefault="001274A3" w:rsidP="001274A3">
            <w:pPr>
              <w:spacing w:after="200" w:line="276" w:lineRule="auto"/>
              <w:ind w:right="0" w:firstLine="0"/>
              <w:jc w:val="left"/>
              <w:rPr>
                <w:rFonts w:ascii="Times New Roman" w:eastAsia="Calibri" w:hAnsi="Times New Roman" w:cs="Times New Roman"/>
                <w:color w:val="auto"/>
              </w:rPr>
            </w:pPr>
            <w:r w:rsidRPr="001274A3">
              <w:rPr>
                <w:rFonts w:ascii="Times New Roman" w:eastAsia="Calibri" w:hAnsi="Times New Roman" w:cs="Times New Roman"/>
                <w:color w:val="auto"/>
              </w:rPr>
              <w:t>6</w:t>
            </w:r>
          </w:p>
        </w:tc>
        <w:tc>
          <w:tcPr>
            <w:tcW w:w="2154" w:type="dxa"/>
          </w:tcPr>
          <w:p w14:paraId="4E64A5A2" w14:textId="77777777" w:rsidR="001274A3" w:rsidRPr="001274A3" w:rsidRDefault="001274A3" w:rsidP="001274A3">
            <w:pPr>
              <w:spacing w:after="200" w:line="276" w:lineRule="auto"/>
              <w:ind w:right="0" w:firstLine="0"/>
              <w:jc w:val="left"/>
              <w:rPr>
                <w:rFonts w:ascii="Times New Roman" w:eastAsia="Calibri" w:hAnsi="Times New Roman" w:cs="Times New Roman"/>
                <w:b/>
                <w:bCs/>
                <w:szCs w:val="24"/>
              </w:rPr>
            </w:pPr>
            <w:r w:rsidRPr="001274A3">
              <w:rPr>
                <w:rFonts w:ascii="Times New Roman" w:eastAsia="Calibri" w:hAnsi="Times New Roman" w:cs="Times New Roman"/>
                <w:b/>
                <w:bCs/>
                <w:szCs w:val="24"/>
              </w:rPr>
              <w:t>GESTIONAR PROVEEDORES</w:t>
            </w:r>
          </w:p>
        </w:tc>
        <w:tc>
          <w:tcPr>
            <w:tcW w:w="2292" w:type="dxa"/>
          </w:tcPr>
          <w:p w14:paraId="0633178A"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El sistema está en la capacidad de ingresar y generar reportes sobre los proveedores de la empresa</w:t>
            </w:r>
          </w:p>
        </w:tc>
        <w:tc>
          <w:tcPr>
            <w:tcW w:w="1643" w:type="dxa"/>
          </w:tcPr>
          <w:p w14:paraId="711ABAE2"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CRITICO</w:t>
            </w:r>
          </w:p>
        </w:tc>
        <w:tc>
          <w:tcPr>
            <w:tcW w:w="2565" w:type="dxa"/>
          </w:tcPr>
          <w:p w14:paraId="29806152" w14:textId="77777777" w:rsidR="001274A3" w:rsidRPr="001274A3" w:rsidRDefault="001274A3" w:rsidP="001274A3">
            <w:pPr>
              <w:spacing w:after="200" w:line="276" w:lineRule="auto"/>
              <w:ind w:right="0" w:firstLine="0"/>
              <w:jc w:val="left"/>
              <w:rPr>
                <w:rFonts w:ascii="Times New Roman" w:eastAsia="Calibri" w:hAnsi="Times New Roman" w:cs="Times New Roman"/>
                <w:szCs w:val="24"/>
              </w:rPr>
            </w:pPr>
            <w:r w:rsidRPr="001274A3">
              <w:rPr>
                <w:rFonts w:ascii="Times New Roman" w:eastAsia="Calibri" w:hAnsi="Times New Roman" w:cs="Times New Roman"/>
                <w:szCs w:val="24"/>
              </w:rPr>
              <w:t>HU-PPD-22 (</w:t>
            </w:r>
            <w:r w:rsidRPr="001274A3">
              <w:rPr>
                <w:rFonts w:ascii="Times New Roman" w:eastAsia="Calibri" w:hAnsi="Times New Roman" w:cs="Times New Roman"/>
                <w:color w:val="auto"/>
                <w:szCs w:val="24"/>
              </w:rPr>
              <w:t xml:space="preserve">proveedores)  </w:t>
            </w:r>
          </w:p>
        </w:tc>
      </w:tr>
    </w:tbl>
    <w:p w14:paraId="04665D9C" w14:textId="77777777" w:rsidR="001274A3" w:rsidRPr="005016EE" w:rsidRDefault="001274A3">
      <w:pPr>
        <w:spacing w:after="0" w:line="259" w:lineRule="auto"/>
        <w:ind w:left="7" w:right="0" w:hanging="10"/>
        <w:jc w:val="left"/>
        <w:rPr>
          <w:rFonts w:ascii="Times New Roman" w:hAnsi="Times New Roman" w:cs="Times New Roman"/>
        </w:rPr>
      </w:pPr>
    </w:p>
    <w:p w14:paraId="0C0D61CB" w14:textId="77777777" w:rsidR="009F017E" w:rsidRPr="005016EE" w:rsidRDefault="00223F59">
      <w:pPr>
        <w:spacing w:after="130"/>
        <w:ind w:left="-3" w:right="0"/>
        <w:rPr>
          <w:rFonts w:ascii="Times New Roman" w:hAnsi="Times New Roman" w:cs="Times New Roman"/>
        </w:rPr>
      </w:pPr>
      <w:bookmarkStart w:id="78" w:name="_Hlk86705107"/>
      <w:bookmarkEnd w:id="75"/>
      <w:r w:rsidRPr="005016EE">
        <w:rPr>
          <w:rFonts w:ascii="Times New Roman" w:hAnsi="Times New Roman" w:cs="Times New Roman"/>
        </w:rPr>
        <w:t xml:space="preserve">Fuente: elaboración propia. </w:t>
      </w:r>
    </w:p>
    <w:bookmarkEnd w:id="78"/>
    <w:p w14:paraId="4019B32C" w14:textId="6263EC2C" w:rsidR="009F017E" w:rsidRPr="005016EE" w:rsidRDefault="00223F59" w:rsidP="001274A3">
      <w:pPr>
        <w:spacing w:after="114"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34FB64AB" w14:textId="77777777" w:rsidR="009F017E" w:rsidRPr="005016EE" w:rsidRDefault="00223F59">
      <w:pPr>
        <w:spacing w:after="0" w:line="259" w:lineRule="auto"/>
        <w:ind w:left="12" w:right="0" w:firstLine="0"/>
        <w:jc w:val="left"/>
        <w:rPr>
          <w:rFonts w:ascii="Times New Roman" w:hAnsi="Times New Roman" w:cs="Times New Roman"/>
        </w:rPr>
      </w:pPr>
      <w:r w:rsidRPr="005016EE">
        <w:rPr>
          <w:rFonts w:ascii="Times New Roman" w:hAnsi="Times New Roman" w:cs="Times New Roman"/>
        </w:rPr>
        <w:t xml:space="preserve"> </w:t>
      </w:r>
    </w:p>
    <w:p w14:paraId="2B51CB1D" w14:textId="00AFBCD8" w:rsidR="009F017E" w:rsidRPr="000F6F30" w:rsidRDefault="00223F59" w:rsidP="001274A3">
      <w:pPr>
        <w:pStyle w:val="Ttulo2"/>
        <w:rPr>
          <w:rFonts w:ascii="Times New Roman" w:hAnsi="Times New Roman" w:cs="Times New Roman"/>
          <w:szCs w:val="24"/>
        </w:rPr>
      </w:pPr>
      <w:bookmarkStart w:id="79" w:name="_Toc86719228"/>
      <w:r w:rsidRPr="000F6F30">
        <w:rPr>
          <w:rFonts w:ascii="Times New Roman" w:hAnsi="Times New Roman" w:cs="Times New Roman"/>
          <w:szCs w:val="24"/>
        </w:rPr>
        <w:lastRenderedPageBreak/>
        <w:t>REQUERIMIENTOS NO FUNCIONALES</w:t>
      </w:r>
      <w:bookmarkEnd w:id="79"/>
      <w:r w:rsidRPr="000F6F30">
        <w:rPr>
          <w:rFonts w:ascii="Times New Roman" w:hAnsi="Times New Roman" w:cs="Times New Roman"/>
          <w:szCs w:val="24"/>
        </w:rPr>
        <w:t xml:space="preserve"> </w:t>
      </w:r>
    </w:p>
    <w:p w14:paraId="7BE9ECF3" w14:textId="77777777" w:rsidR="009F017E" w:rsidRPr="000F6F30" w:rsidRDefault="00223F59">
      <w:pPr>
        <w:spacing w:after="115" w:line="259" w:lineRule="auto"/>
        <w:ind w:left="12" w:right="0" w:firstLine="0"/>
        <w:jc w:val="left"/>
        <w:rPr>
          <w:rFonts w:ascii="Times New Roman" w:hAnsi="Times New Roman" w:cs="Times New Roman"/>
          <w:szCs w:val="24"/>
        </w:rPr>
      </w:pPr>
      <w:r w:rsidRPr="000F6F30">
        <w:rPr>
          <w:rFonts w:ascii="Times New Roman" w:hAnsi="Times New Roman" w:cs="Times New Roman"/>
          <w:b/>
          <w:szCs w:val="24"/>
        </w:rPr>
        <w:t xml:space="preserve"> </w:t>
      </w:r>
    </w:p>
    <w:p w14:paraId="5834292D" w14:textId="5253E80A" w:rsidR="009F017E" w:rsidRPr="000F6F30" w:rsidRDefault="00223F59">
      <w:pPr>
        <w:spacing w:line="362" w:lineRule="auto"/>
        <w:ind w:left="-3" w:right="0"/>
        <w:rPr>
          <w:rFonts w:ascii="Times New Roman" w:hAnsi="Times New Roman" w:cs="Times New Roman"/>
          <w:szCs w:val="24"/>
        </w:rPr>
      </w:pPr>
      <w:r w:rsidRPr="000F6F30">
        <w:rPr>
          <w:rFonts w:ascii="Times New Roman" w:hAnsi="Times New Roman" w:cs="Times New Roman"/>
          <w:szCs w:val="24"/>
        </w:rPr>
        <w:t xml:space="preserve">En la tabla </w:t>
      </w:r>
      <w:r w:rsidR="001274A3" w:rsidRPr="000F6F30">
        <w:rPr>
          <w:rFonts w:ascii="Times New Roman" w:hAnsi="Times New Roman" w:cs="Times New Roman"/>
          <w:szCs w:val="24"/>
        </w:rPr>
        <w:t xml:space="preserve">7 </w:t>
      </w:r>
      <w:r w:rsidRPr="000F6F30">
        <w:rPr>
          <w:rFonts w:ascii="Times New Roman" w:hAnsi="Times New Roman" w:cs="Times New Roman"/>
          <w:szCs w:val="24"/>
        </w:rPr>
        <w:t xml:space="preserve">se pueden evidenciar los requerimientos no funcionales solicitados para el desarrollo del proyecto. </w:t>
      </w:r>
    </w:p>
    <w:p w14:paraId="77F9A01F" w14:textId="77777777" w:rsidR="00F331F3" w:rsidRPr="000F6F30" w:rsidRDefault="00F331F3">
      <w:pPr>
        <w:spacing w:line="362" w:lineRule="auto"/>
        <w:ind w:left="-3" w:right="0"/>
        <w:rPr>
          <w:rFonts w:ascii="Times New Roman" w:hAnsi="Times New Roman" w:cs="Times New Roman"/>
          <w:szCs w:val="24"/>
        </w:rPr>
      </w:pPr>
    </w:p>
    <w:p w14:paraId="45D1E110" w14:textId="3B914750" w:rsidR="00507A56" w:rsidRPr="000F6F30" w:rsidRDefault="00F331F3" w:rsidP="00F331F3">
      <w:pPr>
        <w:pStyle w:val="Descripcin"/>
        <w:keepNext/>
        <w:jc w:val="left"/>
        <w:rPr>
          <w:rFonts w:ascii="Times New Roman" w:hAnsi="Times New Roman" w:cs="Times New Roman"/>
          <w:b/>
          <w:bCs/>
          <w:color w:val="auto"/>
          <w:sz w:val="24"/>
          <w:szCs w:val="24"/>
        </w:rPr>
      </w:pPr>
      <w:bookmarkStart w:id="80" w:name="_Toc86715032"/>
      <w:bookmarkStart w:id="81" w:name="_Toc86719142"/>
      <w:r w:rsidRPr="000F6F30">
        <w:rPr>
          <w:rFonts w:ascii="Times New Roman" w:hAnsi="Times New Roman" w:cs="Times New Roman"/>
          <w:b/>
          <w:bCs/>
          <w:color w:val="auto"/>
          <w:sz w:val="24"/>
          <w:szCs w:val="24"/>
        </w:rPr>
        <w:t xml:space="preserve">Tabla </w:t>
      </w:r>
      <w:r w:rsidRPr="000F6F30">
        <w:rPr>
          <w:rFonts w:ascii="Times New Roman" w:hAnsi="Times New Roman" w:cs="Times New Roman"/>
          <w:b/>
          <w:bCs/>
          <w:color w:val="auto"/>
          <w:sz w:val="24"/>
          <w:szCs w:val="24"/>
        </w:rPr>
        <w:fldChar w:fldCharType="begin"/>
      </w:r>
      <w:r w:rsidRPr="000F6F30">
        <w:rPr>
          <w:rFonts w:ascii="Times New Roman" w:hAnsi="Times New Roman" w:cs="Times New Roman"/>
          <w:b/>
          <w:bCs/>
          <w:color w:val="auto"/>
          <w:sz w:val="24"/>
          <w:szCs w:val="24"/>
        </w:rPr>
        <w:instrText xml:space="preserve"> SEQ Tabla \* ARABIC </w:instrText>
      </w:r>
      <w:r w:rsidRPr="000F6F30">
        <w:rPr>
          <w:rFonts w:ascii="Times New Roman" w:hAnsi="Times New Roman" w:cs="Times New Roman"/>
          <w:b/>
          <w:bCs/>
          <w:color w:val="auto"/>
          <w:sz w:val="24"/>
          <w:szCs w:val="24"/>
        </w:rPr>
        <w:fldChar w:fldCharType="separate"/>
      </w:r>
      <w:r w:rsidRPr="000F6F30">
        <w:rPr>
          <w:rFonts w:ascii="Times New Roman" w:hAnsi="Times New Roman" w:cs="Times New Roman"/>
          <w:b/>
          <w:bCs/>
          <w:noProof/>
          <w:color w:val="auto"/>
          <w:sz w:val="24"/>
          <w:szCs w:val="24"/>
        </w:rPr>
        <w:t>7</w:t>
      </w:r>
      <w:r w:rsidRPr="000F6F30">
        <w:rPr>
          <w:rFonts w:ascii="Times New Roman" w:hAnsi="Times New Roman" w:cs="Times New Roman"/>
          <w:b/>
          <w:bCs/>
          <w:color w:val="auto"/>
          <w:sz w:val="24"/>
          <w:szCs w:val="24"/>
        </w:rPr>
        <w:fldChar w:fldCharType="end"/>
      </w:r>
      <w:r w:rsidRPr="000F6F30">
        <w:rPr>
          <w:rFonts w:ascii="Times New Roman" w:hAnsi="Times New Roman" w:cs="Times New Roman"/>
          <w:b/>
          <w:bCs/>
          <w:color w:val="auto"/>
          <w:sz w:val="24"/>
          <w:szCs w:val="24"/>
        </w:rPr>
        <w:t>.Requerimientos no funcionales</w:t>
      </w:r>
      <w:bookmarkEnd w:id="80"/>
      <w:bookmarkEnd w:id="81"/>
    </w:p>
    <w:tbl>
      <w:tblPr>
        <w:tblStyle w:val="Tablaconcuadrcula1"/>
        <w:tblW w:w="9355" w:type="dxa"/>
        <w:tblLook w:val="04A0" w:firstRow="1" w:lastRow="0" w:firstColumn="1" w:lastColumn="0" w:noHBand="0" w:noVBand="1"/>
      </w:tblPr>
      <w:tblGrid>
        <w:gridCol w:w="1485"/>
        <w:gridCol w:w="2965"/>
        <w:gridCol w:w="2815"/>
        <w:gridCol w:w="2231"/>
      </w:tblGrid>
      <w:tr w:rsidR="001274A3" w:rsidRPr="000F6F30" w14:paraId="186FBFAF" w14:textId="77777777" w:rsidTr="00F37669">
        <w:tc>
          <w:tcPr>
            <w:tcW w:w="9355" w:type="dxa"/>
            <w:gridSpan w:val="4"/>
          </w:tcPr>
          <w:p w14:paraId="21DF8EA3" w14:textId="77777777" w:rsidR="001274A3" w:rsidRPr="000F6F30" w:rsidRDefault="001274A3" w:rsidP="00F37669">
            <w:pPr>
              <w:jc w:val="center"/>
              <w:rPr>
                <w:rFonts w:ascii="Times New Roman" w:hAnsi="Times New Roman" w:cs="Times New Roman"/>
                <w:b/>
                <w:szCs w:val="24"/>
              </w:rPr>
            </w:pPr>
            <w:r w:rsidRPr="000F6F30">
              <w:rPr>
                <w:rFonts w:ascii="Times New Roman" w:hAnsi="Times New Roman" w:cs="Times New Roman"/>
                <w:b/>
                <w:szCs w:val="24"/>
              </w:rPr>
              <w:t>Requerimientos NO FUNCIONALES</w:t>
            </w:r>
          </w:p>
        </w:tc>
      </w:tr>
      <w:tr w:rsidR="001274A3" w:rsidRPr="000F6F30" w14:paraId="142F6FA5" w14:textId="77777777" w:rsidTr="001274A3">
        <w:tc>
          <w:tcPr>
            <w:tcW w:w="1418" w:type="dxa"/>
          </w:tcPr>
          <w:p w14:paraId="12196675" w14:textId="77777777" w:rsidR="001274A3" w:rsidRPr="000F6F30" w:rsidRDefault="001274A3" w:rsidP="00F37669">
            <w:pPr>
              <w:rPr>
                <w:rFonts w:ascii="Times New Roman" w:hAnsi="Times New Roman" w:cs="Times New Roman"/>
                <w:b/>
                <w:bCs/>
                <w:szCs w:val="24"/>
              </w:rPr>
            </w:pPr>
            <w:r w:rsidRPr="000F6F30">
              <w:rPr>
                <w:rFonts w:ascii="Times New Roman" w:hAnsi="Times New Roman" w:cs="Times New Roman"/>
                <w:b/>
                <w:bCs/>
                <w:szCs w:val="24"/>
              </w:rPr>
              <w:t>ITEM</w:t>
            </w:r>
          </w:p>
        </w:tc>
        <w:tc>
          <w:tcPr>
            <w:tcW w:w="2881" w:type="dxa"/>
          </w:tcPr>
          <w:p w14:paraId="737C4DB9" w14:textId="77777777" w:rsidR="001274A3" w:rsidRPr="000F6F30" w:rsidRDefault="001274A3" w:rsidP="00F37669">
            <w:pPr>
              <w:jc w:val="center"/>
              <w:rPr>
                <w:rFonts w:ascii="Times New Roman" w:hAnsi="Times New Roman" w:cs="Times New Roman"/>
                <w:b/>
                <w:bCs/>
                <w:szCs w:val="24"/>
              </w:rPr>
            </w:pPr>
            <w:r w:rsidRPr="000F6F30">
              <w:rPr>
                <w:rFonts w:ascii="Times New Roman" w:hAnsi="Times New Roman" w:cs="Times New Roman"/>
                <w:b/>
                <w:bCs/>
                <w:szCs w:val="24"/>
              </w:rPr>
              <w:t>REQUERIMIENTO</w:t>
            </w:r>
          </w:p>
        </w:tc>
        <w:tc>
          <w:tcPr>
            <w:tcW w:w="2851" w:type="dxa"/>
          </w:tcPr>
          <w:p w14:paraId="02BEAD65" w14:textId="77777777" w:rsidR="001274A3" w:rsidRPr="000F6F30" w:rsidRDefault="001274A3" w:rsidP="00F37669">
            <w:pPr>
              <w:jc w:val="center"/>
              <w:rPr>
                <w:rFonts w:ascii="Times New Roman" w:hAnsi="Times New Roman" w:cs="Times New Roman"/>
                <w:b/>
                <w:bCs/>
                <w:szCs w:val="24"/>
              </w:rPr>
            </w:pPr>
            <w:r w:rsidRPr="000F6F30">
              <w:rPr>
                <w:rFonts w:ascii="Times New Roman" w:hAnsi="Times New Roman" w:cs="Times New Roman"/>
                <w:b/>
                <w:bCs/>
                <w:szCs w:val="24"/>
              </w:rPr>
              <w:t>DESCRIPCION</w:t>
            </w:r>
          </w:p>
        </w:tc>
        <w:tc>
          <w:tcPr>
            <w:tcW w:w="2205" w:type="dxa"/>
          </w:tcPr>
          <w:p w14:paraId="680EA07B" w14:textId="77777777" w:rsidR="001274A3" w:rsidRPr="000F6F30" w:rsidRDefault="001274A3" w:rsidP="00F37669">
            <w:pPr>
              <w:jc w:val="center"/>
              <w:rPr>
                <w:rFonts w:ascii="Times New Roman" w:hAnsi="Times New Roman" w:cs="Times New Roman"/>
                <w:b/>
                <w:bCs/>
                <w:szCs w:val="24"/>
              </w:rPr>
            </w:pPr>
            <w:r w:rsidRPr="000F6F30">
              <w:rPr>
                <w:rFonts w:ascii="Times New Roman" w:hAnsi="Times New Roman" w:cs="Times New Roman"/>
                <w:b/>
                <w:bCs/>
                <w:szCs w:val="24"/>
              </w:rPr>
              <w:t>PRIORIDAD</w:t>
            </w:r>
          </w:p>
        </w:tc>
      </w:tr>
      <w:tr w:rsidR="001274A3" w:rsidRPr="000F6F30" w14:paraId="576C6CC0" w14:textId="77777777" w:rsidTr="001274A3">
        <w:trPr>
          <w:trHeight w:val="276"/>
        </w:trPr>
        <w:tc>
          <w:tcPr>
            <w:tcW w:w="1418" w:type="dxa"/>
          </w:tcPr>
          <w:p w14:paraId="7ADAD911" w14:textId="77777777" w:rsidR="001274A3" w:rsidRPr="000F6F30" w:rsidRDefault="001274A3" w:rsidP="00F37669">
            <w:pPr>
              <w:rPr>
                <w:rFonts w:ascii="Times New Roman" w:hAnsi="Times New Roman" w:cs="Times New Roman"/>
                <w:b/>
                <w:bCs/>
                <w:szCs w:val="24"/>
              </w:rPr>
            </w:pPr>
            <w:r w:rsidRPr="000F6F30">
              <w:rPr>
                <w:rFonts w:ascii="Times New Roman" w:hAnsi="Times New Roman" w:cs="Times New Roman"/>
                <w:b/>
                <w:bCs/>
                <w:szCs w:val="24"/>
              </w:rPr>
              <w:t>1</w:t>
            </w:r>
          </w:p>
        </w:tc>
        <w:tc>
          <w:tcPr>
            <w:tcW w:w="2881" w:type="dxa"/>
          </w:tcPr>
          <w:p w14:paraId="38C64FFF" w14:textId="77777777" w:rsidR="001274A3" w:rsidRPr="000F6F30" w:rsidRDefault="001274A3" w:rsidP="00F37669">
            <w:pPr>
              <w:rPr>
                <w:rFonts w:ascii="Times New Roman" w:hAnsi="Times New Roman" w:cs="Times New Roman"/>
                <w:b/>
                <w:bCs/>
                <w:szCs w:val="24"/>
              </w:rPr>
            </w:pPr>
            <w:r w:rsidRPr="000F6F30">
              <w:rPr>
                <w:rFonts w:ascii="Times New Roman" w:hAnsi="Times New Roman" w:cs="Times New Roman"/>
                <w:b/>
                <w:bCs/>
                <w:szCs w:val="24"/>
              </w:rPr>
              <w:t>LENGUAJES DE PROGRAMACION</w:t>
            </w:r>
          </w:p>
        </w:tc>
        <w:tc>
          <w:tcPr>
            <w:tcW w:w="2851" w:type="dxa"/>
          </w:tcPr>
          <w:p w14:paraId="2AF7B5FE" w14:textId="77777777" w:rsidR="001274A3" w:rsidRPr="000F6F30" w:rsidRDefault="001274A3" w:rsidP="00223F59">
            <w:pPr>
              <w:pStyle w:val="Prrafodelista"/>
              <w:numPr>
                <w:ilvl w:val="0"/>
                <w:numId w:val="17"/>
              </w:numPr>
              <w:spacing w:line="240" w:lineRule="auto"/>
              <w:ind w:left="451" w:hanging="360"/>
              <w:contextualSpacing/>
              <w:jc w:val="left"/>
              <w:rPr>
                <w:rFonts w:eastAsia="Calibri"/>
                <w:color w:val="000000"/>
                <w:lang w:val="es-CO" w:eastAsia="en-US"/>
              </w:rPr>
            </w:pPr>
            <w:r w:rsidRPr="000F6F30">
              <w:rPr>
                <w:rFonts w:eastAsia="Calibri"/>
                <w:color w:val="000000"/>
                <w:lang w:val="es-CO" w:eastAsia="en-US"/>
              </w:rPr>
              <w:t xml:space="preserve">PYTHON: se establece el lenguaje Python para el desarrollo del </w:t>
            </w:r>
            <w:proofErr w:type="spellStart"/>
            <w:r w:rsidRPr="000F6F30">
              <w:rPr>
                <w:rFonts w:eastAsia="Calibri"/>
                <w:color w:val="000000"/>
                <w:lang w:val="es-CO" w:eastAsia="en-US"/>
              </w:rPr>
              <w:t>backend</w:t>
            </w:r>
            <w:proofErr w:type="spellEnd"/>
          </w:p>
          <w:p w14:paraId="7C0D8844" w14:textId="77777777" w:rsidR="001274A3" w:rsidRPr="000F6F30" w:rsidRDefault="001274A3" w:rsidP="00223F59">
            <w:pPr>
              <w:pStyle w:val="Prrafodelista"/>
              <w:numPr>
                <w:ilvl w:val="0"/>
                <w:numId w:val="17"/>
              </w:numPr>
              <w:spacing w:line="240" w:lineRule="auto"/>
              <w:ind w:left="451" w:hanging="360"/>
              <w:contextualSpacing/>
              <w:jc w:val="left"/>
              <w:rPr>
                <w:rFonts w:eastAsia="Calibri"/>
                <w:color w:val="000000"/>
                <w:lang w:val="es-CO" w:eastAsia="en-US"/>
              </w:rPr>
            </w:pPr>
            <w:r w:rsidRPr="000F6F30">
              <w:rPr>
                <w:rFonts w:eastAsia="Calibri"/>
                <w:color w:val="000000"/>
                <w:lang w:val="es-CO" w:eastAsia="en-US"/>
              </w:rPr>
              <w:t xml:space="preserve">HTML/CSS/JS/AJAX para el desarrollo del </w:t>
            </w:r>
            <w:proofErr w:type="spellStart"/>
            <w:r w:rsidRPr="000F6F30">
              <w:rPr>
                <w:rFonts w:eastAsia="Calibri"/>
                <w:color w:val="000000"/>
                <w:lang w:val="es-CO" w:eastAsia="en-US"/>
              </w:rPr>
              <w:t>frontend</w:t>
            </w:r>
            <w:proofErr w:type="spellEnd"/>
          </w:p>
          <w:p w14:paraId="2E31A558" w14:textId="77777777" w:rsidR="001274A3" w:rsidRPr="000F6F30" w:rsidRDefault="001274A3" w:rsidP="00223F59">
            <w:pPr>
              <w:pStyle w:val="Prrafodelista"/>
              <w:numPr>
                <w:ilvl w:val="0"/>
                <w:numId w:val="17"/>
              </w:numPr>
              <w:spacing w:line="240" w:lineRule="auto"/>
              <w:ind w:left="451" w:hanging="360"/>
              <w:contextualSpacing/>
              <w:jc w:val="left"/>
              <w:rPr>
                <w:rFonts w:eastAsia="Calibri"/>
                <w:color w:val="000000"/>
                <w:lang w:val="es-CO" w:eastAsia="en-US"/>
              </w:rPr>
            </w:pPr>
            <w:r w:rsidRPr="000F6F30">
              <w:rPr>
                <w:rFonts w:eastAsia="Calibri"/>
                <w:color w:val="000000"/>
                <w:lang w:val="es-CO" w:eastAsia="en-US"/>
              </w:rPr>
              <w:t>SQL para el manejo de las consultas</w:t>
            </w:r>
          </w:p>
        </w:tc>
        <w:tc>
          <w:tcPr>
            <w:tcW w:w="2205" w:type="dxa"/>
          </w:tcPr>
          <w:p w14:paraId="41A0F88F"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ALTA</w:t>
            </w:r>
          </w:p>
        </w:tc>
      </w:tr>
      <w:tr w:rsidR="001274A3" w:rsidRPr="000F6F30" w14:paraId="11FFE57B" w14:textId="77777777" w:rsidTr="001274A3">
        <w:trPr>
          <w:trHeight w:val="276"/>
        </w:trPr>
        <w:tc>
          <w:tcPr>
            <w:tcW w:w="1418" w:type="dxa"/>
          </w:tcPr>
          <w:p w14:paraId="7594E3AE"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2</w:t>
            </w:r>
          </w:p>
        </w:tc>
        <w:tc>
          <w:tcPr>
            <w:tcW w:w="2881" w:type="dxa"/>
          </w:tcPr>
          <w:p w14:paraId="6BEF738F" w14:textId="77777777" w:rsidR="001274A3" w:rsidRPr="000F6F30" w:rsidRDefault="001274A3" w:rsidP="00F37669">
            <w:pPr>
              <w:rPr>
                <w:rFonts w:ascii="Times New Roman" w:hAnsi="Times New Roman" w:cs="Times New Roman"/>
                <w:b/>
                <w:bCs/>
                <w:szCs w:val="24"/>
              </w:rPr>
            </w:pPr>
            <w:r w:rsidRPr="000F6F30">
              <w:rPr>
                <w:rFonts w:ascii="Times New Roman" w:hAnsi="Times New Roman" w:cs="Times New Roman"/>
                <w:b/>
                <w:bCs/>
                <w:szCs w:val="24"/>
              </w:rPr>
              <w:t>TIEMPOS DE RESPUESTA</w:t>
            </w:r>
          </w:p>
        </w:tc>
        <w:tc>
          <w:tcPr>
            <w:tcW w:w="2851" w:type="dxa"/>
          </w:tcPr>
          <w:p w14:paraId="5C311DC6"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Los tiempos de respuesta del sistema no deben superar los 5 segundos entre los procedimientos de consulta, almacenado y renderizado</w:t>
            </w:r>
          </w:p>
        </w:tc>
        <w:tc>
          <w:tcPr>
            <w:tcW w:w="2205" w:type="dxa"/>
          </w:tcPr>
          <w:p w14:paraId="63501343"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ALTA</w:t>
            </w:r>
          </w:p>
        </w:tc>
      </w:tr>
      <w:tr w:rsidR="001274A3" w:rsidRPr="000F6F30" w14:paraId="6BDA9E40" w14:textId="77777777" w:rsidTr="001274A3">
        <w:trPr>
          <w:trHeight w:val="276"/>
        </w:trPr>
        <w:tc>
          <w:tcPr>
            <w:tcW w:w="1418" w:type="dxa"/>
          </w:tcPr>
          <w:p w14:paraId="211367FE"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3</w:t>
            </w:r>
          </w:p>
        </w:tc>
        <w:tc>
          <w:tcPr>
            <w:tcW w:w="2881" w:type="dxa"/>
          </w:tcPr>
          <w:p w14:paraId="0089399E" w14:textId="77777777" w:rsidR="001274A3" w:rsidRPr="000F6F30" w:rsidRDefault="001274A3" w:rsidP="00F37669">
            <w:pPr>
              <w:rPr>
                <w:rFonts w:ascii="Times New Roman" w:hAnsi="Times New Roman" w:cs="Times New Roman"/>
                <w:b/>
                <w:bCs/>
                <w:szCs w:val="24"/>
              </w:rPr>
            </w:pPr>
            <w:r w:rsidRPr="000F6F30">
              <w:rPr>
                <w:rFonts w:ascii="Times New Roman" w:hAnsi="Times New Roman" w:cs="Times New Roman"/>
                <w:b/>
                <w:bCs/>
                <w:szCs w:val="24"/>
              </w:rPr>
              <w:t>DISPONIBILIDAD</w:t>
            </w:r>
          </w:p>
        </w:tc>
        <w:tc>
          <w:tcPr>
            <w:tcW w:w="2851" w:type="dxa"/>
          </w:tcPr>
          <w:p w14:paraId="2B741AAC"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El Sistema debe estar disponible 24/7 y ante fallas de disponibilidad de la solución en cualquiera de sus componentes, debe generar alertas.</w:t>
            </w:r>
          </w:p>
        </w:tc>
        <w:tc>
          <w:tcPr>
            <w:tcW w:w="2205" w:type="dxa"/>
          </w:tcPr>
          <w:p w14:paraId="202FFBC6"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ALTA</w:t>
            </w:r>
          </w:p>
        </w:tc>
      </w:tr>
      <w:tr w:rsidR="001274A3" w:rsidRPr="000F6F30" w14:paraId="7C189A19" w14:textId="77777777" w:rsidTr="001274A3">
        <w:trPr>
          <w:trHeight w:val="276"/>
        </w:trPr>
        <w:tc>
          <w:tcPr>
            <w:tcW w:w="1418" w:type="dxa"/>
          </w:tcPr>
          <w:p w14:paraId="3CF5F21A"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4</w:t>
            </w:r>
          </w:p>
        </w:tc>
        <w:tc>
          <w:tcPr>
            <w:tcW w:w="2881" w:type="dxa"/>
          </w:tcPr>
          <w:p w14:paraId="4255A071" w14:textId="77777777" w:rsidR="001274A3" w:rsidRPr="000F6F30" w:rsidRDefault="001274A3" w:rsidP="00F37669">
            <w:pPr>
              <w:rPr>
                <w:rFonts w:ascii="Times New Roman" w:hAnsi="Times New Roman" w:cs="Times New Roman"/>
                <w:b/>
                <w:bCs/>
                <w:szCs w:val="24"/>
              </w:rPr>
            </w:pPr>
            <w:r w:rsidRPr="000F6F30">
              <w:rPr>
                <w:rFonts w:ascii="Times New Roman" w:hAnsi="Times New Roman" w:cs="Times New Roman"/>
                <w:b/>
                <w:bCs/>
                <w:szCs w:val="24"/>
              </w:rPr>
              <w:t>ARQUITECTURA Y ESCALABILIDAD</w:t>
            </w:r>
          </w:p>
        </w:tc>
        <w:tc>
          <w:tcPr>
            <w:tcW w:w="2851" w:type="dxa"/>
          </w:tcPr>
          <w:p w14:paraId="69F8F673"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t xml:space="preserve">El sistema de información deberá estar diseñado con conceptos de programación </w:t>
            </w:r>
            <w:r w:rsidRPr="000F6F30">
              <w:rPr>
                <w:rFonts w:ascii="Times New Roman" w:hAnsi="Times New Roman" w:cs="Times New Roman"/>
                <w:szCs w:val="24"/>
              </w:rPr>
              <w:lastRenderedPageBreak/>
              <w:t xml:space="preserve">orientada a objetos, desarrollado en un lenguaje de última generación y en capas de software (capa de presentación, capa de lógica de negocios, capa de datos) que permitan una mayor escalabilidad del sistema como un mejor mantenimiento </w:t>
            </w:r>
            <w:proofErr w:type="gramStart"/>
            <w:r w:rsidRPr="000F6F30">
              <w:rPr>
                <w:rFonts w:ascii="Times New Roman" w:hAnsi="Times New Roman" w:cs="Times New Roman"/>
                <w:szCs w:val="24"/>
              </w:rPr>
              <w:t>del mismo</w:t>
            </w:r>
            <w:proofErr w:type="gramEnd"/>
            <w:r w:rsidRPr="000F6F30">
              <w:rPr>
                <w:rFonts w:ascii="Times New Roman" w:hAnsi="Times New Roman" w:cs="Times New Roman"/>
                <w:szCs w:val="24"/>
              </w:rPr>
              <w:t>.</w:t>
            </w:r>
          </w:p>
        </w:tc>
        <w:tc>
          <w:tcPr>
            <w:tcW w:w="2205" w:type="dxa"/>
          </w:tcPr>
          <w:p w14:paraId="0F138D18" w14:textId="77777777" w:rsidR="001274A3" w:rsidRPr="000F6F30" w:rsidRDefault="001274A3" w:rsidP="00F37669">
            <w:pPr>
              <w:rPr>
                <w:rFonts w:ascii="Times New Roman" w:hAnsi="Times New Roman" w:cs="Times New Roman"/>
                <w:szCs w:val="24"/>
              </w:rPr>
            </w:pPr>
            <w:r w:rsidRPr="000F6F30">
              <w:rPr>
                <w:rFonts w:ascii="Times New Roman" w:hAnsi="Times New Roman" w:cs="Times New Roman"/>
                <w:szCs w:val="24"/>
              </w:rPr>
              <w:lastRenderedPageBreak/>
              <w:t>ALTA</w:t>
            </w:r>
          </w:p>
        </w:tc>
      </w:tr>
    </w:tbl>
    <w:p w14:paraId="6BDD4F38" w14:textId="77777777" w:rsidR="009F017E" w:rsidRPr="000F6F30" w:rsidRDefault="00223F59" w:rsidP="001274A3">
      <w:pPr>
        <w:spacing w:after="118" w:line="259" w:lineRule="auto"/>
        <w:ind w:right="0"/>
        <w:jc w:val="left"/>
        <w:rPr>
          <w:rFonts w:ascii="Times New Roman" w:hAnsi="Times New Roman" w:cs="Times New Roman"/>
          <w:szCs w:val="24"/>
        </w:rPr>
      </w:pPr>
      <w:r w:rsidRPr="000F6F30">
        <w:rPr>
          <w:rFonts w:ascii="Times New Roman" w:hAnsi="Times New Roman" w:cs="Times New Roman"/>
          <w:b/>
          <w:szCs w:val="24"/>
        </w:rPr>
        <w:t xml:space="preserve"> </w:t>
      </w:r>
    </w:p>
    <w:p w14:paraId="2435041B" w14:textId="77777777" w:rsidR="009F017E" w:rsidRPr="000F6F30" w:rsidRDefault="00223F59">
      <w:pPr>
        <w:spacing w:after="125"/>
        <w:ind w:left="-3" w:right="0"/>
        <w:rPr>
          <w:rFonts w:ascii="Times New Roman" w:hAnsi="Times New Roman" w:cs="Times New Roman"/>
          <w:szCs w:val="24"/>
        </w:rPr>
      </w:pPr>
      <w:r w:rsidRPr="000F6F30">
        <w:rPr>
          <w:rFonts w:ascii="Times New Roman" w:hAnsi="Times New Roman" w:cs="Times New Roman"/>
          <w:szCs w:val="24"/>
        </w:rPr>
        <w:t xml:space="preserve">Fuente: elaboración propia. </w:t>
      </w:r>
    </w:p>
    <w:p w14:paraId="20EB3922" w14:textId="77777777" w:rsidR="009F017E" w:rsidRPr="000F6F30" w:rsidRDefault="00223F59">
      <w:pPr>
        <w:spacing w:after="118" w:line="259" w:lineRule="auto"/>
        <w:ind w:left="12" w:right="0" w:firstLine="0"/>
        <w:jc w:val="left"/>
        <w:rPr>
          <w:rFonts w:ascii="Times New Roman" w:hAnsi="Times New Roman" w:cs="Times New Roman"/>
          <w:szCs w:val="24"/>
        </w:rPr>
      </w:pPr>
      <w:r w:rsidRPr="000F6F30">
        <w:rPr>
          <w:rFonts w:ascii="Times New Roman" w:hAnsi="Times New Roman" w:cs="Times New Roman"/>
          <w:b/>
          <w:szCs w:val="24"/>
        </w:rPr>
        <w:t xml:space="preserve"> </w:t>
      </w:r>
    </w:p>
    <w:p w14:paraId="7AFB7F1A" w14:textId="77777777" w:rsidR="009F017E" w:rsidRPr="000F6F30" w:rsidRDefault="00223F59">
      <w:pPr>
        <w:spacing w:after="114" w:line="259" w:lineRule="auto"/>
        <w:ind w:left="12" w:right="0" w:firstLine="0"/>
        <w:jc w:val="left"/>
        <w:rPr>
          <w:rFonts w:ascii="Times New Roman" w:hAnsi="Times New Roman" w:cs="Times New Roman"/>
          <w:szCs w:val="24"/>
        </w:rPr>
      </w:pPr>
      <w:r w:rsidRPr="000F6F30">
        <w:rPr>
          <w:rFonts w:ascii="Times New Roman" w:hAnsi="Times New Roman" w:cs="Times New Roman"/>
          <w:b/>
          <w:szCs w:val="24"/>
        </w:rPr>
        <w:t xml:space="preserve"> </w:t>
      </w:r>
    </w:p>
    <w:p w14:paraId="23F803D8" w14:textId="444F5358" w:rsidR="00030055" w:rsidRPr="000F6F30" w:rsidRDefault="00030055" w:rsidP="00030055">
      <w:pPr>
        <w:pStyle w:val="Ttulo2"/>
        <w:rPr>
          <w:rFonts w:ascii="Times New Roman" w:hAnsi="Times New Roman" w:cs="Times New Roman"/>
          <w:szCs w:val="24"/>
          <w:lang w:eastAsia="en-US"/>
        </w:rPr>
      </w:pPr>
      <w:bookmarkStart w:id="82" w:name="_Toc86719229"/>
      <w:r w:rsidRPr="000F6F30">
        <w:rPr>
          <w:rFonts w:ascii="Times New Roman" w:hAnsi="Times New Roman" w:cs="Times New Roman"/>
          <w:szCs w:val="24"/>
          <w:lang w:eastAsia="en-US"/>
        </w:rPr>
        <w:t>Diagramas</w:t>
      </w:r>
      <w:bookmarkEnd w:id="82"/>
    </w:p>
    <w:p w14:paraId="323D1E74" w14:textId="77777777" w:rsidR="00030055" w:rsidRPr="000F6F30" w:rsidRDefault="00030055" w:rsidP="00030055">
      <w:pPr>
        <w:rPr>
          <w:rFonts w:ascii="Times New Roman" w:hAnsi="Times New Roman" w:cs="Times New Roman"/>
          <w:szCs w:val="24"/>
          <w:lang w:eastAsia="en-US"/>
        </w:rPr>
      </w:pPr>
    </w:p>
    <w:p w14:paraId="7CB82964" w14:textId="5D2B7C93" w:rsidR="00030055" w:rsidRPr="000F6F30" w:rsidRDefault="00030055" w:rsidP="00030055">
      <w:pPr>
        <w:pStyle w:val="Ttulo3"/>
        <w:rPr>
          <w:rFonts w:ascii="Times New Roman" w:hAnsi="Times New Roman" w:cs="Times New Roman"/>
          <w:szCs w:val="24"/>
          <w:lang w:eastAsia="en-US"/>
        </w:rPr>
      </w:pPr>
      <w:bookmarkStart w:id="83" w:name="_Toc86719230"/>
      <w:r w:rsidRPr="000F6F30">
        <w:rPr>
          <w:rFonts w:ascii="Times New Roman" w:hAnsi="Times New Roman" w:cs="Times New Roman"/>
          <w:szCs w:val="24"/>
          <w:lang w:eastAsia="en-US"/>
        </w:rPr>
        <w:t>Diagrama de Casos de Uso</w:t>
      </w:r>
      <w:bookmarkEnd w:id="83"/>
    </w:p>
    <w:p w14:paraId="6856FF26" w14:textId="6C874D49" w:rsidR="00247B7F" w:rsidRPr="000F6F30" w:rsidRDefault="00247B7F" w:rsidP="00247B7F">
      <w:pPr>
        <w:rPr>
          <w:rFonts w:ascii="Times New Roman" w:hAnsi="Times New Roman" w:cs="Times New Roman"/>
          <w:szCs w:val="24"/>
          <w:lang w:eastAsia="en-US"/>
        </w:rPr>
      </w:pPr>
    </w:p>
    <w:p w14:paraId="1DACECB9" w14:textId="77777777" w:rsidR="00247B7F" w:rsidRPr="000F6F30" w:rsidRDefault="00247B7F" w:rsidP="00247B7F">
      <w:pPr>
        <w:rPr>
          <w:rFonts w:ascii="Times New Roman" w:hAnsi="Times New Roman" w:cs="Times New Roman"/>
          <w:szCs w:val="24"/>
          <w:lang w:eastAsia="en-US"/>
        </w:rPr>
      </w:pPr>
    </w:p>
    <w:p w14:paraId="4018DCCF" w14:textId="16406CD5" w:rsidR="00030055" w:rsidRPr="000F6F30" w:rsidRDefault="00247B7F" w:rsidP="00030055">
      <w:pPr>
        <w:pStyle w:val="Normal1"/>
        <w:spacing w:line="360" w:lineRule="auto"/>
        <w:jc w:val="both"/>
        <w:rPr>
          <w:rFonts w:ascii="Times New Roman" w:eastAsia="Calibri" w:hAnsi="Times New Roman" w:cs="Times New Roman"/>
          <w:b/>
          <w:bCs/>
          <w:color w:val="auto"/>
          <w:sz w:val="24"/>
          <w:szCs w:val="24"/>
          <w:lang w:eastAsia="en-US"/>
        </w:rPr>
      </w:pPr>
      <w:r w:rsidRPr="000F6F30">
        <w:rPr>
          <w:rFonts w:ascii="Times New Roman" w:eastAsia="Calibri" w:hAnsi="Times New Roman" w:cs="Times New Roman"/>
          <w:b/>
          <w:bCs/>
          <w:sz w:val="24"/>
          <w:szCs w:val="24"/>
          <w:lang w:eastAsia="en-US"/>
        </w:rPr>
        <w:t>4.4.1.1. Caso de Uso 1: Gestión de Inventario, proveedores y Clientes</w:t>
      </w:r>
    </w:p>
    <w:p w14:paraId="14DBD83B" w14:textId="0FD1D348" w:rsidR="00030055" w:rsidRPr="000F6F30" w:rsidRDefault="00030055" w:rsidP="00030055">
      <w:pPr>
        <w:pStyle w:val="Descripcin"/>
        <w:rPr>
          <w:rFonts w:ascii="Times New Roman" w:eastAsia="Calibri" w:hAnsi="Times New Roman" w:cs="Times New Roman"/>
          <w:b/>
          <w:bCs/>
          <w:color w:val="auto"/>
          <w:sz w:val="24"/>
          <w:szCs w:val="24"/>
          <w:lang w:eastAsia="en-US"/>
        </w:rPr>
      </w:pPr>
      <w:bookmarkStart w:id="84" w:name="_Toc86717269"/>
      <w:bookmarkStart w:id="85" w:name="_Toc86719087"/>
      <w:r w:rsidRPr="000F6F30">
        <w:rPr>
          <w:rFonts w:ascii="Times New Roman" w:hAnsi="Times New Roman" w:cs="Times New Roman"/>
          <w:b/>
          <w:bCs/>
          <w:color w:val="auto"/>
          <w:sz w:val="24"/>
          <w:szCs w:val="24"/>
        </w:rPr>
        <w:lastRenderedPageBreak/>
        <w:t xml:space="preserve">Ilustración </w:t>
      </w:r>
      <w:r w:rsidRPr="000F6F30">
        <w:rPr>
          <w:rFonts w:ascii="Times New Roman" w:hAnsi="Times New Roman" w:cs="Times New Roman"/>
          <w:b/>
          <w:bCs/>
          <w:color w:val="auto"/>
          <w:sz w:val="24"/>
          <w:szCs w:val="24"/>
        </w:rPr>
        <w:fldChar w:fldCharType="begin"/>
      </w:r>
      <w:r w:rsidRPr="000F6F30">
        <w:rPr>
          <w:rFonts w:ascii="Times New Roman" w:hAnsi="Times New Roman" w:cs="Times New Roman"/>
          <w:b/>
          <w:bCs/>
          <w:color w:val="auto"/>
          <w:sz w:val="24"/>
          <w:szCs w:val="24"/>
        </w:rPr>
        <w:instrText xml:space="preserve"> SEQ Ilustración \* ARABIC </w:instrText>
      </w:r>
      <w:r w:rsidRPr="000F6F30">
        <w:rPr>
          <w:rFonts w:ascii="Times New Roman" w:hAnsi="Times New Roman" w:cs="Times New Roman"/>
          <w:b/>
          <w:bCs/>
          <w:color w:val="auto"/>
          <w:sz w:val="24"/>
          <w:szCs w:val="24"/>
        </w:rPr>
        <w:fldChar w:fldCharType="separate"/>
      </w:r>
      <w:r w:rsidR="00397A7B" w:rsidRPr="000F6F30">
        <w:rPr>
          <w:rFonts w:ascii="Times New Roman" w:hAnsi="Times New Roman" w:cs="Times New Roman"/>
          <w:b/>
          <w:bCs/>
          <w:noProof/>
          <w:color w:val="auto"/>
          <w:sz w:val="24"/>
          <w:szCs w:val="24"/>
        </w:rPr>
        <w:t>1</w:t>
      </w:r>
      <w:r w:rsidRPr="000F6F30">
        <w:rPr>
          <w:rFonts w:ascii="Times New Roman" w:hAnsi="Times New Roman" w:cs="Times New Roman"/>
          <w:b/>
          <w:bCs/>
          <w:color w:val="auto"/>
          <w:sz w:val="24"/>
          <w:szCs w:val="24"/>
        </w:rPr>
        <w:fldChar w:fldCharType="end"/>
      </w:r>
      <w:r w:rsidRPr="000F6F30">
        <w:rPr>
          <w:rFonts w:ascii="Times New Roman" w:hAnsi="Times New Roman" w:cs="Times New Roman"/>
          <w:b/>
          <w:bCs/>
          <w:color w:val="auto"/>
          <w:sz w:val="24"/>
          <w:szCs w:val="24"/>
        </w:rPr>
        <w:t>.Diagrama de casos de uso</w:t>
      </w:r>
      <w:r w:rsidRPr="000F6F30">
        <w:rPr>
          <w:rFonts w:ascii="Times New Roman" w:hAnsi="Times New Roman" w:cs="Times New Roman"/>
          <w:b/>
          <w:bCs/>
          <w:noProof/>
          <w:color w:val="auto"/>
          <w:sz w:val="24"/>
          <w:szCs w:val="24"/>
        </w:rPr>
        <w:drawing>
          <wp:anchor distT="0" distB="0" distL="114300" distR="114300" simplePos="0" relativeHeight="251663360" behindDoc="1" locked="0" layoutInCell="0" hidden="0" allowOverlap="1" wp14:anchorId="785434ED" wp14:editId="1ADCAC98">
            <wp:simplePos x="0" y="0"/>
            <wp:positionH relativeFrom="page">
              <wp:posOffset>1104900</wp:posOffset>
            </wp:positionH>
            <wp:positionV relativeFrom="paragraph">
              <wp:posOffset>366395</wp:posOffset>
            </wp:positionV>
            <wp:extent cx="6372225" cy="2437765"/>
            <wp:effectExtent l="0" t="0" r="9525" b="635"/>
            <wp:wrapTight wrapText="bothSides">
              <wp:wrapPolygon edited="0">
                <wp:start x="0" y="0"/>
                <wp:lineTo x="0" y="21437"/>
                <wp:lineTo x="21568" y="21437"/>
                <wp:lineTo x="21568" y="0"/>
                <wp:lineTo x="0" y="0"/>
              </wp:wrapPolygon>
            </wp:wrapTight>
            <wp:docPr id="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6"/>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gAAACMAAAAAAAAAAAAAAQAAAAAAAAAAAAAAAAAAAAIAAABCAgAA6S8AAIURAAA2AAUAAAAAAJsXAAAoAAAACAAAAAEAAAABAAAA"/>
                        </a:ext>
                      </a:extLst>
                    </pic:cNvPicPr>
                  </pic:nvPicPr>
                  <pic:blipFill>
                    <a:blip r:embed="rId17"/>
                    <a:stretch>
                      <a:fillRect/>
                    </a:stretch>
                  </pic:blipFill>
                  <pic:spPr>
                    <a:xfrm>
                      <a:off x="0" y="0"/>
                      <a:ext cx="6372225" cy="2437765"/>
                    </a:xfrm>
                    <a:prstGeom prst="rect">
                      <a:avLst/>
                    </a:prstGeom>
                    <a:noFill/>
                    <a:ln w="9525">
                      <a:noFill/>
                    </a:ln>
                  </pic:spPr>
                </pic:pic>
              </a:graphicData>
            </a:graphic>
            <wp14:sizeRelH relativeFrom="margin">
              <wp14:pctWidth>0</wp14:pctWidth>
            </wp14:sizeRelH>
            <wp14:sizeRelV relativeFrom="margin">
              <wp14:pctHeight>0</wp14:pctHeight>
            </wp14:sizeRelV>
          </wp:anchor>
        </w:drawing>
      </w:r>
      <w:bookmarkEnd w:id="84"/>
      <w:bookmarkEnd w:id="85"/>
    </w:p>
    <w:p w14:paraId="7A2C267B" w14:textId="1D99AAD7" w:rsidR="00030055" w:rsidRPr="000F6F30" w:rsidRDefault="00247B7F" w:rsidP="00247B7F">
      <w:pPr>
        <w:pStyle w:val="Normal1"/>
        <w:spacing w:line="360" w:lineRule="auto"/>
        <w:jc w:val="both"/>
        <w:rPr>
          <w:rFonts w:ascii="Times New Roman" w:eastAsia="Calibri" w:hAnsi="Times New Roman" w:cs="Times New Roman"/>
          <w:sz w:val="24"/>
          <w:szCs w:val="24"/>
          <w:lang w:eastAsia="en-US"/>
        </w:rPr>
      </w:pPr>
      <w:bookmarkStart w:id="86" w:name="_Hlk86716435"/>
      <w:r w:rsidRPr="000F6F30">
        <w:rPr>
          <w:rFonts w:ascii="Times New Roman" w:hAnsi="Times New Roman" w:cs="Times New Roman"/>
          <w:color w:val="auto"/>
          <w:sz w:val="24"/>
          <w:szCs w:val="24"/>
        </w:rPr>
        <w:t>Fuente: elaboración propia.</w:t>
      </w:r>
    </w:p>
    <w:bookmarkEnd w:id="86"/>
    <w:p w14:paraId="0ACD267C" w14:textId="08F47276" w:rsidR="00030055" w:rsidRPr="000F6F30" w:rsidRDefault="00030055" w:rsidP="00030055">
      <w:pPr>
        <w:pStyle w:val="Normal1"/>
        <w:spacing w:line="360" w:lineRule="auto"/>
        <w:ind w:left="720"/>
        <w:jc w:val="both"/>
        <w:rPr>
          <w:rFonts w:ascii="Times New Roman" w:hAnsi="Times New Roman" w:cs="Times New Roman"/>
          <w:bCs/>
          <w:sz w:val="24"/>
          <w:szCs w:val="24"/>
        </w:rPr>
      </w:pPr>
    </w:p>
    <w:p w14:paraId="24D7D38A" w14:textId="06DB113B" w:rsidR="00247B7F" w:rsidRPr="000F6F30" w:rsidRDefault="00247B7F" w:rsidP="00030055">
      <w:pPr>
        <w:pStyle w:val="Normal1"/>
        <w:spacing w:line="360" w:lineRule="auto"/>
        <w:ind w:left="720"/>
        <w:jc w:val="both"/>
        <w:rPr>
          <w:rFonts w:ascii="Times New Roman" w:hAnsi="Times New Roman" w:cs="Times New Roman"/>
          <w:bCs/>
          <w:sz w:val="24"/>
          <w:szCs w:val="24"/>
        </w:rPr>
      </w:pPr>
    </w:p>
    <w:p w14:paraId="1D30AB79" w14:textId="6F2F0CC8" w:rsidR="00247B7F" w:rsidRPr="000F6F30" w:rsidRDefault="00247B7F" w:rsidP="00030055">
      <w:pPr>
        <w:pStyle w:val="Normal1"/>
        <w:spacing w:line="360" w:lineRule="auto"/>
        <w:ind w:left="720"/>
        <w:jc w:val="both"/>
        <w:rPr>
          <w:rFonts w:ascii="Times New Roman" w:hAnsi="Times New Roman" w:cs="Times New Roman"/>
          <w:bCs/>
          <w:sz w:val="24"/>
          <w:szCs w:val="24"/>
        </w:rPr>
      </w:pPr>
    </w:p>
    <w:p w14:paraId="7B0A4DF6" w14:textId="555DD991" w:rsidR="00247B7F" w:rsidRPr="000F6F30" w:rsidRDefault="00247B7F" w:rsidP="00030055">
      <w:pPr>
        <w:pStyle w:val="Normal1"/>
        <w:spacing w:line="360" w:lineRule="auto"/>
        <w:ind w:left="720"/>
        <w:jc w:val="both"/>
        <w:rPr>
          <w:rFonts w:ascii="Times New Roman" w:hAnsi="Times New Roman" w:cs="Times New Roman"/>
          <w:bCs/>
          <w:sz w:val="24"/>
          <w:szCs w:val="24"/>
        </w:rPr>
      </w:pPr>
    </w:p>
    <w:p w14:paraId="0C706B9E" w14:textId="4FDD3B01" w:rsidR="00247B7F" w:rsidRPr="000F6F30" w:rsidRDefault="00247B7F" w:rsidP="00030055">
      <w:pPr>
        <w:pStyle w:val="Normal1"/>
        <w:spacing w:line="360" w:lineRule="auto"/>
        <w:ind w:left="720"/>
        <w:jc w:val="both"/>
        <w:rPr>
          <w:rFonts w:ascii="Times New Roman" w:hAnsi="Times New Roman" w:cs="Times New Roman"/>
          <w:bCs/>
          <w:sz w:val="24"/>
          <w:szCs w:val="24"/>
        </w:rPr>
      </w:pPr>
    </w:p>
    <w:p w14:paraId="752D6E73" w14:textId="6AF330DA" w:rsidR="00247B7F" w:rsidRPr="000F6F30" w:rsidRDefault="00247B7F" w:rsidP="00030055">
      <w:pPr>
        <w:pStyle w:val="Normal1"/>
        <w:spacing w:line="360" w:lineRule="auto"/>
        <w:ind w:left="720"/>
        <w:jc w:val="both"/>
        <w:rPr>
          <w:rFonts w:ascii="Times New Roman" w:hAnsi="Times New Roman" w:cs="Times New Roman"/>
          <w:bCs/>
          <w:sz w:val="24"/>
          <w:szCs w:val="24"/>
        </w:rPr>
      </w:pPr>
    </w:p>
    <w:p w14:paraId="0EA61DCC" w14:textId="77777777" w:rsidR="00247B7F" w:rsidRPr="000F6F30" w:rsidRDefault="00247B7F" w:rsidP="00030055">
      <w:pPr>
        <w:pStyle w:val="Normal1"/>
        <w:spacing w:line="360" w:lineRule="auto"/>
        <w:ind w:left="720"/>
        <w:jc w:val="both"/>
        <w:rPr>
          <w:rFonts w:ascii="Times New Roman" w:hAnsi="Times New Roman" w:cs="Times New Roman"/>
          <w:bCs/>
          <w:sz w:val="24"/>
          <w:szCs w:val="24"/>
        </w:rPr>
      </w:pPr>
    </w:p>
    <w:p w14:paraId="36122457" w14:textId="25F871D5" w:rsidR="00247B7F" w:rsidRPr="000F6F30" w:rsidRDefault="00030055" w:rsidP="00223F59">
      <w:pPr>
        <w:pStyle w:val="Ttulo1"/>
        <w:numPr>
          <w:ilvl w:val="0"/>
          <w:numId w:val="34"/>
        </w:numPr>
        <w:jc w:val="both"/>
        <w:rPr>
          <w:rFonts w:ascii="Times New Roman" w:eastAsia="Calibri" w:hAnsi="Times New Roman" w:cs="Times New Roman"/>
          <w:szCs w:val="24"/>
          <w:lang w:eastAsia="en-US"/>
        </w:rPr>
      </w:pPr>
      <w:bookmarkStart w:id="87" w:name="_Toc86719231"/>
      <w:r w:rsidRPr="000F6F30">
        <w:rPr>
          <w:rFonts w:ascii="Times New Roman" w:eastAsia="Calibri" w:hAnsi="Times New Roman" w:cs="Times New Roman"/>
          <w:szCs w:val="24"/>
          <w:lang w:eastAsia="en-US"/>
        </w:rPr>
        <w:t>Diagrama de Clases</w:t>
      </w:r>
      <w:bookmarkEnd w:id="87"/>
    </w:p>
    <w:p w14:paraId="4733BC6A" w14:textId="77777777" w:rsidR="00247B7F" w:rsidRPr="000F6F30" w:rsidRDefault="00247B7F" w:rsidP="00247B7F">
      <w:pPr>
        <w:rPr>
          <w:rFonts w:ascii="Times New Roman" w:hAnsi="Times New Roman" w:cs="Times New Roman"/>
          <w:szCs w:val="24"/>
          <w:lang w:eastAsia="en-US"/>
        </w:rPr>
      </w:pPr>
    </w:p>
    <w:p w14:paraId="7108F6EB" w14:textId="26D005A7" w:rsidR="00247B7F" w:rsidRPr="000F6F30" w:rsidRDefault="00247B7F" w:rsidP="00247B7F">
      <w:pPr>
        <w:pStyle w:val="Normal1"/>
        <w:spacing w:line="360" w:lineRule="auto"/>
        <w:jc w:val="both"/>
        <w:rPr>
          <w:rFonts w:ascii="Times New Roman" w:eastAsia="Calibri" w:hAnsi="Times New Roman" w:cs="Times New Roman"/>
          <w:b/>
          <w:bCs/>
          <w:sz w:val="24"/>
          <w:szCs w:val="24"/>
          <w:lang w:eastAsia="en-US"/>
        </w:rPr>
      </w:pPr>
      <w:bookmarkStart w:id="88" w:name="_Hlk86716490"/>
      <w:r w:rsidRPr="000F6F30">
        <w:rPr>
          <w:rFonts w:ascii="Times New Roman" w:eastAsia="Calibri" w:hAnsi="Times New Roman" w:cs="Times New Roman"/>
          <w:b/>
          <w:bCs/>
          <w:sz w:val="24"/>
          <w:szCs w:val="24"/>
          <w:lang w:eastAsia="en-US"/>
        </w:rPr>
        <w:t>Diagrama de Clases: Entidades y relaciones involucradas en el caso de uso 1</w:t>
      </w:r>
    </w:p>
    <w:p w14:paraId="157594AA" w14:textId="77777777" w:rsidR="00247B7F" w:rsidRPr="000F6F30" w:rsidRDefault="00247B7F" w:rsidP="00247B7F">
      <w:pPr>
        <w:pStyle w:val="Normal1"/>
        <w:spacing w:line="360" w:lineRule="auto"/>
        <w:jc w:val="both"/>
        <w:rPr>
          <w:rFonts w:ascii="Times New Roman" w:eastAsia="Calibri" w:hAnsi="Times New Roman" w:cs="Times New Roman"/>
          <w:b/>
          <w:bCs/>
          <w:sz w:val="24"/>
          <w:szCs w:val="24"/>
          <w:lang w:eastAsia="en-US"/>
        </w:rPr>
      </w:pPr>
    </w:p>
    <w:p w14:paraId="7FAF73A5" w14:textId="17AE7AB2" w:rsidR="00247B7F" w:rsidRPr="000F6F30" w:rsidRDefault="00247B7F" w:rsidP="00247B7F">
      <w:pPr>
        <w:pStyle w:val="Descripcin"/>
        <w:rPr>
          <w:rFonts w:ascii="Times New Roman" w:hAnsi="Times New Roman" w:cs="Times New Roman"/>
          <w:b/>
          <w:bCs/>
          <w:color w:val="auto"/>
          <w:sz w:val="24"/>
          <w:szCs w:val="24"/>
          <w:lang w:eastAsia="en-US"/>
        </w:rPr>
      </w:pPr>
      <w:bookmarkStart w:id="89" w:name="_Toc86717270"/>
      <w:bookmarkStart w:id="90" w:name="_Toc86719088"/>
      <w:bookmarkEnd w:id="88"/>
      <w:r w:rsidRPr="000F6F30">
        <w:rPr>
          <w:rFonts w:ascii="Times New Roman" w:hAnsi="Times New Roman" w:cs="Times New Roman"/>
          <w:b/>
          <w:bCs/>
          <w:color w:val="auto"/>
          <w:sz w:val="24"/>
          <w:szCs w:val="24"/>
        </w:rPr>
        <w:t xml:space="preserve">Ilustración </w:t>
      </w:r>
      <w:r w:rsidRPr="000F6F30">
        <w:rPr>
          <w:rFonts w:ascii="Times New Roman" w:hAnsi="Times New Roman" w:cs="Times New Roman"/>
          <w:b/>
          <w:bCs/>
          <w:color w:val="auto"/>
          <w:sz w:val="24"/>
          <w:szCs w:val="24"/>
        </w:rPr>
        <w:fldChar w:fldCharType="begin"/>
      </w:r>
      <w:r w:rsidRPr="000F6F30">
        <w:rPr>
          <w:rFonts w:ascii="Times New Roman" w:hAnsi="Times New Roman" w:cs="Times New Roman"/>
          <w:b/>
          <w:bCs/>
          <w:color w:val="auto"/>
          <w:sz w:val="24"/>
          <w:szCs w:val="24"/>
        </w:rPr>
        <w:instrText xml:space="preserve"> SEQ Ilustración \* ARABIC </w:instrText>
      </w:r>
      <w:r w:rsidRPr="000F6F30">
        <w:rPr>
          <w:rFonts w:ascii="Times New Roman" w:hAnsi="Times New Roman" w:cs="Times New Roman"/>
          <w:b/>
          <w:bCs/>
          <w:color w:val="auto"/>
          <w:sz w:val="24"/>
          <w:szCs w:val="24"/>
        </w:rPr>
        <w:fldChar w:fldCharType="separate"/>
      </w:r>
      <w:r w:rsidR="00397A7B" w:rsidRPr="000F6F30">
        <w:rPr>
          <w:rFonts w:ascii="Times New Roman" w:hAnsi="Times New Roman" w:cs="Times New Roman"/>
          <w:b/>
          <w:bCs/>
          <w:noProof/>
          <w:color w:val="auto"/>
          <w:sz w:val="24"/>
          <w:szCs w:val="24"/>
        </w:rPr>
        <w:t>2</w:t>
      </w:r>
      <w:r w:rsidRPr="000F6F30">
        <w:rPr>
          <w:rFonts w:ascii="Times New Roman" w:hAnsi="Times New Roman" w:cs="Times New Roman"/>
          <w:b/>
          <w:bCs/>
          <w:color w:val="auto"/>
          <w:sz w:val="24"/>
          <w:szCs w:val="24"/>
        </w:rPr>
        <w:fldChar w:fldCharType="end"/>
      </w:r>
      <w:r w:rsidRPr="000F6F30">
        <w:rPr>
          <w:rFonts w:ascii="Times New Roman" w:hAnsi="Times New Roman" w:cs="Times New Roman"/>
          <w:b/>
          <w:bCs/>
          <w:color w:val="auto"/>
          <w:sz w:val="24"/>
          <w:szCs w:val="24"/>
        </w:rPr>
        <w:t>.diagrama de clases</w:t>
      </w:r>
      <w:bookmarkEnd w:id="89"/>
      <w:bookmarkEnd w:id="90"/>
    </w:p>
    <w:p w14:paraId="5CB8178E" w14:textId="721DF2FB" w:rsidR="00030055" w:rsidRPr="000F6F30" w:rsidRDefault="00030055" w:rsidP="00247B7F">
      <w:pPr>
        <w:pStyle w:val="Normal1"/>
        <w:spacing w:line="360" w:lineRule="auto"/>
        <w:ind w:left="1080"/>
        <w:jc w:val="both"/>
        <w:rPr>
          <w:rFonts w:ascii="Times New Roman" w:eastAsia="Calibri" w:hAnsi="Times New Roman" w:cs="Times New Roman"/>
          <w:b/>
          <w:bCs/>
          <w:sz w:val="24"/>
          <w:szCs w:val="24"/>
          <w:lang w:eastAsia="en-US"/>
        </w:rPr>
      </w:pPr>
      <w:r w:rsidRPr="000F6F30">
        <w:rPr>
          <w:rFonts w:ascii="Times New Roman" w:hAnsi="Times New Roman" w:cs="Times New Roman"/>
          <w:noProof/>
          <w:sz w:val="24"/>
          <w:szCs w:val="24"/>
        </w:rPr>
        <w:lastRenderedPageBreak/>
        <w:drawing>
          <wp:anchor distT="0" distB="0" distL="114300" distR="114300" simplePos="0" relativeHeight="251664384" behindDoc="1" locked="0" layoutInCell="0" hidden="0" allowOverlap="1" wp14:anchorId="2146D2E9" wp14:editId="2660585B">
            <wp:simplePos x="0" y="0"/>
            <wp:positionH relativeFrom="column">
              <wp:posOffset>257175</wp:posOffset>
            </wp:positionH>
            <wp:positionV relativeFrom="paragraph">
              <wp:posOffset>3175</wp:posOffset>
            </wp:positionV>
            <wp:extent cx="4772025" cy="4370070"/>
            <wp:effectExtent l="0" t="0" r="0" b="0"/>
            <wp:wrapTight wrapText="bothSides">
              <wp:wrapPolygon edited="0">
                <wp:start x="-517" y="439"/>
                <wp:lineTo x="-517" y="21531"/>
                <wp:lineTo x="22117" y="21531"/>
                <wp:lineTo x="22117" y="439"/>
                <wp:lineTo x="-517" y="439"/>
              </wp:wrapPolygon>
            </wp:wrapTight>
            <wp:docPr id="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9"/>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gAAACMAAAAAAAAAAAAAAAAAAAIAAACVAQAAAAAAAAIAAAAFAAAAWx0AAOIaAAA3AAUANQcAAFoGAAAoAAAACAAAAAEAAAABAAAA"/>
                        </a:ext>
                      </a:extLst>
                    </pic:cNvPicPr>
                  </pic:nvPicPr>
                  <pic:blipFill>
                    <a:blip r:embed="rId18"/>
                    <a:stretch>
                      <a:fillRect/>
                    </a:stretch>
                  </pic:blipFill>
                  <pic:spPr>
                    <a:xfrm>
                      <a:off x="0" y="0"/>
                      <a:ext cx="4772025" cy="4370070"/>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1D6C8D70" w14:textId="1C8850A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348AE63E" w14:textId="4FAFAE9E"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21CAB1ED" w14:textId="7818925B"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61B3B547" w14:textId="463E4753"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5E430F85" w14:textId="4DB74F63"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0C6D5C4A" w14:textId="5A7A35C2"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1D6D3A21" w14:textId="025BD7FD"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1879A9C7" w14:textId="0E72F8DC"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6BC1D7ED" w14:textId="06858E4C"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4CB09C00" w14:textId="2E5D9427"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57096213" w14:textId="1E045ECD"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28B5A788" w14:textId="5BE8C3B4"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0BA8AC2E" w14:textId="60E227BE"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5F1B855B" w14:textId="3DD7CC06"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1ABAE576" w14:textId="0F01AD32"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4E5E1C06" w14:textId="0B65E940"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692A1ED5" w14:textId="77777777" w:rsidR="00247B7F" w:rsidRPr="000F6F30" w:rsidRDefault="00247B7F" w:rsidP="00247B7F">
      <w:pPr>
        <w:pStyle w:val="Normal1"/>
        <w:spacing w:line="360" w:lineRule="auto"/>
        <w:jc w:val="both"/>
        <w:rPr>
          <w:rFonts w:ascii="Times New Roman" w:eastAsia="Calibri" w:hAnsi="Times New Roman" w:cs="Times New Roman"/>
          <w:sz w:val="24"/>
          <w:szCs w:val="24"/>
          <w:lang w:eastAsia="en-US"/>
        </w:rPr>
      </w:pPr>
      <w:bookmarkStart w:id="91" w:name="_Hlk86716610"/>
      <w:r w:rsidRPr="000F6F30">
        <w:rPr>
          <w:rFonts w:ascii="Times New Roman" w:hAnsi="Times New Roman" w:cs="Times New Roman"/>
          <w:color w:val="auto"/>
          <w:sz w:val="24"/>
          <w:szCs w:val="24"/>
        </w:rPr>
        <w:t>Fuente: elaboración propia.</w:t>
      </w:r>
    </w:p>
    <w:bookmarkEnd w:id="91"/>
    <w:p w14:paraId="5FB1F246" w14:textId="0FEDCA64"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307A1F38" w14:textId="580C665B"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6EBFA80B" w14:textId="499E98EB"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645D5100" w14:textId="6AF960D6"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7C04EAE6" w14:textId="63B46ED1"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587529B3" w14:textId="77777777"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79A62831" w14:textId="77777777" w:rsidR="00247B7F" w:rsidRPr="000F6F30" w:rsidRDefault="00247B7F" w:rsidP="00030055">
      <w:pPr>
        <w:pStyle w:val="Normal1"/>
        <w:spacing w:line="360" w:lineRule="auto"/>
        <w:jc w:val="both"/>
        <w:rPr>
          <w:rFonts w:ascii="Times New Roman" w:eastAsia="Calibri" w:hAnsi="Times New Roman" w:cs="Times New Roman"/>
          <w:sz w:val="24"/>
          <w:szCs w:val="24"/>
          <w:lang w:eastAsia="en-US"/>
        </w:rPr>
      </w:pPr>
    </w:p>
    <w:p w14:paraId="1E6081E7" w14:textId="15E1E19B" w:rsidR="00EA4254" w:rsidRPr="000F6F30" w:rsidRDefault="00030055" w:rsidP="00223F59">
      <w:pPr>
        <w:pStyle w:val="Ttulo1"/>
        <w:numPr>
          <w:ilvl w:val="0"/>
          <w:numId w:val="34"/>
        </w:numPr>
        <w:jc w:val="both"/>
        <w:rPr>
          <w:rFonts w:ascii="Times New Roman" w:eastAsia="Calibri" w:hAnsi="Times New Roman" w:cs="Times New Roman"/>
          <w:szCs w:val="24"/>
          <w:lang w:eastAsia="en-US"/>
        </w:rPr>
      </w:pPr>
      <w:bookmarkStart w:id="92" w:name="_Toc86719232"/>
      <w:r w:rsidRPr="000F6F30">
        <w:rPr>
          <w:rFonts w:ascii="Times New Roman" w:eastAsia="Calibri" w:hAnsi="Times New Roman" w:cs="Times New Roman"/>
          <w:szCs w:val="24"/>
          <w:lang w:eastAsia="en-US"/>
        </w:rPr>
        <w:t xml:space="preserve">Diagrama Entidad – </w:t>
      </w:r>
      <w:r w:rsidR="00247B7F" w:rsidRPr="000F6F30">
        <w:rPr>
          <w:rFonts w:ascii="Times New Roman" w:eastAsia="Calibri" w:hAnsi="Times New Roman" w:cs="Times New Roman"/>
          <w:szCs w:val="24"/>
          <w:lang w:eastAsia="en-US"/>
        </w:rPr>
        <w:t>Relación</w:t>
      </w:r>
      <w:bookmarkEnd w:id="92"/>
    </w:p>
    <w:p w14:paraId="1598B367" w14:textId="77777777" w:rsidR="00EA4254" w:rsidRPr="000F6F30" w:rsidRDefault="00EA4254" w:rsidP="00EA4254">
      <w:pPr>
        <w:rPr>
          <w:rFonts w:ascii="Times New Roman" w:hAnsi="Times New Roman" w:cs="Times New Roman"/>
          <w:szCs w:val="24"/>
          <w:lang w:eastAsia="en-US"/>
        </w:rPr>
      </w:pPr>
    </w:p>
    <w:p w14:paraId="37EE85AD" w14:textId="06D9E1A0" w:rsidR="00030055" w:rsidRPr="000F6F30" w:rsidRDefault="00EA4254" w:rsidP="00EA4254">
      <w:pPr>
        <w:pStyle w:val="Descripcin"/>
        <w:rPr>
          <w:rFonts w:ascii="Times New Roman" w:eastAsia="Calibri" w:hAnsi="Times New Roman" w:cs="Times New Roman"/>
          <w:b/>
          <w:bCs/>
          <w:color w:val="auto"/>
          <w:sz w:val="24"/>
          <w:szCs w:val="24"/>
          <w:lang w:eastAsia="en-US"/>
        </w:rPr>
      </w:pPr>
      <w:bookmarkStart w:id="93" w:name="_Toc86717271"/>
      <w:bookmarkStart w:id="94" w:name="_Toc86719089"/>
      <w:r w:rsidRPr="000F6F30">
        <w:rPr>
          <w:rFonts w:ascii="Times New Roman" w:hAnsi="Times New Roman" w:cs="Times New Roman"/>
          <w:b/>
          <w:bCs/>
          <w:color w:val="auto"/>
          <w:sz w:val="24"/>
          <w:szCs w:val="24"/>
        </w:rPr>
        <w:t xml:space="preserve">Ilustración </w:t>
      </w:r>
      <w:r w:rsidRPr="000F6F30">
        <w:rPr>
          <w:rFonts w:ascii="Times New Roman" w:hAnsi="Times New Roman" w:cs="Times New Roman"/>
          <w:b/>
          <w:bCs/>
          <w:color w:val="auto"/>
          <w:sz w:val="24"/>
          <w:szCs w:val="24"/>
        </w:rPr>
        <w:fldChar w:fldCharType="begin"/>
      </w:r>
      <w:r w:rsidRPr="000F6F30">
        <w:rPr>
          <w:rFonts w:ascii="Times New Roman" w:hAnsi="Times New Roman" w:cs="Times New Roman"/>
          <w:b/>
          <w:bCs/>
          <w:color w:val="auto"/>
          <w:sz w:val="24"/>
          <w:szCs w:val="24"/>
        </w:rPr>
        <w:instrText xml:space="preserve"> SEQ Ilustración \* ARABIC </w:instrText>
      </w:r>
      <w:r w:rsidRPr="000F6F30">
        <w:rPr>
          <w:rFonts w:ascii="Times New Roman" w:hAnsi="Times New Roman" w:cs="Times New Roman"/>
          <w:b/>
          <w:bCs/>
          <w:color w:val="auto"/>
          <w:sz w:val="24"/>
          <w:szCs w:val="24"/>
        </w:rPr>
        <w:fldChar w:fldCharType="separate"/>
      </w:r>
      <w:r w:rsidR="00397A7B" w:rsidRPr="000F6F30">
        <w:rPr>
          <w:rFonts w:ascii="Times New Roman" w:hAnsi="Times New Roman" w:cs="Times New Roman"/>
          <w:b/>
          <w:bCs/>
          <w:noProof/>
          <w:color w:val="auto"/>
          <w:sz w:val="24"/>
          <w:szCs w:val="24"/>
        </w:rPr>
        <w:t>3</w:t>
      </w:r>
      <w:r w:rsidRPr="000F6F30">
        <w:rPr>
          <w:rFonts w:ascii="Times New Roman" w:hAnsi="Times New Roman" w:cs="Times New Roman"/>
          <w:b/>
          <w:bCs/>
          <w:color w:val="auto"/>
          <w:sz w:val="24"/>
          <w:szCs w:val="24"/>
        </w:rPr>
        <w:fldChar w:fldCharType="end"/>
      </w:r>
      <w:r w:rsidRPr="000F6F30">
        <w:rPr>
          <w:rFonts w:ascii="Times New Roman" w:hAnsi="Times New Roman" w:cs="Times New Roman"/>
          <w:b/>
          <w:bCs/>
          <w:color w:val="auto"/>
          <w:sz w:val="24"/>
          <w:szCs w:val="24"/>
        </w:rPr>
        <w:t>.diagrama de entidades -Relación</w:t>
      </w:r>
      <w:bookmarkEnd w:id="93"/>
      <w:bookmarkEnd w:id="94"/>
    </w:p>
    <w:p w14:paraId="78A25AE3" w14:textId="09B4E50E"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r w:rsidRPr="000F6F30">
        <w:rPr>
          <w:rFonts w:ascii="Times New Roman" w:hAnsi="Times New Roman" w:cs="Times New Roman"/>
          <w:noProof/>
          <w:sz w:val="24"/>
          <w:szCs w:val="24"/>
        </w:rPr>
        <w:lastRenderedPageBreak/>
        <w:drawing>
          <wp:inline distT="0" distB="0" distL="114300" distR="114300" wp14:anchorId="25A4915B" wp14:editId="663ED5E4">
            <wp:extent cx="6086475" cy="2378007"/>
            <wp:effectExtent l="0" t="0" r="0" b="3810"/>
            <wp:docPr id="9" name="Imagen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89"/>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PAgAAAIIAAAAAAAAAAAAAAAAAAAAAAABVBAAAAAAAAAAAAAAVJgAApC4AADkSAAA4AAUAVQQAABUmAAAoAAAACAAAAAEAAAABAAAA"/>
                        </a:ext>
                      </a:extLst>
                    </pic:cNvPicPr>
                  </pic:nvPicPr>
                  <pic:blipFill>
                    <a:blip r:embed="rId19"/>
                    <a:stretch>
                      <a:fillRect/>
                    </a:stretch>
                  </pic:blipFill>
                  <pic:spPr>
                    <a:xfrm>
                      <a:off x="0" y="0"/>
                      <a:ext cx="6098513" cy="2382710"/>
                    </a:xfrm>
                    <a:prstGeom prst="rect">
                      <a:avLst/>
                    </a:prstGeom>
                    <a:noFill/>
                    <a:ln w="9525">
                      <a:noFill/>
                    </a:ln>
                  </pic:spPr>
                </pic:pic>
              </a:graphicData>
            </a:graphic>
          </wp:inline>
        </w:drawing>
      </w:r>
    </w:p>
    <w:p w14:paraId="033E57A4" w14:textId="77777777" w:rsidR="00EA4254" w:rsidRPr="000F6F30" w:rsidRDefault="00EA4254" w:rsidP="00EA4254">
      <w:pPr>
        <w:pStyle w:val="Normal1"/>
        <w:spacing w:line="360" w:lineRule="auto"/>
        <w:jc w:val="both"/>
        <w:rPr>
          <w:rFonts w:ascii="Times New Roman" w:eastAsia="Calibri" w:hAnsi="Times New Roman" w:cs="Times New Roman"/>
          <w:sz w:val="24"/>
          <w:szCs w:val="24"/>
          <w:lang w:eastAsia="en-US"/>
        </w:rPr>
      </w:pPr>
      <w:r w:rsidRPr="000F6F30">
        <w:rPr>
          <w:rFonts w:ascii="Times New Roman" w:hAnsi="Times New Roman" w:cs="Times New Roman"/>
          <w:color w:val="auto"/>
          <w:sz w:val="24"/>
          <w:szCs w:val="24"/>
        </w:rPr>
        <w:t>Fuente: elaboración propia.</w:t>
      </w:r>
    </w:p>
    <w:p w14:paraId="0785C116"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765087EA" w14:textId="6D162A6E" w:rsidR="00030055" w:rsidRPr="000F6F30" w:rsidRDefault="00030055" w:rsidP="00EA4254">
      <w:pPr>
        <w:pStyle w:val="Ttulo2"/>
        <w:rPr>
          <w:rFonts w:ascii="Times New Roman" w:hAnsi="Times New Roman" w:cs="Times New Roman"/>
          <w:szCs w:val="24"/>
        </w:rPr>
      </w:pPr>
      <w:bookmarkStart w:id="95" w:name="_Toc86719233"/>
      <w:r w:rsidRPr="000F6F30">
        <w:rPr>
          <w:rFonts w:ascii="Times New Roman" w:hAnsi="Times New Roman" w:cs="Times New Roman"/>
          <w:szCs w:val="24"/>
        </w:rPr>
        <w:t>Notas de Versiones</w:t>
      </w:r>
      <w:bookmarkEnd w:id="95"/>
    </w:p>
    <w:p w14:paraId="0666BBB2" w14:textId="77777777" w:rsidR="00EA4254" w:rsidRPr="000F6F30" w:rsidRDefault="00EA4254" w:rsidP="00EA4254">
      <w:pPr>
        <w:rPr>
          <w:rFonts w:ascii="Times New Roman" w:hAnsi="Times New Roman" w:cs="Times New Roman"/>
          <w:szCs w:val="24"/>
        </w:rPr>
      </w:pPr>
    </w:p>
    <w:p w14:paraId="0A7B141F" w14:textId="3552FF87" w:rsidR="00030055" w:rsidRPr="000F6F30" w:rsidRDefault="00030055" w:rsidP="00EA4254">
      <w:pPr>
        <w:pStyle w:val="Ttulo3"/>
        <w:rPr>
          <w:rFonts w:ascii="Times New Roman" w:hAnsi="Times New Roman" w:cs="Times New Roman"/>
          <w:szCs w:val="24"/>
        </w:rPr>
      </w:pPr>
      <w:bookmarkStart w:id="96" w:name="_Toc86719234"/>
      <w:r w:rsidRPr="000F6F30">
        <w:rPr>
          <w:rFonts w:ascii="Times New Roman" w:hAnsi="Times New Roman" w:cs="Times New Roman"/>
          <w:szCs w:val="24"/>
        </w:rPr>
        <w:t>Notas de la Versión 0.0.1</w:t>
      </w:r>
      <w:bookmarkEnd w:id="96"/>
    </w:p>
    <w:p w14:paraId="1E592A4A" w14:textId="77777777" w:rsidR="00EA4254" w:rsidRPr="000F6F30" w:rsidRDefault="00EA4254" w:rsidP="00EA4254">
      <w:pPr>
        <w:ind w:firstLine="0"/>
        <w:rPr>
          <w:rFonts w:ascii="Times New Roman" w:hAnsi="Times New Roman" w:cs="Times New Roman"/>
          <w:szCs w:val="24"/>
        </w:rPr>
      </w:pPr>
    </w:p>
    <w:p w14:paraId="2EBFA355" w14:textId="227FDD4A" w:rsidR="00030055" w:rsidRPr="000F6F30" w:rsidRDefault="00030055" w:rsidP="00EA4254">
      <w:pPr>
        <w:ind w:firstLine="0"/>
        <w:rPr>
          <w:rFonts w:ascii="Times New Roman" w:hAnsi="Times New Roman" w:cs="Times New Roman"/>
          <w:szCs w:val="24"/>
        </w:rPr>
      </w:pPr>
      <w:r w:rsidRPr="000F6F30">
        <w:rPr>
          <w:rFonts w:ascii="Times New Roman" w:hAnsi="Times New Roman" w:cs="Times New Roman"/>
          <w:szCs w:val="24"/>
        </w:rPr>
        <w:t>El siguiente documento describe las funcionalidades, requerimientos técnicos y requerimientos satisfechos necesarios para el funcionamiento del proyecto, así como también la presentación de las interfaces gráficas y el prototipo correspondiente al sprint:</w:t>
      </w:r>
    </w:p>
    <w:p w14:paraId="08E9C4F4" w14:textId="77777777" w:rsidR="00030055" w:rsidRPr="000F6F30" w:rsidRDefault="00030055" w:rsidP="00030055">
      <w:pPr>
        <w:rPr>
          <w:rFonts w:ascii="Times New Roman" w:hAnsi="Times New Roman" w:cs="Times New Roman"/>
          <w:szCs w:val="24"/>
        </w:rPr>
      </w:pPr>
    </w:p>
    <w:p w14:paraId="0B358CA6" w14:textId="338FD2EB" w:rsidR="00030055" w:rsidRPr="000F6F30" w:rsidRDefault="006A5314" w:rsidP="00EA4254">
      <w:pPr>
        <w:spacing w:after="160" w:line="259" w:lineRule="auto"/>
        <w:contextualSpacing/>
        <w:jc w:val="left"/>
        <w:rPr>
          <w:rFonts w:ascii="Times New Roman" w:hAnsi="Times New Roman" w:cs="Times New Roman"/>
          <w:b/>
          <w:bCs/>
          <w:szCs w:val="24"/>
        </w:rPr>
      </w:pPr>
      <w:bookmarkStart w:id="97" w:name="_Hlk86716968"/>
      <w:r w:rsidRPr="000F6F30">
        <w:rPr>
          <w:rFonts w:ascii="Times New Roman" w:hAnsi="Times New Roman" w:cs="Times New Roman"/>
          <w:b/>
          <w:bCs/>
          <w:szCs w:val="24"/>
        </w:rPr>
        <w:t xml:space="preserve">4.1.5.1. </w:t>
      </w:r>
      <w:r w:rsidR="00030055" w:rsidRPr="000F6F30">
        <w:rPr>
          <w:rFonts w:ascii="Times New Roman" w:hAnsi="Times New Roman" w:cs="Times New Roman"/>
          <w:b/>
          <w:bCs/>
          <w:szCs w:val="24"/>
        </w:rPr>
        <w:t>Especificaciones Técnicas:</w:t>
      </w:r>
    </w:p>
    <w:bookmarkEnd w:id="97"/>
    <w:p w14:paraId="412FE1F6" w14:textId="77777777" w:rsidR="00EA4254" w:rsidRPr="000F6F30" w:rsidRDefault="00030055" w:rsidP="00223F59">
      <w:pPr>
        <w:pStyle w:val="Prrafodelista"/>
        <w:numPr>
          <w:ilvl w:val="0"/>
          <w:numId w:val="34"/>
        </w:numPr>
        <w:spacing w:after="160" w:line="259" w:lineRule="auto"/>
        <w:contextualSpacing/>
        <w:jc w:val="left"/>
      </w:pPr>
      <w:r w:rsidRPr="000F6F30">
        <w:t>Python versión 3.9.7 con los siguientes paquetes</w:t>
      </w:r>
    </w:p>
    <w:p w14:paraId="401B1B28" w14:textId="77777777" w:rsidR="00EA4254" w:rsidRPr="000F6F30" w:rsidRDefault="00030055" w:rsidP="00223F59">
      <w:pPr>
        <w:pStyle w:val="Prrafodelista"/>
        <w:numPr>
          <w:ilvl w:val="0"/>
          <w:numId w:val="34"/>
        </w:numPr>
        <w:spacing w:after="160" w:line="259" w:lineRule="auto"/>
        <w:contextualSpacing/>
        <w:jc w:val="left"/>
      </w:pPr>
      <w:r w:rsidRPr="000F6F30">
        <w:rPr>
          <w:lang w:val="en-US"/>
        </w:rPr>
        <w:t>Django</w:t>
      </w:r>
    </w:p>
    <w:p w14:paraId="3E6AFC9F" w14:textId="77777777" w:rsidR="00EA4254" w:rsidRPr="000F6F30" w:rsidRDefault="00030055" w:rsidP="00223F59">
      <w:pPr>
        <w:pStyle w:val="Prrafodelista"/>
        <w:numPr>
          <w:ilvl w:val="0"/>
          <w:numId w:val="34"/>
        </w:numPr>
        <w:spacing w:after="160" w:line="259" w:lineRule="auto"/>
        <w:contextualSpacing/>
        <w:jc w:val="left"/>
      </w:pPr>
      <w:r w:rsidRPr="000F6F30">
        <w:rPr>
          <w:lang w:val="en-US"/>
        </w:rPr>
        <w:t>django-bootstrap-v5</w:t>
      </w:r>
    </w:p>
    <w:p w14:paraId="72C4A4C6" w14:textId="77777777" w:rsidR="00EA4254" w:rsidRPr="000F6F30" w:rsidRDefault="00030055" w:rsidP="00223F59">
      <w:pPr>
        <w:pStyle w:val="Prrafodelista"/>
        <w:numPr>
          <w:ilvl w:val="0"/>
          <w:numId w:val="34"/>
        </w:numPr>
        <w:spacing w:after="160" w:line="259" w:lineRule="auto"/>
        <w:contextualSpacing/>
        <w:jc w:val="left"/>
      </w:pPr>
      <w:r w:rsidRPr="000F6F30">
        <w:rPr>
          <w:lang w:val="en-US"/>
        </w:rPr>
        <w:t>django-bootstrap5</w:t>
      </w:r>
    </w:p>
    <w:p w14:paraId="7AEF12F0" w14:textId="77777777" w:rsidR="00EA4254" w:rsidRPr="000F6F30" w:rsidRDefault="00030055" w:rsidP="00223F59">
      <w:pPr>
        <w:pStyle w:val="Prrafodelista"/>
        <w:numPr>
          <w:ilvl w:val="0"/>
          <w:numId w:val="34"/>
        </w:numPr>
        <w:spacing w:after="160" w:line="259" w:lineRule="auto"/>
        <w:contextualSpacing/>
        <w:jc w:val="left"/>
      </w:pPr>
      <w:proofErr w:type="spellStart"/>
      <w:r w:rsidRPr="000F6F30">
        <w:rPr>
          <w:lang w:val="en-US"/>
        </w:rPr>
        <w:t>django</w:t>
      </w:r>
      <w:proofErr w:type="spellEnd"/>
      <w:r w:rsidRPr="000F6F30">
        <w:rPr>
          <w:lang w:val="en-US"/>
        </w:rPr>
        <w:t>-bootstrap-icons</w:t>
      </w:r>
    </w:p>
    <w:p w14:paraId="0DFD8F05" w14:textId="77777777" w:rsidR="00EA4254" w:rsidRPr="000F6F30" w:rsidRDefault="00030055" w:rsidP="00223F59">
      <w:pPr>
        <w:pStyle w:val="Prrafodelista"/>
        <w:numPr>
          <w:ilvl w:val="0"/>
          <w:numId w:val="34"/>
        </w:numPr>
        <w:spacing w:after="160" w:line="259" w:lineRule="auto"/>
        <w:contextualSpacing/>
        <w:jc w:val="left"/>
      </w:pPr>
      <w:proofErr w:type="spellStart"/>
      <w:r w:rsidRPr="000F6F30">
        <w:rPr>
          <w:lang w:val="en-US"/>
        </w:rPr>
        <w:t>django</w:t>
      </w:r>
      <w:proofErr w:type="spellEnd"/>
      <w:r w:rsidRPr="000F6F30">
        <w:rPr>
          <w:lang w:val="en-US"/>
        </w:rPr>
        <w:t>-crispy-forms</w:t>
      </w:r>
    </w:p>
    <w:p w14:paraId="21EDB9D4" w14:textId="77777777" w:rsidR="00EA4254" w:rsidRPr="000F6F30" w:rsidRDefault="00030055" w:rsidP="00223F59">
      <w:pPr>
        <w:pStyle w:val="Prrafodelista"/>
        <w:numPr>
          <w:ilvl w:val="0"/>
          <w:numId w:val="34"/>
        </w:numPr>
        <w:spacing w:after="160" w:line="259" w:lineRule="auto"/>
        <w:contextualSpacing/>
        <w:jc w:val="left"/>
      </w:pPr>
      <w:r w:rsidRPr="000F6F30">
        <w:t>crispy-bootstrap5</w:t>
      </w:r>
    </w:p>
    <w:p w14:paraId="0FE093E6" w14:textId="48528CBB" w:rsidR="00030055" w:rsidRPr="000F6F30" w:rsidRDefault="00030055" w:rsidP="00223F59">
      <w:pPr>
        <w:pStyle w:val="Prrafodelista"/>
        <w:numPr>
          <w:ilvl w:val="0"/>
          <w:numId w:val="34"/>
        </w:numPr>
        <w:spacing w:after="160" w:line="259" w:lineRule="auto"/>
        <w:contextualSpacing/>
        <w:jc w:val="left"/>
      </w:pPr>
      <w:proofErr w:type="spellStart"/>
      <w:r w:rsidRPr="000F6F30">
        <w:t>pylint</w:t>
      </w:r>
      <w:proofErr w:type="spellEnd"/>
    </w:p>
    <w:p w14:paraId="0AE57C83" w14:textId="18D9424E" w:rsidR="00030055" w:rsidRPr="000F6F30" w:rsidRDefault="00030055" w:rsidP="006A5314">
      <w:pPr>
        <w:pStyle w:val="Prrafodelista"/>
        <w:ind w:left="1080"/>
      </w:pPr>
      <w:r w:rsidRPr="000F6F30">
        <w:t>Para instalar los paquetes debe descargarse Python 3.9.7 (o cualquier versión inferior a Python 3.10) y ejecutar el siguiente código</w:t>
      </w:r>
      <w:r w:rsidR="006A5314" w:rsidRPr="000F6F30">
        <w:t xml:space="preserve">. </w:t>
      </w:r>
    </w:p>
    <w:p w14:paraId="20E66AF5" w14:textId="77777777" w:rsidR="00030055" w:rsidRPr="00734A7E" w:rsidRDefault="00030055" w:rsidP="00030055">
      <w:pPr>
        <w:pStyle w:val="Prrafodelista"/>
        <w:ind w:left="1080"/>
        <w:rPr>
          <w:i/>
          <w:color w:val="FF0000"/>
          <w:lang w:val="es-CO"/>
        </w:rPr>
      </w:pPr>
    </w:p>
    <w:p w14:paraId="463B479E" w14:textId="37A1B55B" w:rsidR="006A5314" w:rsidRPr="000F6F30" w:rsidRDefault="00030055" w:rsidP="00223F59">
      <w:pPr>
        <w:pStyle w:val="Prrafodelista"/>
        <w:numPr>
          <w:ilvl w:val="0"/>
          <w:numId w:val="35"/>
        </w:numPr>
        <w:spacing w:after="160" w:line="259" w:lineRule="auto"/>
        <w:contextualSpacing/>
        <w:jc w:val="left"/>
      </w:pPr>
      <w:r w:rsidRPr="000F6F30">
        <w:t xml:space="preserve">Sistema </w:t>
      </w:r>
      <w:r w:rsidR="006A5314" w:rsidRPr="000F6F30">
        <w:t>operativo: Cualquier</w:t>
      </w:r>
      <w:r w:rsidRPr="000F6F30">
        <w:t xml:space="preserve"> Sistema operativo es soportado siempre y cuando soporte Python.</w:t>
      </w:r>
    </w:p>
    <w:p w14:paraId="2134CD78" w14:textId="5343217A" w:rsidR="00030055" w:rsidRPr="000F6F30" w:rsidRDefault="00030055" w:rsidP="00223F59">
      <w:pPr>
        <w:pStyle w:val="Prrafodelista"/>
        <w:numPr>
          <w:ilvl w:val="0"/>
          <w:numId w:val="35"/>
        </w:numPr>
        <w:spacing w:after="160" w:line="259" w:lineRule="auto"/>
        <w:contextualSpacing/>
        <w:jc w:val="left"/>
      </w:pPr>
      <w:r w:rsidRPr="000F6F30">
        <w:lastRenderedPageBreak/>
        <w:t xml:space="preserve">Navegadores </w:t>
      </w:r>
      <w:r w:rsidR="006A5314" w:rsidRPr="000F6F30">
        <w:t>compatibles: Cualquiera</w:t>
      </w:r>
      <w:r w:rsidRPr="000F6F30">
        <w:t xml:space="preserve"> de los navegadores es compatible, se recomienda el uso de los basados en </w:t>
      </w:r>
      <w:proofErr w:type="spellStart"/>
      <w:r w:rsidRPr="000F6F30">
        <w:t>chromium</w:t>
      </w:r>
      <w:proofErr w:type="spellEnd"/>
      <w:r w:rsidRPr="000F6F30">
        <w:t xml:space="preserve"> como Edge, Opera, Google Chrome o también el uso de Mozilla Firefox</w:t>
      </w:r>
    </w:p>
    <w:p w14:paraId="7FEA8EDD" w14:textId="77777777" w:rsidR="006A5314" w:rsidRPr="000F6F30" w:rsidRDefault="006A5314" w:rsidP="006A5314">
      <w:pPr>
        <w:spacing w:after="160" w:line="259" w:lineRule="auto"/>
        <w:ind w:firstLine="0"/>
        <w:contextualSpacing/>
        <w:jc w:val="left"/>
        <w:rPr>
          <w:rFonts w:ascii="Times New Roman" w:hAnsi="Times New Roman" w:cs="Times New Roman"/>
          <w:szCs w:val="24"/>
        </w:rPr>
      </w:pPr>
    </w:p>
    <w:p w14:paraId="4DAF2F18" w14:textId="2AB694E1" w:rsidR="00030055" w:rsidRPr="000F6F30" w:rsidRDefault="00030055" w:rsidP="006A5314">
      <w:pPr>
        <w:pStyle w:val="Ttulo2"/>
        <w:rPr>
          <w:rFonts w:ascii="Times New Roman" w:hAnsi="Times New Roman" w:cs="Times New Roman"/>
          <w:bCs/>
          <w:szCs w:val="24"/>
        </w:rPr>
      </w:pPr>
      <w:bookmarkStart w:id="98" w:name="_Toc86719235"/>
      <w:r w:rsidRPr="000F6F30">
        <w:rPr>
          <w:rFonts w:ascii="Times New Roman" w:hAnsi="Times New Roman" w:cs="Times New Roman"/>
          <w:szCs w:val="24"/>
        </w:rPr>
        <w:t>Interfaces</w:t>
      </w:r>
      <w:bookmarkEnd w:id="98"/>
    </w:p>
    <w:p w14:paraId="54AE81CF" w14:textId="77777777" w:rsidR="00030055" w:rsidRPr="000F6F30" w:rsidRDefault="00030055" w:rsidP="00030055">
      <w:pPr>
        <w:pStyle w:val="Prrafodelista"/>
      </w:pPr>
      <w:r w:rsidRPr="000F6F30">
        <w:t>Anexo, se encontrará una carpeta denominada Interfaz, en ella se listan los siguientes archivos donde se ilustra el apartado estético del proyecto:</w:t>
      </w:r>
    </w:p>
    <w:p w14:paraId="170EF99A" w14:textId="71EAF5A7" w:rsidR="006A5314" w:rsidRPr="000F6F30" w:rsidRDefault="00030055" w:rsidP="00223F59">
      <w:pPr>
        <w:pStyle w:val="Prrafodelista"/>
        <w:numPr>
          <w:ilvl w:val="0"/>
          <w:numId w:val="36"/>
        </w:numPr>
        <w:spacing w:after="160" w:line="259" w:lineRule="auto"/>
        <w:contextualSpacing/>
        <w:jc w:val="left"/>
      </w:pPr>
      <w:proofErr w:type="spellStart"/>
      <w:r w:rsidRPr="000F6F30">
        <w:t>Index</w:t>
      </w:r>
      <w:proofErr w:type="spellEnd"/>
      <w:r w:rsidRPr="000F6F30">
        <w:t xml:space="preserve">: Donde se </w:t>
      </w:r>
      <w:r w:rsidR="00257EA0" w:rsidRPr="000F6F30">
        <w:t>mostrará</w:t>
      </w:r>
      <w:r w:rsidRPr="000F6F30">
        <w:t xml:space="preserve"> la ventana principal del proyecto</w:t>
      </w:r>
    </w:p>
    <w:p w14:paraId="2F23D9C9" w14:textId="0161498C" w:rsidR="006A5314" w:rsidRPr="000F6F30" w:rsidRDefault="00030055" w:rsidP="00223F59">
      <w:pPr>
        <w:pStyle w:val="Prrafodelista"/>
        <w:numPr>
          <w:ilvl w:val="0"/>
          <w:numId w:val="36"/>
        </w:numPr>
        <w:spacing w:after="160" w:line="259" w:lineRule="auto"/>
        <w:contextualSpacing/>
        <w:jc w:val="left"/>
      </w:pPr>
      <w:proofErr w:type="spellStart"/>
      <w:r w:rsidRPr="000F6F30">
        <w:t>Login</w:t>
      </w:r>
      <w:proofErr w:type="spellEnd"/>
      <w:r w:rsidRPr="000F6F30">
        <w:t xml:space="preserve">: Donde se </w:t>
      </w:r>
      <w:r w:rsidR="00257EA0" w:rsidRPr="000F6F30">
        <w:t>ilustrará</w:t>
      </w:r>
      <w:r w:rsidRPr="000F6F30">
        <w:t xml:space="preserve"> el apartado de inicio de sesión</w:t>
      </w:r>
    </w:p>
    <w:p w14:paraId="1081D0FF" w14:textId="6F4B5098" w:rsidR="00030055" w:rsidRPr="000F6F30" w:rsidRDefault="00030055" w:rsidP="00223F59">
      <w:pPr>
        <w:pStyle w:val="Prrafodelista"/>
        <w:numPr>
          <w:ilvl w:val="0"/>
          <w:numId w:val="36"/>
        </w:numPr>
        <w:spacing w:after="160" w:line="259" w:lineRule="auto"/>
        <w:contextualSpacing/>
        <w:jc w:val="left"/>
      </w:pPr>
      <w:r w:rsidRPr="000F6F30">
        <w:t>Registro: Interfaz de registro de usuario nuevo</w:t>
      </w:r>
      <w:r w:rsidR="00257EA0" w:rsidRPr="000F6F30">
        <w:t xml:space="preserve"> </w:t>
      </w:r>
      <w:proofErr w:type="spellStart"/>
      <w:r w:rsidRPr="000F6F30">
        <w:t>Opcion_usuario</w:t>
      </w:r>
      <w:proofErr w:type="spellEnd"/>
      <w:r w:rsidRPr="000F6F30">
        <w:t>: opciones para cierre de sesión y demás tareas conexas</w:t>
      </w:r>
    </w:p>
    <w:p w14:paraId="375FDC38" w14:textId="77777777" w:rsidR="00016E52" w:rsidRPr="000F6F30" w:rsidRDefault="00016E52" w:rsidP="00016E52">
      <w:pPr>
        <w:pStyle w:val="Prrafodelista"/>
        <w:spacing w:after="160" w:line="259" w:lineRule="auto"/>
        <w:ind w:left="1800"/>
        <w:contextualSpacing/>
        <w:jc w:val="left"/>
      </w:pPr>
    </w:p>
    <w:p w14:paraId="5F3B8D25" w14:textId="316BDC30" w:rsidR="00030055" w:rsidRPr="000F6F30" w:rsidRDefault="00030055" w:rsidP="00016E52">
      <w:pPr>
        <w:pStyle w:val="Ttulo3"/>
        <w:rPr>
          <w:rFonts w:ascii="Times New Roman" w:hAnsi="Times New Roman" w:cs="Times New Roman"/>
          <w:szCs w:val="24"/>
        </w:rPr>
      </w:pPr>
      <w:bookmarkStart w:id="99" w:name="_Toc86719236"/>
      <w:r w:rsidRPr="000F6F30">
        <w:rPr>
          <w:rFonts w:ascii="Times New Roman" w:hAnsi="Times New Roman" w:cs="Times New Roman"/>
          <w:szCs w:val="24"/>
        </w:rPr>
        <w:t>Dentro de la carpeta Clientes:</w:t>
      </w:r>
      <w:bookmarkEnd w:id="99"/>
    </w:p>
    <w:p w14:paraId="0AA29B5D" w14:textId="0B47C957" w:rsidR="00030055" w:rsidRPr="000F6F30" w:rsidRDefault="00016E52" w:rsidP="00223F59">
      <w:pPr>
        <w:pStyle w:val="Prrafodelista"/>
        <w:numPr>
          <w:ilvl w:val="0"/>
          <w:numId w:val="37"/>
        </w:numPr>
        <w:spacing w:after="160" w:line="259" w:lineRule="auto"/>
        <w:contextualSpacing/>
        <w:jc w:val="left"/>
      </w:pPr>
      <w:r w:rsidRPr="000F6F30">
        <w:t>Menú personas</w:t>
      </w:r>
      <w:r w:rsidR="00030055" w:rsidRPr="000F6F30">
        <w:t xml:space="preserve">: </w:t>
      </w:r>
      <w:r w:rsidRPr="000F6F30">
        <w:t>D</w:t>
      </w:r>
      <w:r w:rsidR="00030055" w:rsidRPr="000F6F30">
        <w:t xml:space="preserve">onde se </w:t>
      </w:r>
      <w:r w:rsidRPr="000F6F30">
        <w:t>listarán las</w:t>
      </w:r>
      <w:r w:rsidR="00030055" w:rsidRPr="000F6F30">
        <w:t xml:space="preserve"> tareas admitidas por el sistema, en este caso solo se admiten agregar y listar proveedores y clientes</w:t>
      </w:r>
    </w:p>
    <w:p w14:paraId="1B2EE6E0" w14:textId="479AB169" w:rsidR="00030055" w:rsidRPr="000F6F30" w:rsidRDefault="00016E52" w:rsidP="00223F59">
      <w:pPr>
        <w:pStyle w:val="Prrafodelista"/>
        <w:numPr>
          <w:ilvl w:val="0"/>
          <w:numId w:val="37"/>
        </w:numPr>
        <w:spacing w:after="160" w:line="259" w:lineRule="auto"/>
        <w:contextualSpacing/>
        <w:jc w:val="left"/>
      </w:pPr>
      <w:r w:rsidRPr="000F6F30">
        <w:t>Listado clientes: será el interfaz</w:t>
      </w:r>
      <w:r w:rsidR="00030055" w:rsidRPr="000F6F30">
        <w:t xml:space="preserve"> de consulta general de clientes</w:t>
      </w:r>
    </w:p>
    <w:p w14:paraId="715BD9AB" w14:textId="04C05A98" w:rsidR="00030055" w:rsidRPr="000F6F30" w:rsidRDefault="00016E52" w:rsidP="00223F59">
      <w:pPr>
        <w:pStyle w:val="Prrafodelista"/>
        <w:numPr>
          <w:ilvl w:val="0"/>
          <w:numId w:val="37"/>
        </w:numPr>
        <w:spacing w:after="160" w:line="259" w:lineRule="auto"/>
        <w:contextualSpacing/>
        <w:jc w:val="left"/>
      </w:pPr>
      <w:r w:rsidRPr="000F6F30">
        <w:t>Ingresar cliente</w:t>
      </w:r>
      <w:r w:rsidR="00030055" w:rsidRPr="000F6F30">
        <w:t xml:space="preserve">: </w:t>
      </w:r>
      <w:r w:rsidRPr="000F6F30">
        <w:t xml:space="preserve">este </w:t>
      </w:r>
      <w:r w:rsidR="00030055" w:rsidRPr="000F6F30">
        <w:t>interfaz</w:t>
      </w:r>
      <w:r w:rsidRPr="000F6F30">
        <w:t xml:space="preserve"> será para</w:t>
      </w:r>
      <w:r w:rsidR="00030055" w:rsidRPr="000F6F30">
        <w:t xml:space="preserve"> crear un cliente</w:t>
      </w:r>
    </w:p>
    <w:p w14:paraId="6BBA5B19" w14:textId="1ECC39E0" w:rsidR="00030055" w:rsidRPr="000F6F30" w:rsidRDefault="00016E52" w:rsidP="00223F59">
      <w:pPr>
        <w:pStyle w:val="Prrafodelista"/>
        <w:numPr>
          <w:ilvl w:val="0"/>
          <w:numId w:val="37"/>
        </w:numPr>
        <w:spacing w:after="160" w:line="259" w:lineRule="auto"/>
        <w:contextualSpacing/>
        <w:jc w:val="left"/>
      </w:pPr>
      <w:r w:rsidRPr="000F6F30">
        <w:t>Detalle cliente</w:t>
      </w:r>
      <w:r w:rsidR="00030055" w:rsidRPr="000F6F30">
        <w:t xml:space="preserve">: </w:t>
      </w:r>
      <w:r w:rsidRPr="000F6F30">
        <w:t xml:space="preserve">será un </w:t>
      </w:r>
      <w:r w:rsidR="00030055" w:rsidRPr="000F6F30">
        <w:t>interfaz de consulta de datos de un cliente especifico</w:t>
      </w:r>
    </w:p>
    <w:p w14:paraId="6745B029" w14:textId="41C48DD4" w:rsidR="00030055" w:rsidRPr="000F6F30" w:rsidRDefault="00030055" w:rsidP="00223F59">
      <w:pPr>
        <w:pStyle w:val="Prrafodelista"/>
        <w:numPr>
          <w:ilvl w:val="0"/>
          <w:numId w:val="37"/>
        </w:numPr>
        <w:spacing w:after="160" w:line="259" w:lineRule="auto"/>
        <w:contextualSpacing/>
        <w:jc w:val="left"/>
      </w:pPr>
      <w:proofErr w:type="spellStart"/>
      <w:r w:rsidRPr="000F6F30">
        <w:t>Actualziar_cliente</w:t>
      </w:r>
      <w:proofErr w:type="spellEnd"/>
      <w:r w:rsidRPr="000F6F30">
        <w:t xml:space="preserve">: </w:t>
      </w:r>
      <w:r w:rsidR="00016E52" w:rsidRPr="000F6F30">
        <w:t xml:space="preserve">este interfaz nos permitirá la </w:t>
      </w:r>
      <w:r w:rsidRPr="000F6F30">
        <w:t xml:space="preserve">  actualización de datos de cliente</w:t>
      </w:r>
    </w:p>
    <w:p w14:paraId="77840C41" w14:textId="5CB1E8D1" w:rsidR="00030055" w:rsidRPr="000F6F30" w:rsidRDefault="00016E52" w:rsidP="00223F59">
      <w:pPr>
        <w:pStyle w:val="Prrafodelista"/>
        <w:numPr>
          <w:ilvl w:val="0"/>
          <w:numId w:val="37"/>
        </w:numPr>
        <w:spacing w:after="160" w:line="259" w:lineRule="auto"/>
        <w:contextualSpacing/>
        <w:jc w:val="left"/>
      </w:pPr>
      <w:r w:rsidRPr="000F6F30">
        <w:t>Eliminar cliente</w:t>
      </w:r>
      <w:r w:rsidR="00030055" w:rsidRPr="000F6F30">
        <w:t xml:space="preserve">: </w:t>
      </w:r>
      <w:r w:rsidRPr="000F6F30">
        <w:t xml:space="preserve">por medio de este </w:t>
      </w:r>
      <w:r w:rsidR="00030055" w:rsidRPr="000F6F30">
        <w:t xml:space="preserve">interfaz </w:t>
      </w:r>
      <w:r w:rsidRPr="000F6F30">
        <w:t>se realizará la eliminación</w:t>
      </w:r>
      <w:r w:rsidR="00030055" w:rsidRPr="000F6F30">
        <w:t xml:space="preserve"> de un registro de clientes</w:t>
      </w:r>
    </w:p>
    <w:p w14:paraId="1FD70104" w14:textId="77777777" w:rsidR="00030055" w:rsidRPr="000F6F30" w:rsidRDefault="00030055" w:rsidP="00030055">
      <w:pPr>
        <w:rPr>
          <w:rFonts w:ascii="Times New Roman" w:hAnsi="Times New Roman" w:cs="Times New Roman"/>
          <w:szCs w:val="24"/>
        </w:rPr>
      </w:pPr>
    </w:p>
    <w:p w14:paraId="164EC368" w14:textId="7973ED3A" w:rsidR="00030055" w:rsidRPr="000F6F30" w:rsidRDefault="00030055" w:rsidP="00016E52">
      <w:pPr>
        <w:pStyle w:val="Ttulo3"/>
        <w:rPr>
          <w:rFonts w:ascii="Times New Roman" w:hAnsi="Times New Roman" w:cs="Times New Roman"/>
          <w:szCs w:val="24"/>
        </w:rPr>
      </w:pPr>
      <w:bookmarkStart w:id="100" w:name="_Toc86719237"/>
      <w:r w:rsidRPr="000F6F30">
        <w:rPr>
          <w:rFonts w:ascii="Times New Roman" w:hAnsi="Times New Roman" w:cs="Times New Roman"/>
          <w:szCs w:val="24"/>
        </w:rPr>
        <w:t>Dentro de la carpeta Proveedor</w:t>
      </w:r>
      <w:bookmarkEnd w:id="100"/>
    </w:p>
    <w:p w14:paraId="2BAB9508" w14:textId="5B1254B4" w:rsidR="00AF0507" w:rsidRPr="000F6F30" w:rsidRDefault="00030055" w:rsidP="00223F59">
      <w:pPr>
        <w:pStyle w:val="Prrafodelista"/>
        <w:numPr>
          <w:ilvl w:val="0"/>
          <w:numId w:val="38"/>
        </w:numPr>
        <w:spacing w:after="160" w:line="259" w:lineRule="auto"/>
        <w:contextualSpacing/>
        <w:jc w:val="left"/>
      </w:pPr>
      <w:proofErr w:type="spellStart"/>
      <w:r w:rsidRPr="000F6F30">
        <w:t>Listar_proveedores</w:t>
      </w:r>
      <w:proofErr w:type="spellEnd"/>
      <w:r w:rsidRPr="000F6F30">
        <w:t xml:space="preserve">: </w:t>
      </w:r>
      <w:r w:rsidR="00016E52" w:rsidRPr="000F6F30">
        <w:t xml:space="preserve"> este</w:t>
      </w:r>
      <w:r w:rsidR="00AF0507" w:rsidRPr="000F6F30">
        <w:t xml:space="preserve"> nos interfaz</w:t>
      </w:r>
      <w:r w:rsidRPr="000F6F30">
        <w:t xml:space="preserve"> </w:t>
      </w:r>
      <w:r w:rsidR="00AF0507" w:rsidRPr="000F6F30">
        <w:t xml:space="preserve">permitirá </w:t>
      </w:r>
      <w:r w:rsidR="00016E52" w:rsidRPr="000F6F30">
        <w:t xml:space="preserve">realizar </w:t>
      </w:r>
      <w:r w:rsidR="00AF0507" w:rsidRPr="000F6F30">
        <w:t>la consulta general</w:t>
      </w:r>
      <w:r w:rsidRPr="000F6F30">
        <w:t xml:space="preserve"> de proveedores</w:t>
      </w:r>
    </w:p>
    <w:p w14:paraId="0B353BFD" w14:textId="14DB2FCF" w:rsidR="00AF0507" w:rsidRPr="000F6F30" w:rsidRDefault="00AF0507" w:rsidP="00223F59">
      <w:pPr>
        <w:pStyle w:val="Prrafodelista"/>
        <w:numPr>
          <w:ilvl w:val="0"/>
          <w:numId w:val="38"/>
        </w:numPr>
        <w:spacing w:after="160" w:line="259" w:lineRule="auto"/>
        <w:contextualSpacing/>
        <w:jc w:val="left"/>
      </w:pPr>
      <w:r w:rsidRPr="000F6F30">
        <w:t>Ingresar proveedor: por medio de este interfaz</w:t>
      </w:r>
      <w:r w:rsidR="00030055" w:rsidRPr="000F6F30">
        <w:t xml:space="preserve"> para ingresa</w:t>
      </w:r>
      <w:r w:rsidRPr="000F6F30">
        <w:t>n a los proveedores</w:t>
      </w:r>
    </w:p>
    <w:p w14:paraId="52FD0230" w14:textId="3B06934E" w:rsidR="00030055" w:rsidRPr="000F6F30" w:rsidRDefault="00AF0507" w:rsidP="00223F59">
      <w:pPr>
        <w:pStyle w:val="Prrafodelista"/>
        <w:numPr>
          <w:ilvl w:val="0"/>
          <w:numId w:val="38"/>
        </w:numPr>
        <w:spacing w:after="160" w:line="259" w:lineRule="auto"/>
        <w:contextualSpacing/>
        <w:jc w:val="left"/>
      </w:pPr>
      <w:r w:rsidRPr="000F6F30">
        <w:t>Detalles proveedor</w:t>
      </w:r>
      <w:r w:rsidR="00030055" w:rsidRPr="000F6F30">
        <w:t xml:space="preserve">: </w:t>
      </w:r>
      <w:r w:rsidRPr="000F6F30">
        <w:t xml:space="preserve">permitirá realizar el proceso </w:t>
      </w:r>
      <w:r w:rsidR="00030055" w:rsidRPr="000F6F30">
        <w:t>de consulta de datos de cliente</w:t>
      </w:r>
    </w:p>
    <w:p w14:paraId="4F49D576" w14:textId="77AB5EBE" w:rsidR="00030055" w:rsidRPr="000F6F30" w:rsidRDefault="00AF0507" w:rsidP="00223F59">
      <w:pPr>
        <w:pStyle w:val="Prrafodelista"/>
        <w:numPr>
          <w:ilvl w:val="0"/>
          <w:numId w:val="38"/>
        </w:numPr>
        <w:spacing w:after="160" w:line="259" w:lineRule="auto"/>
        <w:contextualSpacing/>
        <w:jc w:val="left"/>
      </w:pPr>
      <w:r w:rsidRPr="000F6F30">
        <w:t>Editar proveedor</w:t>
      </w:r>
      <w:r w:rsidR="00030055" w:rsidRPr="000F6F30">
        <w:t xml:space="preserve">: </w:t>
      </w:r>
      <w:r w:rsidRPr="000F6F30">
        <w:t xml:space="preserve">en este </w:t>
      </w:r>
      <w:r w:rsidR="00030055" w:rsidRPr="000F6F30">
        <w:t xml:space="preserve">interfaz </w:t>
      </w:r>
      <w:r w:rsidRPr="000F6F30">
        <w:t>se realizarán las actualizaciones de</w:t>
      </w:r>
      <w:r w:rsidR="00030055" w:rsidRPr="000F6F30">
        <w:t xml:space="preserve"> datos de Proveedor</w:t>
      </w:r>
    </w:p>
    <w:p w14:paraId="5E8EEA87" w14:textId="551160B4" w:rsidR="00030055" w:rsidRPr="000F6F30" w:rsidRDefault="00AF0507" w:rsidP="00223F59">
      <w:pPr>
        <w:pStyle w:val="Prrafodelista"/>
        <w:numPr>
          <w:ilvl w:val="0"/>
          <w:numId w:val="38"/>
        </w:numPr>
        <w:spacing w:after="160" w:line="259" w:lineRule="auto"/>
        <w:contextualSpacing/>
        <w:jc w:val="left"/>
      </w:pPr>
      <w:r w:rsidRPr="000F6F30">
        <w:t>Eliminar proveedor</w:t>
      </w:r>
      <w:r w:rsidR="00030055" w:rsidRPr="000F6F30">
        <w:t xml:space="preserve">: </w:t>
      </w:r>
      <w:r w:rsidRPr="000F6F30">
        <w:t xml:space="preserve">este será un </w:t>
      </w:r>
      <w:r w:rsidR="00030055" w:rsidRPr="000F6F30">
        <w:t>Interfaz de eliminación de un registro de proveedores</w:t>
      </w:r>
    </w:p>
    <w:p w14:paraId="2BC83501" w14:textId="77777777" w:rsidR="00030055" w:rsidRPr="000F6F30" w:rsidRDefault="00030055" w:rsidP="00030055">
      <w:pPr>
        <w:pStyle w:val="Prrafodelista"/>
        <w:ind w:left="1080"/>
      </w:pPr>
    </w:p>
    <w:p w14:paraId="3AA639C9" w14:textId="77777777" w:rsidR="00030055" w:rsidRPr="000F6F30" w:rsidRDefault="00030055" w:rsidP="00030055">
      <w:pPr>
        <w:pStyle w:val="Prrafodelista"/>
        <w:ind w:left="1080"/>
      </w:pPr>
    </w:p>
    <w:p w14:paraId="1603A65E" w14:textId="122BBBEE" w:rsidR="00030055" w:rsidRPr="000F6F30" w:rsidRDefault="00030055" w:rsidP="00AF0507">
      <w:pPr>
        <w:pStyle w:val="Ttulo3"/>
        <w:rPr>
          <w:rFonts w:ascii="Times New Roman" w:hAnsi="Times New Roman" w:cs="Times New Roman"/>
          <w:szCs w:val="24"/>
        </w:rPr>
      </w:pPr>
      <w:bookmarkStart w:id="101" w:name="_Toc86719238"/>
      <w:r w:rsidRPr="000F6F30">
        <w:rPr>
          <w:rFonts w:ascii="Times New Roman" w:hAnsi="Times New Roman" w:cs="Times New Roman"/>
          <w:szCs w:val="24"/>
        </w:rPr>
        <w:t xml:space="preserve">Tareas </w:t>
      </w:r>
      <w:r w:rsidR="00AF0507" w:rsidRPr="000F6F30">
        <w:rPr>
          <w:rFonts w:ascii="Times New Roman" w:hAnsi="Times New Roman" w:cs="Times New Roman"/>
          <w:szCs w:val="24"/>
        </w:rPr>
        <w:t xml:space="preserve">que ejecutara </w:t>
      </w:r>
      <w:r w:rsidRPr="000F6F30">
        <w:rPr>
          <w:rFonts w:ascii="Times New Roman" w:hAnsi="Times New Roman" w:cs="Times New Roman"/>
          <w:szCs w:val="24"/>
        </w:rPr>
        <w:t>el sistema:</w:t>
      </w:r>
      <w:bookmarkEnd w:id="101"/>
    </w:p>
    <w:p w14:paraId="41CE7C17" w14:textId="0A233F8B" w:rsidR="00397A7B" w:rsidRPr="000F6F30" w:rsidRDefault="00030055" w:rsidP="00223F59">
      <w:pPr>
        <w:pStyle w:val="Prrafodelista"/>
        <w:numPr>
          <w:ilvl w:val="0"/>
          <w:numId w:val="39"/>
        </w:numPr>
        <w:spacing w:after="160" w:line="259" w:lineRule="auto"/>
        <w:contextualSpacing/>
        <w:jc w:val="left"/>
      </w:pPr>
      <w:r w:rsidRPr="000F6F30">
        <w:t>Añadi</w:t>
      </w:r>
      <w:r w:rsidR="00AF0507" w:rsidRPr="000F6F30">
        <w:t xml:space="preserve">r </w:t>
      </w:r>
      <w:r w:rsidR="00397A7B" w:rsidRPr="000F6F30">
        <w:t>la representación</w:t>
      </w:r>
      <w:r w:rsidRPr="000F6F30">
        <w:t xml:space="preserve"> de datos de las tablas clientes y Proveedores</w:t>
      </w:r>
    </w:p>
    <w:p w14:paraId="69E7A143" w14:textId="77777777" w:rsidR="00397A7B" w:rsidRPr="000F6F30" w:rsidRDefault="00030055" w:rsidP="00223F59">
      <w:pPr>
        <w:pStyle w:val="Prrafodelista"/>
        <w:numPr>
          <w:ilvl w:val="0"/>
          <w:numId w:val="39"/>
        </w:numPr>
        <w:spacing w:after="160" w:line="259" w:lineRule="auto"/>
        <w:contextualSpacing/>
        <w:jc w:val="left"/>
      </w:pPr>
      <w:r w:rsidRPr="000F6F30">
        <w:t>Habilita</w:t>
      </w:r>
      <w:r w:rsidR="00397A7B" w:rsidRPr="000F6F30">
        <w:t>r la Gestión</w:t>
      </w:r>
      <w:r w:rsidRPr="000F6F30">
        <w:t xml:space="preserve"> de Clientes, ahora se puede Crear, Consultar, Actualizar y Eliminar Datos de un cliente</w:t>
      </w:r>
    </w:p>
    <w:p w14:paraId="7341CB31" w14:textId="77777777" w:rsidR="00397A7B" w:rsidRPr="000F6F30" w:rsidRDefault="00030055" w:rsidP="00223F59">
      <w:pPr>
        <w:pStyle w:val="Prrafodelista"/>
        <w:numPr>
          <w:ilvl w:val="0"/>
          <w:numId w:val="39"/>
        </w:numPr>
        <w:spacing w:after="160" w:line="259" w:lineRule="auto"/>
        <w:contextualSpacing/>
        <w:jc w:val="left"/>
      </w:pPr>
      <w:r w:rsidRPr="000F6F30">
        <w:t xml:space="preserve"> consultar los clientes desde el listado general solo escribiendo su ID y dando clic en buscar</w:t>
      </w:r>
    </w:p>
    <w:p w14:paraId="46F4A268" w14:textId="2D1E020F" w:rsidR="00030055" w:rsidRPr="000F6F30" w:rsidRDefault="00030055" w:rsidP="00223F59">
      <w:pPr>
        <w:pStyle w:val="Prrafodelista"/>
        <w:numPr>
          <w:ilvl w:val="0"/>
          <w:numId w:val="39"/>
        </w:numPr>
        <w:spacing w:after="160" w:line="259" w:lineRule="auto"/>
        <w:contextualSpacing/>
        <w:jc w:val="left"/>
      </w:pPr>
      <w:r w:rsidRPr="000F6F30">
        <w:t>consultar los proveedores desde el listado general solo escribiendo su id, agregarlos, actualizarlos y eliminarlos</w:t>
      </w:r>
    </w:p>
    <w:p w14:paraId="3207571C" w14:textId="77777777" w:rsidR="00030055" w:rsidRPr="000F6F30" w:rsidRDefault="00030055" w:rsidP="00030055">
      <w:pPr>
        <w:rPr>
          <w:rFonts w:ascii="Times New Roman" w:hAnsi="Times New Roman" w:cs="Times New Roman"/>
          <w:szCs w:val="24"/>
        </w:rPr>
      </w:pPr>
    </w:p>
    <w:p w14:paraId="5EA59327" w14:textId="676D9C45" w:rsidR="00030055" w:rsidRPr="000F6F30" w:rsidRDefault="00030055" w:rsidP="00397A7B">
      <w:pPr>
        <w:pStyle w:val="Ttulo2"/>
        <w:rPr>
          <w:rFonts w:ascii="Times New Roman" w:hAnsi="Times New Roman" w:cs="Times New Roman"/>
          <w:szCs w:val="24"/>
        </w:rPr>
      </w:pPr>
      <w:bookmarkStart w:id="102" w:name="_Toc86719239"/>
      <w:r w:rsidRPr="000F6F30">
        <w:rPr>
          <w:rFonts w:ascii="Times New Roman" w:hAnsi="Times New Roman" w:cs="Times New Roman"/>
          <w:szCs w:val="24"/>
        </w:rPr>
        <w:t>Manual de Uso</w:t>
      </w:r>
      <w:bookmarkEnd w:id="102"/>
    </w:p>
    <w:p w14:paraId="7310FA46" w14:textId="77777777" w:rsidR="00397A7B" w:rsidRPr="000F6F30" w:rsidRDefault="00397A7B" w:rsidP="00397A7B">
      <w:pPr>
        <w:rPr>
          <w:rFonts w:ascii="Times New Roman" w:hAnsi="Times New Roman" w:cs="Times New Roman"/>
          <w:szCs w:val="24"/>
        </w:rPr>
      </w:pPr>
    </w:p>
    <w:p w14:paraId="110B3209" w14:textId="7781164B" w:rsidR="00030055" w:rsidRPr="000F6F30" w:rsidRDefault="00030055" w:rsidP="00397A7B">
      <w:pPr>
        <w:pStyle w:val="Ttulo3"/>
        <w:rPr>
          <w:rFonts w:ascii="Times New Roman" w:hAnsi="Times New Roman" w:cs="Times New Roman"/>
          <w:szCs w:val="24"/>
        </w:rPr>
      </w:pPr>
      <w:bookmarkStart w:id="103" w:name="_Toc86719240"/>
      <w:r w:rsidRPr="000F6F30">
        <w:rPr>
          <w:rFonts w:ascii="Times New Roman" w:hAnsi="Times New Roman" w:cs="Times New Roman"/>
          <w:szCs w:val="24"/>
        </w:rPr>
        <w:t>INICIO DE SESION Y REGISTRO</w:t>
      </w:r>
      <w:bookmarkEnd w:id="103"/>
    </w:p>
    <w:p w14:paraId="758B4833" w14:textId="3F99D723" w:rsidR="00030055" w:rsidRPr="000F6F30" w:rsidRDefault="00030055" w:rsidP="00030055">
      <w:pPr>
        <w:pStyle w:val="Prrafodelista"/>
      </w:pPr>
      <w:r w:rsidRPr="000F6F30">
        <w:t xml:space="preserve">Bajo el supuesto de que ya se encuentran las dependencias de paquetes y del lenguaje satisfechas, se </w:t>
      </w:r>
      <w:r w:rsidR="00397A7B" w:rsidRPr="000F6F30">
        <w:t>accederá</w:t>
      </w:r>
      <w:r w:rsidRPr="000F6F30">
        <w:t xml:space="preserve"> desde el navegador a la dirección 127.0.0.1:8000 o localhost:8000 para poder ejecutarlo.</w:t>
      </w:r>
    </w:p>
    <w:p w14:paraId="0BDF385A" w14:textId="2E420034" w:rsidR="00397A7B" w:rsidRPr="000F6F30" w:rsidRDefault="00397A7B" w:rsidP="00397A7B">
      <w:pPr>
        <w:pStyle w:val="Descripcin"/>
        <w:rPr>
          <w:rFonts w:ascii="Times New Roman" w:hAnsi="Times New Roman" w:cs="Times New Roman"/>
          <w:b/>
          <w:bCs/>
          <w:color w:val="auto"/>
          <w:sz w:val="24"/>
          <w:szCs w:val="24"/>
        </w:rPr>
      </w:pPr>
      <w:bookmarkStart w:id="104" w:name="_Toc86719090"/>
      <w:r w:rsidRPr="000F6F30">
        <w:rPr>
          <w:rFonts w:ascii="Times New Roman" w:hAnsi="Times New Roman" w:cs="Times New Roman"/>
          <w:b/>
          <w:bCs/>
          <w:color w:val="auto"/>
          <w:sz w:val="24"/>
          <w:szCs w:val="24"/>
        </w:rPr>
        <w:t xml:space="preserve">Ilustración </w:t>
      </w:r>
      <w:r w:rsidRPr="000F6F30">
        <w:rPr>
          <w:rFonts w:ascii="Times New Roman" w:hAnsi="Times New Roman" w:cs="Times New Roman"/>
          <w:b/>
          <w:bCs/>
          <w:color w:val="auto"/>
          <w:sz w:val="24"/>
          <w:szCs w:val="24"/>
        </w:rPr>
        <w:fldChar w:fldCharType="begin"/>
      </w:r>
      <w:r w:rsidRPr="000F6F30">
        <w:rPr>
          <w:rFonts w:ascii="Times New Roman" w:hAnsi="Times New Roman" w:cs="Times New Roman"/>
          <w:b/>
          <w:bCs/>
          <w:color w:val="auto"/>
          <w:sz w:val="24"/>
          <w:szCs w:val="24"/>
        </w:rPr>
        <w:instrText xml:space="preserve"> SEQ Ilustración \* ARABIC </w:instrText>
      </w:r>
      <w:r w:rsidRPr="000F6F30">
        <w:rPr>
          <w:rFonts w:ascii="Times New Roman" w:hAnsi="Times New Roman" w:cs="Times New Roman"/>
          <w:b/>
          <w:bCs/>
          <w:color w:val="auto"/>
          <w:sz w:val="24"/>
          <w:szCs w:val="24"/>
        </w:rPr>
        <w:fldChar w:fldCharType="separate"/>
      </w:r>
      <w:r w:rsidRPr="000F6F30">
        <w:rPr>
          <w:rFonts w:ascii="Times New Roman" w:hAnsi="Times New Roman" w:cs="Times New Roman"/>
          <w:b/>
          <w:bCs/>
          <w:noProof/>
          <w:color w:val="auto"/>
          <w:sz w:val="24"/>
          <w:szCs w:val="24"/>
        </w:rPr>
        <w:t>4</w:t>
      </w:r>
      <w:r w:rsidRPr="000F6F30">
        <w:rPr>
          <w:rFonts w:ascii="Times New Roman" w:hAnsi="Times New Roman" w:cs="Times New Roman"/>
          <w:b/>
          <w:bCs/>
          <w:color w:val="auto"/>
          <w:sz w:val="24"/>
          <w:szCs w:val="24"/>
        </w:rPr>
        <w:fldChar w:fldCharType="end"/>
      </w:r>
      <w:r w:rsidRPr="000F6F30">
        <w:rPr>
          <w:rFonts w:ascii="Times New Roman" w:hAnsi="Times New Roman" w:cs="Times New Roman"/>
          <w:b/>
          <w:bCs/>
          <w:color w:val="auto"/>
          <w:sz w:val="24"/>
          <w:szCs w:val="24"/>
        </w:rPr>
        <w:t>.Inicio  de sesión y registro</w:t>
      </w:r>
      <w:bookmarkEnd w:id="104"/>
    </w:p>
    <w:p w14:paraId="7B5DD0EC" w14:textId="77777777" w:rsidR="00030055" w:rsidRPr="000F6F30" w:rsidRDefault="00030055" w:rsidP="00030055">
      <w:pPr>
        <w:pStyle w:val="Prrafodelista"/>
      </w:pPr>
      <w:r w:rsidRPr="000F6F30">
        <w:rPr>
          <w:noProof/>
        </w:rPr>
        <mc:AlternateContent>
          <mc:Choice Requires="wps">
            <w:drawing>
              <wp:anchor distT="0" distB="0" distL="114300" distR="114300" simplePos="0" relativeHeight="251665408" behindDoc="0" locked="0" layoutInCell="0" hidden="0" allowOverlap="1" wp14:anchorId="1CCCE180" wp14:editId="7AF39EBF">
                <wp:simplePos x="0" y="0"/>
                <wp:positionH relativeFrom="column">
                  <wp:posOffset>2606040</wp:posOffset>
                </wp:positionH>
                <wp:positionV relativeFrom="paragraph">
                  <wp:posOffset>601345</wp:posOffset>
                </wp:positionV>
                <wp:extent cx="600075" cy="590550"/>
                <wp:effectExtent l="258445" t="235585" r="258445" b="281305"/>
                <wp:wrapNone/>
                <wp:docPr id="28" name="Conector recto de flecha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BMDAAAAoAAAAAAAAAAAAAAAAAAAAgAAAAgQAAAAAAAAAgAAALMDAACxAwAAogMAADoABQABGAAAZSMAACgAAAAIAAAAAQAAAAEAAAA="/>
                          </a:ext>
                        </a:extLst>
                      </wps:cNvCnPr>
                      <wps:spPr>
                        <a:xfrm flipH="1" flipV="1">
                          <a:off x="0" y="0"/>
                          <a:ext cx="600075" cy="5905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type w14:anchorId="03DD5FC4" id="_x0000_t32" coordsize="21600,21600" o:spt="32" o:oned="t" path="m,l21600,21600e" filled="f">
                <v:path arrowok="t" fillok="f" o:connecttype="none"/>
                <o:lock v:ext="edit" shapetype="t"/>
              </v:shapetype>
              <v:shape id="Conector recto de flecha 252" o:spid="_x0000_s1026" type="#_x0000_t32" style="position:absolute;margin-left:205.2pt;margin-top:47.35pt;width:47.25pt;height:46.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" o:allowincell="f" strokeweight="3pt">
                <v:stroke endarrow="block"/>
                <v:shadow on="t" color="black" opacity="22937f" origin=",.5" offset="0,1.8pt"/>
              </v:shape>
            </w:pict>
          </mc:Fallback>
        </mc:AlternateContent>
      </w:r>
      <w:r w:rsidRPr="000F6F30">
        <w:rPr>
          <w:noProof/>
        </w:rPr>
        <w:drawing>
          <wp:inline distT="0" distB="0" distL="0" distR="0" wp14:anchorId="6F1E0EE1" wp14:editId="6F2DB390">
            <wp:extent cx="5505450" cy="904875"/>
            <wp:effectExtent l="0" t="0" r="0" b="0"/>
            <wp:docPr id="10"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54"/>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wAAB6AAAAAAAAAAAAAAAAAAAAAAAAAAAAAAAAAAAAAAAAAAAAAA3iEAAJEFAAAAAAAAAAAAAAAAAAAoAAAACAAAAAEAAAABAAAA"/>
                        </a:ext>
                      </a:extLst>
                    </pic:cNvPicPr>
                  </pic:nvPicPr>
                  <pic:blipFill>
                    <a:blip r:embed="rId20"/>
                    <a:stretch>
                      <a:fillRect/>
                    </a:stretch>
                  </pic:blipFill>
                  <pic:spPr>
                    <a:xfrm>
                      <a:off x="0" y="0"/>
                      <a:ext cx="5505450" cy="904875"/>
                    </a:xfrm>
                    <a:prstGeom prst="rect">
                      <a:avLst/>
                    </a:prstGeom>
                    <a:noFill/>
                    <a:ln w="9525">
                      <a:noFill/>
                    </a:ln>
                  </pic:spPr>
                </pic:pic>
              </a:graphicData>
            </a:graphic>
          </wp:inline>
        </w:drawing>
      </w:r>
    </w:p>
    <w:p w14:paraId="3010285F" w14:textId="77777777" w:rsidR="00030055" w:rsidRPr="000F6F30" w:rsidRDefault="00030055" w:rsidP="00030055">
      <w:pPr>
        <w:pStyle w:val="Prrafodelista"/>
      </w:pPr>
    </w:p>
    <w:p w14:paraId="76E98745" w14:textId="77777777" w:rsidR="00030055" w:rsidRPr="000F6F30" w:rsidRDefault="00030055" w:rsidP="00030055">
      <w:pPr>
        <w:pStyle w:val="Prrafodelista"/>
      </w:pPr>
      <w:r w:rsidRPr="000F6F30">
        <w:t xml:space="preserve">Una vez hecho eso, será </w:t>
      </w:r>
      <w:proofErr w:type="gramStart"/>
      <w:r w:rsidRPr="000F6F30">
        <w:t>re direccionado</w:t>
      </w:r>
      <w:proofErr w:type="gramEnd"/>
      <w:r w:rsidRPr="000F6F30">
        <w:t xml:space="preserve"> a esta página web, la cual ya fue presentada. </w:t>
      </w:r>
    </w:p>
    <w:p w14:paraId="77F75C32" w14:textId="77777777" w:rsidR="00030055" w:rsidRPr="000F6F30" w:rsidRDefault="00030055" w:rsidP="00030055">
      <w:pPr>
        <w:pStyle w:val="Prrafodelista"/>
      </w:pPr>
      <w:r w:rsidRPr="000F6F30">
        <w:t>Dicha ventana todavía no posee información o datos que presentar, sin embargo, preste especial atención al botón verde en la esquina superior derecha, que es el que le permitirá acceder al sitio web con el propósito de realizar las tareas que fueron desarrolladas.</w:t>
      </w:r>
    </w:p>
    <w:p w14:paraId="6798ED5D" w14:textId="77777777" w:rsidR="00030055" w:rsidRPr="000F6F30" w:rsidRDefault="00030055" w:rsidP="00030055">
      <w:pPr>
        <w:pStyle w:val="Prrafodelista"/>
      </w:pPr>
    </w:p>
    <w:p w14:paraId="70D6E4B8" w14:textId="77777777" w:rsidR="00030055" w:rsidRPr="000F6F30" w:rsidRDefault="00030055" w:rsidP="00030055">
      <w:pPr>
        <w:pStyle w:val="Prrafodelista"/>
      </w:pPr>
    </w:p>
    <w:p w14:paraId="7F11622C" w14:textId="77777777" w:rsidR="00030055" w:rsidRPr="000F6F30" w:rsidRDefault="00030055" w:rsidP="00030055">
      <w:pPr>
        <w:pStyle w:val="Prrafodelista"/>
      </w:pPr>
    </w:p>
    <w:p w14:paraId="21B0F101" w14:textId="77777777" w:rsidR="00397A7B" w:rsidRPr="000F6F30" w:rsidRDefault="00397A7B" w:rsidP="00397A7B">
      <w:pPr>
        <w:pStyle w:val="Descripcin"/>
        <w:ind w:firstLine="0"/>
        <w:rPr>
          <w:rFonts w:ascii="Times New Roman" w:hAnsi="Times New Roman" w:cs="Times New Roman"/>
          <w:sz w:val="24"/>
          <w:szCs w:val="24"/>
        </w:rPr>
      </w:pPr>
    </w:p>
    <w:p w14:paraId="3D04AAF9" w14:textId="77777777" w:rsidR="00397A7B" w:rsidRPr="000F6F30" w:rsidRDefault="00397A7B" w:rsidP="00397A7B">
      <w:pPr>
        <w:pStyle w:val="Descripcin"/>
        <w:ind w:firstLine="0"/>
        <w:rPr>
          <w:rFonts w:ascii="Times New Roman" w:hAnsi="Times New Roman" w:cs="Times New Roman"/>
          <w:sz w:val="24"/>
          <w:szCs w:val="24"/>
        </w:rPr>
      </w:pPr>
    </w:p>
    <w:p w14:paraId="20C139E0" w14:textId="77777777" w:rsidR="00397A7B" w:rsidRPr="000F6F30" w:rsidRDefault="00397A7B" w:rsidP="00397A7B">
      <w:pPr>
        <w:pStyle w:val="Descripcin"/>
        <w:ind w:firstLine="0"/>
        <w:rPr>
          <w:rFonts w:ascii="Times New Roman" w:hAnsi="Times New Roman" w:cs="Times New Roman"/>
          <w:sz w:val="24"/>
          <w:szCs w:val="24"/>
        </w:rPr>
      </w:pPr>
    </w:p>
    <w:p w14:paraId="4203CDA8" w14:textId="77777777" w:rsidR="00397A7B" w:rsidRPr="000F6F30" w:rsidRDefault="00397A7B" w:rsidP="00397A7B">
      <w:pPr>
        <w:pStyle w:val="Descripcin"/>
        <w:ind w:firstLine="0"/>
        <w:rPr>
          <w:rFonts w:ascii="Times New Roman" w:hAnsi="Times New Roman" w:cs="Times New Roman"/>
          <w:sz w:val="24"/>
          <w:szCs w:val="24"/>
        </w:rPr>
      </w:pPr>
    </w:p>
    <w:p w14:paraId="6AB7ED87" w14:textId="34973405" w:rsidR="00397A7B" w:rsidRPr="000F6F30" w:rsidRDefault="00397A7B" w:rsidP="00D75262">
      <w:pPr>
        <w:pStyle w:val="Descripcin"/>
        <w:ind w:firstLine="0"/>
        <w:rPr>
          <w:rFonts w:ascii="Times New Roman" w:hAnsi="Times New Roman" w:cs="Times New Roman"/>
          <w:b/>
          <w:bCs/>
          <w:color w:val="auto"/>
          <w:sz w:val="24"/>
          <w:szCs w:val="24"/>
        </w:rPr>
      </w:pPr>
      <w:bookmarkStart w:id="105" w:name="_Toc86719091"/>
      <w:r w:rsidRPr="000F6F30">
        <w:rPr>
          <w:rFonts w:ascii="Times New Roman" w:hAnsi="Times New Roman" w:cs="Times New Roman"/>
          <w:b/>
          <w:bCs/>
          <w:color w:val="auto"/>
          <w:sz w:val="24"/>
          <w:szCs w:val="24"/>
        </w:rPr>
        <w:t xml:space="preserve">Ilustración </w:t>
      </w:r>
      <w:r w:rsidRPr="000F6F30">
        <w:rPr>
          <w:rFonts w:ascii="Times New Roman" w:hAnsi="Times New Roman" w:cs="Times New Roman"/>
          <w:b/>
          <w:bCs/>
          <w:color w:val="auto"/>
          <w:sz w:val="24"/>
          <w:szCs w:val="24"/>
        </w:rPr>
        <w:fldChar w:fldCharType="begin"/>
      </w:r>
      <w:r w:rsidRPr="000F6F30">
        <w:rPr>
          <w:rFonts w:ascii="Times New Roman" w:hAnsi="Times New Roman" w:cs="Times New Roman"/>
          <w:b/>
          <w:bCs/>
          <w:color w:val="auto"/>
          <w:sz w:val="24"/>
          <w:szCs w:val="24"/>
        </w:rPr>
        <w:instrText xml:space="preserve"> SEQ Ilustración \* ARABIC </w:instrText>
      </w:r>
      <w:r w:rsidRPr="000F6F30">
        <w:rPr>
          <w:rFonts w:ascii="Times New Roman" w:hAnsi="Times New Roman" w:cs="Times New Roman"/>
          <w:b/>
          <w:bCs/>
          <w:color w:val="auto"/>
          <w:sz w:val="24"/>
          <w:szCs w:val="24"/>
        </w:rPr>
        <w:fldChar w:fldCharType="separate"/>
      </w:r>
      <w:r w:rsidRPr="000F6F30">
        <w:rPr>
          <w:rFonts w:ascii="Times New Roman" w:hAnsi="Times New Roman" w:cs="Times New Roman"/>
          <w:b/>
          <w:bCs/>
          <w:noProof/>
          <w:color w:val="auto"/>
          <w:sz w:val="24"/>
          <w:szCs w:val="24"/>
        </w:rPr>
        <w:t>5</w:t>
      </w:r>
      <w:r w:rsidRPr="000F6F30">
        <w:rPr>
          <w:rFonts w:ascii="Times New Roman" w:hAnsi="Times New Roman" w:cs="Times New Roman"/>
          <w:b/>
          <w:bCs/>
          <w:color w:val="auto"/>
          <w:sz w:val="24"/>
          <w:szCs w:val="24"/>
        </w:rPr>
        <w:fldChar w:fldCharType="end"/>
      </w:r>
      <w:r w:rsidRPr="000F6F30">
        <w:rPr>
          <w:rFonts w:ascii="Times New Roman" w:hAnsi="Times New Roman" w:cs="Times New Roman"/>
          <w:b/>
          <w:bCs/>
          <w:color w:val="auto"/>
          <w:sz w:val="24"/>
          <w:szCs w:val="24"/>
        </w:rPr>
        <w:t>.inicio</w:t>
      </w:r>
      <w:r w:rsidR="00030055" w:rsidRPr="000F6F30">
        <w:rPr>
          <w:rFonts w:ascii="Times New Roman" w:hAnsi="Times New Roman" w:cs="Times New Roman"/>
          <w:noProof/>
          <w:sz w:val="24"/>
          <w:szCs w:val="24"/>
        </w:rPr>
        <mc:AlternateContent>
          <mc:Choice Requires="wps">
            <w:drawing>
              <wp:anchor distT="0" distB="0" distL="114300" distR="114300" simplePos="0" relativeHeight="251667456" behindDoc="0" locked="0" layoutInCell="0" hidden="0" allowOverlap="1" wp14:anchorId="474E95D2" wp14:editId="2CD67288">
                <wp:simplePos x="0" y="0"/>
                <wp:positionH relativeFrom="column">
                  <wp:posOffset>4463415</wp:posOffset>
                </wp:positionH>
                <wp:positionV relativeFrom="paragraph">
                  <wp:posOffset>567055</wp:posOffset>
                </wp:positionV>
                <wp:extent cx="819150" cy="704850"/>
                <wp:effectExtent l="258445" t="235585" r="258445" b="281305"/>
                <wp:wrapNone/>
                <wp:docPr id="30" name="Conector recto de flecha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BwDAAAAoAAAAAAAAAAAAAAAAAAAAgAAAHUbAAAAAAAAAgAAAH0DAAAKBQAAVgQAADsABQAVIQAA0gkAACgAAAAIAAAAAQAAAAEAAAA="/>
                          </a:ext>
                        </a:extLst>
                      </wps:cNvCnPr>
                      <wps:spPr>
                        <a:xfrm flipV="1">
                          <a:off x="0" y="0"/>
                          <a:ext cx="819150" cy="7048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662FC74A" id="Conector recto de flecha 256" o:spid="_x0000_s1026" type="#_x0000_t32" style="position:absolute;margin-left:351.45pt;margin-top:44.65pt;width:64.5pt;height:55.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" o:allowincell="f" strokeweight="3pt">
                <v:stroke endarrow="block"/>
                <v:shadow on="t" color="black" opacity="22937f" origin=",.5" offset="0,1.8pt"/>
              </v:shape>
            </w:pict>
          </mc:Fallback>
        </mc:AlternateContent>
      </w:r>
      <w:bookmarkEnd w:id="105"/>
    </w:p>
    <w:p w14:paraId="475BFF76" w14:textId="77777777" w:rsidR="00397A7B" w:rsidRPr="000F6F30" w:rsidRDefault="00397A7B" w:rsidP="00397A7B">
      <w:pPr>
        <w:pStyle w:val="Prrafodelista"/>
        <w:keepNext/>
        <w:rPr>
          <w:noProof/>
        </w:rPr>
      </w:pPr>
    </w:p>
    <w:p w14:paraId="32BAC471" w14:textId="2D203347" w:rsidR="00397A7B" w:rsidRPr="000F6F30" w:rsidRDefault="00030055" w:rsidP="00397A7B">
      <w:pPr>
        <w:pStyle w:val="Prrafodelista"/>
        <w:keepNext/>
      </w:pPr>
      <w:r w:rsidRPr="000F6F30">
        <w:rPr>
          <w:noProof/>
        </w:rPr>
        <w:drawing>
          <wp:inline distT="0" distB="0" distL="0" distR="0" wp14:anchorId="39F48BB2" wp14:editId="759FFFA8">
            <wp:extent cx="5612130" cy="1009650"/>
            <wp:effectExtent l="0" t="0" r="0" b="0"/>
            <wp:docPr id="11"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62"/>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4Bk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wAAB6AAAAAAAAAAAAAAAAAAAAAAAAAAAAAAAAAAAAAAAAAAAAAAhiIAADYGAAAAAAAAAAAAAAAAAAAoAAAACAAAAAEAAAABAAAA"/>
                        </a:ext>
                      </a:extLst>
                    </pic:cNvPicPr>
                  </pic:nvPicPr>
                  <pic:blipFill>
                    <a:blip r:embed="rId21"/>
                    <a:srcRect b="66240"/>
                    <a:stretch>
                      <a:fillRect/>
                    </a:stretch>
                  </pic:blipFill>
                  <pic:spPr>
                    <a:xfrm>
                      <a:off x="0" y="0"/>
                      <a:ext cx="5612130" cy="1009650"/>
                    </a:xfrm>
                    <a:prstGeom prst="rect">
                      <a:avLst/>
                    </a:prstGeom>
                    <a:noFill/>
                    <a:ln w="12700">
                      <a:noFill/>
                    </a:ln>
                  </pic:spPr>
                </pic:pic>
              </a:graphicData>
            </a:graphic>
          </wp:inline>
        </w:drawing>
      </w:r>
    </w:p>
    <w:p w14:paraId="11AB2E39" w14:textId="77777777" w:rsidR="00030055" w:rsidRPr="000F6F30" w:rsidRDefault="00030055" w:rsidP="00030055">
      <w:pPr>
        <w:pStyle w:val="Prrafodelista"/>
      </w:pPr>
      <w:r w:rsidRPr="000F6F30">
        <w:rPr>
          <w:noProof/>
        </w:rPr>
        <w:drawing>
          <wp:anchor distT="0" distB="0" distL="114300" distR="114300" simplePos="0" relativeHeight="251666432" behindDoc="0" locked="0" layoutInCell="0" hidden="0" allowOverlap="1" wp14:anchorId="161FC1A0" wp14:editId="5B53D8B0">
            <wp:simplePos x="0" y="0"/>
            <wp:positionH relativeFrom="column">
              <wp:posOffset>2834640</wp:posOffset>
            </wp:positionH>
            <wp:positionV relativeFrom="paragraph">
              <wp:posOffset>35560</wp:posOffset>
            </wp:positionV>
            <wp:extent cx="2409825" cy="809625"/>
            <wp:effectExtent l="0" t="0" r="0" b="0"/>
            <wp:wrapSquare wrapText="bothSides"/>
            <wp:docPr id="2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5"/>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wAAAKIAAAAAAAAAAAAAAAAAAAIAAABwEQAAAAAAAAIAAAA4AAAA0w4AAPsEAAA7AAUAEBcAAEINAAAoAAAACAAAAAEAAAABAAAA"/>
                        </a:ext>
                      </a:extLst>
                    </pic:cNvPicPr>
                  </pic:nvPicPr>
                  <pic:blipFill>
                    <a:blip r:embed="rId22"/>
                    <a:stretch>
                      <a:fillRect/>
                    </a:stretch>
                  </pic:blipFill>
                  <pic:spPr>
                    <a:xfrm>
                      <a:off x="0" y="0"/>
                      <a:ext cx="2409825" cy="809625"/>
                    </a:xfrm>
                    <a:prstGeom prst="rect">
                      <a:avLst/>
                    </a:prstGeom>
                    <a:noFill/>
                    <a:ln w="9525">
                      <a:noFill/>
                    </a:ln>
                  </pic:spPr>
                </pic:pic>
              </a:graphicData>
            </a:graphic>
          </wp:anchor>
        </w:drawing>
      </w:r>
    </w:p>
    <w:p w14:paraId="6F18F54E" w14:textId="77777777" w:rsidR="00030055" w:rsidRPr="000F6F30" w:rsidRDefault="00030055" w:rsidP="00030055">
      <w:pPr>
        <w:pStyle w:val="Prrafodelista"/>
      </w:pPr>
    </w:p>
    <w:p w14:paraId="2B879ECF" w14:textId="77777777" w:rsidR="00030055" w:rsidRPr="000F6F30" w:rsidRDefault="00030055" w:rsidP="00030055">
      <w:pPr>
        <w:pStyle w:val="Prrafodelista"/>
      </w:pPr>
    </w:p>
    <w:p w14:paraId="0CE42D37" w14:textId="77777777" w:rsidR="00030055" w:rsidRPr="000F6F30" w:rsidRDefault="00030055" w:rsidP="00030055">
      <w:pPr>
        <w:pStyle w:val="Prrafodelista"/>
      </w:pPr>
    </w:p>
    <w:p w14:paraId="28A74B6F" w14:textId="77777777" w:rsidR="00030055" w:rsidRPr="000F6F30" w:rsidRDefault="00030055" w:rsidP="00030055">
      <w:pPr>
        <w:pStyle w:val="Prrafodelista"/>
      </w:pPr>
    </w:p>
    <w:p w14:paraId="35059A7F" w14:textId="77777777" w:rsidR="00030055" w:rsidRPr="000F6F30" w:rsidRDefault="00030055" w:rsidP="00030055">
      <w:pPr>
        <w:pStyle w:val="Prrafodelista"/>
      </w:pPr>
      <w:r w:rsidRPr="000F6F30">
        <w:rPr>
          <w:noProof/>
        </w:rPr>
        <w:drawing>
          <wp:anchor distT="0" distB="0" distL="114300" distR="114300" simplePos="0" relativeHeight="251668480" behindDoc="0" locked="0" layoutInCell="0" hidden="0" allowOverlap="1" wp14:anchorId="3AACAF4E" wp14:editId="0DCE153C">
            <wp:simplePos x="0" y="0"/>
            <wp:positionH relativeFrom="margin">
              <wp:align>center</wp:align>
            </wp:positionH>
            <wp:positionV relativeFrom="paragraph">
              <wp:posOffset>509905</wp:posOffset>
            </wp:positionV>
            <wp:extent cx="6575425" cy="1771650"/>
            <wp:effectExtent l="0" t="0" r="0" b="0"/>
            <wp:wrapSquare wrapText="bothSides"/>
            <wp:docPr id="31"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264" descr="C:\Users\Win10-PC\Documents\Interfaces\login.PN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GwDAACrAAAAPhE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wAAAKIAAAAAAAAAAAAAAgAAAAEAAAAAAAAAAAAAAAIAAAAjAwAAcygAAOYKAAA7AAUAggIAAJ4XAAAoAAAACAAAAAEAAAABAAAA"/>
                        </a:ext>
                      </a:extLst>
                    </pic:cNvPicPr>
                  </pic:nvPicPr>
                  <pic:blipFill>
                    <a:blip r:embed="rId23"/>
                    <a:srcRect t="8760" r="1710" b="44140"/>
                    <a:stretch>
                      <a:fillRect/>
                    </a:stretch>
                  </pic:blipFill>
                  <pic:spPr>
                    <a:xfrm>
                      <a:off x="0" y="0"/>
                      <a:ext cx="6575425" cy="1771650"/>
                    </a:xfrm>
                    <a:prstGeom prst="rect">
                      <a:avLst/>
                    </a:prstGeom>
                    <a:noFill/>
                    <a:ln w="12700">
                      <a:noFill/>
                    </a:ln>
                  </pic:spPr>
                </pic:pic>
              </a:graphicData>
            </a:graphic>
          </wp:anchor>
        </w:drawing>
      </w:r>
      <w:r w:rsidRPr="000F6F30">
        <w:t xml:space="preserve">Al hacer clic en este botón, será </w:t>
      </w:r>
      <w:proofErr w:type="gramStart"/>
      <w:r w:rsidRPr="000F6F30">
        <w:t>re direccionado</w:t>
      </w:r>
      <w:proofErr w:type="gramEnd"/>
      <w:r w:rsidRPr="000F6F30">
        <w:t xml:space="preserve"> a la ventana de inicio de sesión, donde se solicitarán sus datos para poder iniciar</w:t>
      </w:r>
    </w:p>
    <w:p w14:paraId="3304C451" w14:textId="27EF22AF" w:rsidR="00030055" w:rsidRPr="000F6F30" w:rsidRDefault="00030055" w:rsidP="00030055">
      <w:pPr>
        <w:pStyle w:val="Prrafodelista"/>
      </w:pPr>
      <w:r w:rsidRPr="000F6F30">
        <w:t xml:space="preserve">Deberá </w:t>
      </w:r>
      <w:r w:rsidR="00397A7B" w:rsidRPr="000F6F30">
        <w:t>proveerá</w:t>
      </w:r>
      <w:r w:rsidRPr="000F6F30">
        <w:t xml:space="preserve"> </w:t>
      </w:r>
      <w:r w:rsidR="00397A7B" w:rsidRPr="000F6F30">
        <w:t xml:space="preserve">un </w:t>
      </w:r>
      <w:r w:rsidRPr="000F6F30">
        <w:t>usuario y contraseña para poder iniciar sesión, sino tiene uno, de clic en el botón “crear cuenta nueva para poder ser redirigido a la interfaz de registro de usuarios nuevos</w:t>
      </w:r>
    </w:p>
    <w:p w14:paraId="58EC2A85" w14:textId="77777777" w:rsidR="00030055" w:rsidRPr="000F6F30" w:rsidRDefault="00030055" w:rsidP="00030055">
      <w:pPr>
        <w:pStyle w:val="Prrafodelista"/>
      </w:pPr>
      <w:r w:rsidRPr="000F6F30">
        <w:t>Si desea usar el usuario listado en este ejemplo estas son sus credenciales:</w:t>
      </w:r>
    </w:p>
    <w:p w14:paraId="77281B03" w14:textId="77777777" w:rsidR="00030055" w:rsidRPr="000F6F30" w:rsidRDefault="00030055" w:rsidP="00030055">
      <w:pPr>
        <w:pStyle w:val="Prrafodelista"/>
      </w:pPr>
      <w:r w:rsidRPr="000F6F30">
        <w:t xml:space="preserve">Usuario: </w:t>
      </w:r>
      <w:proofErr w:type="spellStart"/>
      <w:r w:rsidRPr="000F6F30">
        <w:rPr>
          <w:color w:val="FF0000"/>
        </w:rPr>
        <w:t>luchompi</w:t>
      </w:r>
      <w:proofErr w:type="spellEnd"/>
    </w:p>
    <w:p w14:paraId="58A1351B" w14:textId="77777777" w:rsidR="00030055" w:rsidRPr="000F6F30" w:rsidRDefault="00030055" w:rsidP="00030055">
      <w:pPr>
        <w:pStyle w:val="Prrafodelista"/>
      </w:pPr>
      <w:r w:rsidRPr="000F6F30">
        <w:t xml:space="preserve">Contraseña: </w:t>
      </w:r>
      <w:r w:rsidRPr="000F6F30">
        <w:rPr>
          <w:color w:val="FF0000"/>
        </w:rPr>
        <w:t>L4l09599.</w:t>
      </w:r>
    </w:p>
    <w:p w14:paraId="3B7F1FC1" w14:textId="77777777" w:rsidR="00030055" w:rsidRPr="000F6F30" w:rsidRDefault="00030055" w:rsidP="00030055">
      <w:pPr>
        <w:pStyle w:val="Prrafodelista"/>
      </w:pPr>
      <w:r w:rsidRPr="000F6F30">
        <w:rPr>
          <w:noProof/>
        </w:rPr>
        <w:lastRenderedPageBreak/>
        <w:drawing>
          <wp:anchor distT="0" distB="0" distL="114300" distR="114300" simplePos="0" relativeHeight="251669504" behindDoc="0" locked="0" layoutInCell="0" hidden="0" allowOverlap="1" wp14:anchorId="361166BB" wp14:editId="549ED5CB">
            <wp:simplePos x="0" y="0"/>
            <wp:positionH relativeFrom="column">
              <wp:posOffset>-880110</wp:posOffset>
            </wp:positionH>
            <wp:positionV relativeFrom="paragraph">
              <wp:posOffset>9525</wp:posOffset>
            </wp:positionV>
            <wp:extent cx="3724275" cy="2209800"/>
            <wp:effectExtent l="0" t="0" r="0" b="0"/>
            <wp:wrapSquare wrapText="bothSides"/>
            <wp:docPr id="32"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69"/>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wAAAKIAAAAAAAAAAAAAAAAAAAIAAACW+v//AAAAAAIAAAAPAAAA6RYAAJgNAAA7AAUANgAAAIorAAAoAAAACAAAAAEAAAABAAAA"/>
                        </a:ext>
                      </a:extLst>
                    </pic:cNvPicPr>
                  </pic:nvPicPr>
                  <pic:blipFill>
                    <a:blip r:embed="rId24"/>
                    <a:stretch>
                      <a:fillRect/>
                    </a:stretch>
                  </pic:blipFill>
                  <pic:spPr>
                    <a:xfrm>
                      <a:off x="0" y="0"/>
                      <a:ext cx="3724275" cy="2209800"/>
                    </a:xfrm>
                    <a:prstGeom prst="rect">
                      <a:avLst/>
                    </a:prstGeom>
                    <a:noFill/>
                    <a:ln w="9525">
                      <a:noFill/>
                    </a:ln>
                  </pic:spPr>
                </pic:pic>
              </a:graphicData>
            </a:graphic>
          </wp:anchor>
        </w:drawing>
      </w:r>
    </w:p>
    <w:p w14:paraId="16F20BE1" w14:textId="77777777" w:rsidR="00030055" w:rsidRPr="000F6F30" w:rsidRDefault="00030055" w:rsidP="00030055">
      <w:pPr>
        <w:pStyle w:val="Prrafodelista"/>
      </w:pPr>
    </w:p>
    <w:p w14:paraId="5EBE6544" w14:textId="77777777" w:rsidR="00030055" w:rsidRPr="000F6F30" w:rsidRDefault="00030055" w:rsidP="00030055">
      <w:pPr>
        <w:pStyle w:val="Prrafodelista"/>
      </w:pPr>
    </w:p>
    <w:p w14:paraId="493FDA30" w14:textId="77777777" w:rsidR="00030055" w:rsidRPr="000F6F30" w:rsidRDefault="00030055" w:rsidP="00030055">
      <w:pPr>
        <w:pStyle w:val="Prrafodelista"/>
      </w:pPr>
    </w:p>
    <w:p w14:paraId="31A24046" w14:textId="77777777" w:rsidR="00030055" w:rsidRPr="000F6F30" w:rsidRDefault="00030055" w:rsidP="00030055">
      <w:pPr>
        <w:pStyle w:val="Prrafodelista"/>
      </w:pPr>
    </w:p>
    <w:p w14:paraId="3888994B" w14:textId="77777777" w:rsidR="00030055" w:rsidRPr="000F6F30" w:rsidRDefault="00030055" w:rsidP="00030055">
      <w:pPr>
        <w:pStyle w:val="Prrafodelista"/>
      </w:pPr>
    </w:p>
    <w:p w14:paraId="6B6DA03E" w14:textId="77777777" w:rsidR="00030055" w:rsidRPr="000F6F30" w:rsidRDefault="00030055" w:rsidP="00030055">
      <w:pPr>
        <w:pStyle w:val="Prrafodelista"/>
      </w:pPr>
      <w:r w:rsidRPr="000F6F30">
        <w:rPr>
          <w:noProof/>
        </w:rPr>
        <mc:AlternateContent>
          <mc:Choice Requires="wps">
            <w:drawing>
              <wp:anchor distT="0" distB="0" distL="114300" distR="114300" simplePos="0" relativeHeight="251670528" behindDoc="0" locked="0" layoutInCell="0" hidden="0" allowOverlap="1" wp14:anchorId="6C7CBFFC" wp14:editId="08DE0E54">
                <wp:simplePos x="0" y="0"/>
                <wp:positionH relativeFrom="column">
                  <wp:posOffset>2358390</wp:posOffset>
                </wp:positionH>
                <wp:positionV relativeFrom="paragraph">
                  <wp:posOffset>50165</wp:posOffset>
                </wp:positionV>
                <wp:extent cx="1304925" cy="45720"/>
                <wp:effectExtent l="258445" t="235585" r="258445" b="281305"/>
                <wp:wrapNone/>
                <wp:docPr id="33" name="Conector recto de flecha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C0DAAAAoAAAAAAAAAAAAAAAAAAAAgAAAIIOAAAAAAAAAgAAAE8AAAAHCAAASAAAADsABQAiFAAAuDQAACgAAAAIAAAAAQAAAAEAAAA="/>
                          </a:ext>
                        </a:extLst>
                      </wps:cNvCnPr>
                      <wps:spPr>
                        <a:xfrm flipH="1">
                          <a:off x="0" y="0"/>
                          <a:ext cx="1304925" cy="4572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42182E36" id="Conector recto de flecha 260" o:spid="_x0000_s1026" type="#_x0000_t32" style="position:absolute;margin-left:185.7pt;margin-top:3.95pt;width:102.75pt;height:3.6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" o:allowincell="f" strokeweight="3pt">
                <v:stroke endarrow="block"/>
                <v:shadow on="t" color="black" opacity="22937f" origin=",.5" offset="0,1.8pt"/>
              </v:shape>
            </w:pict>
          </mc:Fallback>
        </mc:AlternateContent>
      </w:r>
    </w:p>
    <w:p w14:paraId="67A96E18" w14:textId="77777777" w:rsidR="00030055" w:rsidRPr="000F6F30" w:rsidRDefault="00030055" w:rsidP="00030055">
      <w:pPr>
        <w:pStyle w:val="Prrafodelista"/>
      </w:pPr>
    </w:p>
    <w:p w14:paraId="69F18D6C" w14:textId="77777777" w:rsidR="00030055" w:rsidRPr="000F6F30" w:rsidRDefault="00030055" w:rsidP="00030055">
      <w:pPr>
        <w:pStyle w:val="Prrafodelista"/>
      </w:pPr>
    </w:p>
    <w:p w14:paraId="72CB47FD" w14:textId="77777777" w:rsidR="00030055" w:rsidRPr="000F6F30" w:rsidRDefault="00030055" w:rsidP="00030055">
      <w:pPr>
        <w:pStyle w:val="Prrafodelista"/>
      </w:pPr>
      <w:r w:rsidRPr="000F6F30">
        <w:rPr>
          <w:noProof/>
        </w:rPr>
        <w:drawing>
          <wp:inline distT="0" distB="0" distL="0" distR="0" wp14:anchorId="49D84FA8" wp14:editId="0A74C124">
            <wp:extent cx="5758180" cy="3342005"/>
            <wp:effectExtent l="0" t="0" r="0" b="0"/>
            <wp:docPr id="12"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78" descr="C:\Users\Win10-PC\Documents\Interfaces\registro.PN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owUAAE0DAADsAgAARQQ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wAAB6AAAAAAAAAAAAAAAAAAAAAAAAAAAAAAAAAAAAAAAAAAAAAAbCMAAI8UAAAAAAAAAAAAAAAAAAAoAAAACAAAAAEAAAABAAAA"/>
                        </a:ext>
                      </a:extLst>
                    </pic:cNvPicPr>
                  </pic:nvPicPr>
                  <pic:blipFill>
                    <a:blip r:embed="rId25"/>
                    <a:srcRect l="14430" t="8450" r="7480" b="10930"/>
                    <a:stretch>
                      <a:fillRect/>
                    </a:stretch>
                  </pic:blipFill>
                  <pic:spPr>
                    <a:xfrm>
                      <a:off x="0" y="0"/>
                      <a:ext cx="5758180" cy="3342005"/>
                    </a:xfrm>
                    <a:prstGeom prst="rect">
                      <a:avLst/>
                    </a:prstGeom>
                    <a:noFill/>
                    <a:ln w="12700">
                      <a:noFill/>
                    </a:ln>
                  </pic:spPr>
                </pic:pic>
              </a:graphicData>
            </a:graphic>
          </wp:inline>
        </w:drawing>
      </w:r>
    </w:p>
    <w:p w14:paraId="7B95BA5B" w14:textId="77777777" w:rsidR="00030055" w:rsidRPr="000F6F30" w:rsidRDefault="00030055" w:rsidP="00030055">
      <w:pPr>
        <w:pStyle w:val="Prrafodelista"/>
      </w:pPr>
      <w:r w:rsidRPr="000F6F30">
        <w:t xml:space="preserve">Esta es la vista que se renderiza, debe proveer la información solicitada y hacer clic en el botón registrarse, una vez el registro haya sido agregado exitosamente el sistema </w:t>
      </w:r>
      <w:proofErr w:type="gramStart"/>
      <w:r w:rsidRPr="000F6F30">
        <w:t>re direccionará</w:t>
      </w:r>
      <w:proofErr w:type="gramEnd"/>
      <w:r w:rsidRPr="000F6F30">
        <w:t xml:space="preserve"> la página web hacia el apartado de inicio de sesión donde deberá ingresar las credenciales que fueron creadas.</w:t>
      </w:r>
    </w:p>
    <w:p w14:paraId="3A1B223B" w14:textId="77777777" w:rsidR="00030055" w:rsidRPr="000F6F30" w:rsidRDefault="00030055" w:rsidP="00030055">
      <w:pPr>
        <w:rPr>
          <w:rFonts w:ascii="Times New Roman" w:hAnsi="Times New Roman" w:cs="Times New Roman"/>
          <w:szCs w:val="24"/>
        </w:rPr>
      </w:pPr>
    </w:p>
    <w:p w14:paraId="3DFCFDF0" w14:textId="77777777" w:rsidR="00030055" w:rsidRPr="000F6F30" w:rsidRDefault="00030055" w:rsidP="00030055">
      <w:pPr>
        <w:pStyle w:val="Prrafodelista"/>
      </w:pPr>
      <w:r w:rsidRPr="000F6F30">
        <w:t xml:space="preserve">Si observa esta interfaz, es porque el inicio de sesión fue exitoso. Allí puede identificar tres elementos: </w:t>
      </w:r>
    </w:p>
    <w:p w14:paraId="2DA6A51F" w14:textId="77777777" w:rsidR="00030055" w:rsidRPr="000F6F30" w:rsidRDefault="00030055" w:rsidP="00223F59">
      <w:pPr>
        <w:pStyle w:val="Prrafodelista"/>
        <w:numPr>
          <w:ilvl w:val="0"/>
          <w:numId w:val="19"/>
        </w:numPr>
        <w:spacing w:after="160" w:line="259" w:lineRule="auto"/>
        <w:ind w:left="1080" w:hanging="360"/>
        <w:contextualSpacing/>
        <w:jc w:val="left"/>
      </w:pPr>
      <w:r w:rsidRPr="000F6F30">
        <w:lastRenderedPageBreak/>
        <w:t>La barra de menú con los elementos principales elementos para acceder a los módulos de gestión</w:t>
      </w:r>
    </w:p>
    <w:p w14:paraId="6D19744B" w14:textId="77777777" w:rsidR="00030055" w:rsidRPr="000F6F30" w:rsidRDefault="00030055" w:rsidP="00223F59">
      <w:pPr>
        <w:pStyle w:val="Prrafodelista"/>
        <w:numPr>
          <w:ilvl w:val="0"/>
          <w:numId w:val="19"/>
        </w:numPr>
        <w:spacing w:after="160" w:line="259" w:lineRule="auto"/>
        <w:ind w:left="1080" w:hanging="360"/>
        <w:contextualSpacing/>
        <w:jc w:val="left"/>
      </w:pPr>
      <w:r w:rsidRPr="000F6F30">
        <w:t xml:space="preserve">El informativo de inicio de sesión en donde el usuario puede cerrar la sesión </w:t>
      </w:r>
    </w:p>
    <w:p w14:paraId="048F5FE1" w14:textId="77777777" w:rsidR="00030055" w:rsidRPr="000F6F30" w:rsidRDefault="00030055" w:rsidP="00223F59">
      <w:pPr>
        <w:pStyle w:val="Prrafodelista"/>
        <w:numPr>
          <w:ilvl w:val="0"/>
          <w:numId w:val="19"/>
        </w:numPr>
        <w:spacing w:after="160" w:line="259" w:lineRule="auto"/>
        <w:ind w:left="1080" w:hanging="360"/>
        <w:contextualSpacing/>
        <w:jc w:val="left"/>
      </w:pPr>
      <w:r w:rsidRPr="000F6F30">
        <w:rPr>
          <w:noProof/>
        </w:rPr>
        <mc:AlternateContent>
          <mc:Choice Requires="wps">
            <w:drawing>
              <wp:anchor distT="0" distB="0" distL="114300" distR="114300" simplePos="0" relativeHeight="251671552" behindDoc="0" locked="0" layoutInCell="0" hidden="0" allowOverlap="1" wp14:anchorId="3C224524" wp14:editId="09C33F5D">
                <wp:simplePos x="0" y="0"/>
                <wp:positionH relativeFrom="column">
                  <wp:posOffset>177165</wp:posOffset>
                </wp:positionH>
                <wp:positionV relativeFrom="paragraph">
                  <wp:posOffset>711835</wp:posOffset>
                </wp:positionV>
                <wp:extent cx="600075" cy="66675"/>
                <wp:effectExtent l="258445" t="235585" r="258445" b="281305"/>
                <wp:wrapNone/>
                <wp:docPr id="34"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DYDAAAAoAAAAAAAAAAAAAAAAAAAAgAAABcBAAAAAAAAAgAAAGEEAACxAwAAaQAAADwABQAQCQAAUS8AACgAAAAIAAAAAQAAAAEAAAA="/>
                          </a:ext>
                        </a:extLst>
                      </wps:cNvCnPr>
                      <wps:spPr>
                        <a:xfrm>
                          <a:off x="0" y="0"/>
                          <a:ext cx="600075" cy="66675"/>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4BE2BE4A" id="Conector recto de flecha 12" o:spid="_x0000_s1026" type="#_x0000_t32" style="position:absolute;margin-left:13.95pt;margin-top:56.05pt;width:47.25pt;height:5.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" o:allowincell="f" strokeweight="3pt">
                <v:stroke endarrow="block"/>
                <v:shadow on="t" color="black" opacity="22937f" origin=",.5" offset="0,1.8pt"/>
              </v:shape>
            </w:pict>
          </mc:Fallback>
        </mc:AlternateContent>
      </w:r>
      <w:r w:rsidRPr="000F6F30">
        <w:rPr>
          <w:noProof/>
        </w:rPr>
        <mc:AlternateContent>
          <mc:Choice Requires="wps">
            <w:drawing>
              <wp:anchor distT="0" distB="0" distL="114300" distR="114300" simplePos="0" relativeHeight="251672576" behindDoc="0" locked="0" layoutInCell="0" hidden="0" allowOverlap="1" wp14:anchorId="226278A0" wp14:editId="36BA618D">
                <wp:simplePos x="0" y="0"/>
                <wp:positionH relativeFrom="column">
                  <wp:posOffset>5625465</wp:posOffset>
                </wp:positionH>
                <wp:positionV relativeFrom="paragraph">
                  <wp:posOffset>887095</wp:posOffset>
                </wp:positionV>
                <wp:extent cx="114300" cy="876300"/>
                <wp:effectExtent l="258445" t="235585" r="258445" b="281305"/>
                <wp:wrapNone/>
                <wp:docPr id="35"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DYDAAAAoAAAAAAAAAAAAAAAAAAAAgAAAJsiAAAAAAAAAgAAAHUFAAC0AAAAZAUAADwABQCUKgAAZTAAACgAAAAIAAAAAQAAAAEAAAA="/>
                          </a:ext>
                        </a:extLst>
                      </wps:cNvCnPr>
                      <wps:spPr>
                        <a:xfrm flipH="1" flipV="1">
                          <a:off x="0" y="0"/>
                          <a:ext cx="114300" cy="8763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42EFD461" id="Conector recto de flecha 13" o:spid="_x0000_s1026" type="#_x0000_t32" style="position:absolute;margin-left:442.95pt;margin-top:69.85pt;width:9pt;height:69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674624" behindDoc="1" locked="0" layoutInCell="0" hidden="0" allowOverlap="1" wp14:anchorId="273D2661" wp14:editId="6FF62E01">
                <wp:simplePos x="0" y="0"/>
                <wp:positionH relativeFrom="margin">
                  <wp:posOffset>-180975</wp:posOffset>
                </wp:positionH>
                <wp:positionV relativeFrom="paragraph">
                  <wp:posOffset>551815</wp:posOffset>
                </wp:positionV>
                <wp:extent cx="457200" cy="400050"/>
                <wp:effectExtent l="0" t="0" r="0" b="0"/>
                <wp:wrapTopAndBottom/>
                <wp:docPr id="37" name="Cuadro de texto 40"/>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YDAAAAIQAAAAAAAAAAAAAAAAAAAQAAAOP+//8AAAAAAgAAAGUDAADQAgAAdgIAADwABQDcBgAAVS4AACgAAAAIAAAAAQAAAAEAAAA="/>
                          </a:ext>
                        </a:extLst>
                      </wps:cNvSpPr>
                      <wps:spPr>
                        <a:xfrm>
                          <a:off x="0" y="0"/>
                          <a:ext cx="457200" cy="400050"/>
                        </a:xfrm>
                        <a:prstGeom prst="rect">
                          <a:avLst/>
                        </a:prstGeom>
                        <a:noFill/>
                        <a:ln w="9525">
                          <a:noFill/>
                        </a:ln>
                      </wps:spPr>
                      <wps:txbx>
                        <w:txbxContent>
                          <w:p w14:paraId="6515FB29" w14:textId="77777777" w:rsidR="00030055" w:rsidRDefault="00030055" w:rsidP="00030055">
                            <w:r>
                              <w:t>1</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w14:anchorId="273D2661" id="Cuadro de texto 40" o:spid="_x0000_s1026" style="position:absolute;left:0;text-align:left;margin-left:-14.25pt;margin-top:43.45pt;width:36pt;height:31.5pt;z-index:-25164185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" o:allowincell="f" filled="f" stroked="f">
                <v:textbox>
                  <w:txbxContent>
                    <w:p w14:paraId="6515FB29" w14:textId="77777777" w:rsidR="00030055" w:rsidRDefault="00030055" w:rsidP="00030055">
                      <w:r>
                        <w:t>1</w:t>
                      </w:r>
                    </w:p>
                  </w:txbxContent>
                </v:textbox>
                <w10:wrap type="topAndBottom" anchorx="margin"/>
              </v:rect>
            </w:pict>
          </mc:Fallback>
        </mc:AlternateContent>
      </w:r>
      <w:r w:rsidRPr="000F6F30">
        <w:rPr>
          <w:noProof/>
        </w:rPr>
        <w:drawing>
          <wp:anchor distT="0" distB="0" distL="114300" distR="114300" simplePos="0" relativeHeight="251675648" behindDoc="1" locked="0" layoutInCell="0" hidden="0" allowOverlap="1" wp14:anchorId="524FC33D" wp14:editId="5901E422">
            <wp:simplePos x="0" y="0"/>
            <wp:positionH relativeFrom="column">
              <wp:posOffset>396240</wp:posOffset>
            </wp:positionH>
            <wp:positionV relativeFrom="paragraph">
              <wp:posOffset>683260</wp:posOffset>
            </wp:positionV>
            <wp:extent cx="5612130" cy="1238250"/>
            <wp:effectExtent l="0" t="0" r="0" b="0"/>
            <wp:wrapNone/>
            <wp:docPr id="38"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279" descr="C:\Users\Win10-PC\Documents\Interfaces\principal.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GwDAAAAAAAASxQ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2AwAAACAAAAAAAAAAAAAAAAAAAAIAAABwAgAAAAAAAAIAAAA0BAAAhiIAAJ4HAAA8AAUAaQoAACQvAAAoAAAACAAAAAEAAAABAAAA"/>
                        </a:ext>
                      </a:extLst>
                    </pic:cNvPicPr>
                  </pic:nvPicPr>
                  <pic:blipFill>
                    <a:blip r:embed="rId26"/>
                    <a:srcRect t="8760" b="51950"/>
                    <a:stretch>
                      <a:fillRect/>
                    </a:stretch>
                  </pic:blipFill>
                  <pic:spPr>
                    <a:xfrm>
                      <a:off x="0" y="0"/>
                      <a:ext cx="5612130" cy="1238250"/>
                    </a:xfrm>
                    <a:prstGeom prst="rect">
                      <a:avLst/>
                    </a:prstGeom>
                    <a:noFill/>
                    <a:ln w="12700">
                      <a:noFill/>
                    </a:ln>
                  </pic:spPr>
                </pic:pic>
              </a:graphicData>
            </a:graphic>
          </wp:anchor>
        </w:drawing>
      </w:r>
      <w:r w:rsidRPr="000F6F30">
        <w:t>El cuerpo de la página web destinado para elementos informativos que serán programados en futuros incrementos</w:t>
      </w:r>
    </w:p>
    <w:p w14:paraId="0B5DED52"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0" distB="0" distL="114300" distR="114300" simplePos="0" relativeHeight="251673600" behindDoc="0" locked="0" layoutInCell="0" hidden="0" allowOverlap="1" wp14:anchorId="3899D88C" wp14:editId="011557CB">
                <wp:simplePos x="0" y="0"/>
                <wp:positionH relativeFrom="column">
                  <wp:posOffset>1122680</wp:posOffset>
                </wp:positionH>
                <wp:positionV relativeFrom="paragraph">
                  <wp:posOffset>617220</wp:posOffset>
                </wp:positionV>
                <wp:extent cx="54610" cy="933450"/>
                <wp:effectExtent l="258445" t="235585" r="258445" b="281305"/>
                <wp:wrapNone/>
                <wp:docPr id="36" name="Conector recto de flech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DcDAAAAoAAAAAAAAAAAAAAAAAAAAgAAAOgGAAAAAAAAAgAAAMwDAABWAAAAvgUAADwABQDhDgAA8DQAACgAAAAIAAAAAQAAAAEAAAA="/>
                          </a:ext>
                        </a:extLst>
                      </wps:cNvCnPr>
                      <wps:spPr>
                        <a:xfrm flipH="1" flipV="1">
                          <a:off x="0" y="0"/>
                          <a:ext cx="54610" cy="9334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75284C59" id="Conector recto de flecha 14" o:spid="_x0000_s1026" type="#_x0000_t32" style="position:absolute;margin-left:88.4pt;margin-top:48.6pt;width:4.3pt;height:73.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" o:allowincell="f" strokeweight="3pt">
                <v:stroke endarrow="block"/>
                <v:shadow on="t" color="black" opacity="22937f" origin=",.5" offset="0,1.8pt"/>
              </v:shape>
            </w:pict>
          </mc:Fallback>
        </mc:AlternateContent>
      </w:r>
    </w:p>
    <w:p w14:paraId="2D660735"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45720" distB="45720" distL="114300" distR="114300" simplePos="0" relativeHeight="251676672" behindDoc="1" locked="0" layoutInCell="0" hidden="0" allowOverlap="1" wp14:anchorId="2AD5AD90" wp14:editId="6270243C">
                <wp:simplePos x="0" y="0"/>
                <wp:positionH relativeFrom="margin">
                  <wp:posOffset>5434965</wp:posOffset>
                </wp:positionH>
                <wp:positionV relativeFrom="paragraph">
                  <wp:posOffset>328295</wp:posOffset>
                </wp:positionV>
                <wp:extent cx="457200" cy="400050"/>
                <wp:effectExtent l="0" t="0" r="0" b="0"/>
                <wp:wrapTopAndBottom/>
                <wp:docPr id="39" name="Cuadro de texto 39"/>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gDAAAAIQAAAAAAAAAAAAAAAAAAAQAAAG8hAAAAAAAAAgAAAAUCAADQAgAAdgIAADwABQBoKQAAFTUAACgAAAAIAAAAAQAAAAEAAAA="/>
                          </a:ext>
                        </a:extLst>
                      </wps:cNvSpPr>
                      <wps:spPr>
                        <a:xfrm>
                          <a:off x="0" y="0"/>
                          <a:ext cx="457200" cy="400050"/>
                        </a:xfrm>
                        <a:prstGeom prst="rect">
                          <a:avLst/>
                        </a:prstGeom>
                        <a:noFill/>
                        <a:ln w="9525">
                          <a:noFill/>
                        </a:ln>
                      </wps:spPr>
                      <wps:txbx>
                        <w:txbxContent>
                          <w:p w14:paraId="22094350" w14:textId="77777777" w:rsidR="00030055" w:rsidRDefault="00030055" w:rsidP="00030055">
                            <w:r>
                              <w:t>2</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w14:anchorId="2AD5AD90" id="Cuadro de texto 39" o:spid="_x0000_s1027" style="position:absolute;left:0;text-align:left;margin-left:427.95pt;margin-top:25.85pt;width:36pt;height:31.5pt;z-index:-25163980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" o:allowincell="f" filled="f" stroked="f">
                <v:textbox>
                  <w:txbxContent>
                    <w:p w14:paraId="22094350" w14:textId="77777777" w:rsidR="00030055" w:rsidRDefault="00030055" w:rsidP="00030055">
                      <w:r>
                        <w:t>2</w:t>
                      </w:r>
                    </w:p>
                  </w:txbxContent>
                </v:textbox>
                <w10:wrap type="topAndBottom" anchorx="margin"/>
              </v:rect>
            </w:pict>
          </mc:Fallback>
        </mc:AlternateContent>
      </w:r>
      <w:r w:rsidRPr="000F6F30">
        <w:rPr>
          <w:rFonts w:ascii="Times New Roman" w:hAnsi="Times New Roman" w:cs="Times New Roman"/>
          <w:noProof/>
          <w:szCs w:val="24"/>
        </w:rPr>
        <mc:AlternateContent>
          <mc:Choice Requires="wps">
            <w:drawing>
              <wp:anchor distT="45720" distB="45720" distL="114300" distR="114300" simplePos="0" relativeHeight="251677696" behindDoc="1" locked="0" layoutInCell="0" hidden="0" allowOverlap="1" wp14:anchorId="032AFC9C" wp14:editId="2329B08F">
                <wp:simplePos x="0" y="0"/>
                <wp:positionH relativeFrom="margin">
                  <wp:posOffset>1170940</wp:posOffset>
                </wp:positionH>
                <wp:positionV relativeFrom="paragraph">
                  <wp:posOffset>438785</wp:posOffset>
                </wp:positionV>
                <wp:extent cx="457200" cy="400050"/>
                <wp:effectExtent l="0" t="0" r="0" b="0"/>
                <wp:wrapTight wrapText="bothSides">
                  <wp:wrapPolygon edited="0">
                    <wp:start x="-5400" y="103"/>
                    <wp:lineTo x="-5400" y="21703"/>
                    <wp:lineTo x="27000" y="21703"/>
                    <wp:lineTo x="27000" y="103"/>
                    <wp:lineTo x="-5400" y="103"/>
                  </wp:wrapPolygon>
                </wp:wrapTight>
                <wp:docPr id="40" name="Cuadro de texto 38"/>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D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gDAAAAIwAAAAAAAAAAAAAAAAAAAQAAADQHAAAAAAAAAgAAALMCAADQAgAAdgIAADwABQAtDwAAwzUAACgAAAAIAAAAAQAAAAEAAAA="/>
                          </a:ext>
                        </a:extLst>
                      </wps:cNvSpPr>
                      <wps:spPr>
                        <a:xfrm>
                          <a:off x="0" y="0"/>
                          <a:ext cx="457200" cy="400050"/>
                        </a:xfrm>
                        <a:prstGeom prst="rect">
                          <a:avLst/>
                        </a:prstGeom>
                        <a:noFill/>
                        <a:ln w="9525">
                          <a:noFill/>
                        </a:ln>
                      </wps:spPr>
                      <wps:txbx>
                        <w:txbxContent>
                          <w:p w14:paraId="2DC19F18" w14:textId="77777777" w:rsidR="00030055" w:rsidRDefault="00030055" w:rsidP="00030055">
                            <w:r>
                              <w:t>3</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w14:anchorId="032AFC9C" id="Cuadro de texto 38" o:spid="_x0000_s1028" style="position:absolute;left:0;text-align:left;margin-left:92.2pt;margin-top:34.55pt;width:36pt;height:31.5pt;z-index:-25163878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" o:allowincell="f" filled="f" stroked="f">
                <v:textbox>
                  <w:txbxContent>
                    <w:p w14:paraId="2DC19F18" w14:textId="77777777" w:rsidR="00030055" w:rsidRDefault="00030055" w:rsidP="00030055">
                      <w:r>
                        <w:t>3</w:t>
                      </w:r>
                    </w:p>
                  </w:txbxContent>
                </v:textbox>
                <w10:wrap type="tight" anchorx="margin"/>
              </v:rect>
            </w:pict>
          </mc:Fallback>
        </mc:AlternateContent>
      </w:r>
    </w:p>
    <w:p w14:paraId="3E2F3A5F" w14:textId="77777777" w:rsidR="00030055" w:rsidRPr="000F6F30" w:rsidRDefault="00030055" w:rsidP="00030055">
      <w:pPr>
        <w:rPr>
          <w:rFonts w:ascii="Times New Roman" w:hAnsi="Times New Roman" w:cs="Times New Roman"/>
          <w:szCs w:val="24"/>
        </w:rPr>
      </w:pPr>
    </w:p>
    <w:p w14:paraId="34DF183E" w14:textId="77777777" w:rsidR="00030055" w:rsidRPr="000F6F30" w:rsidRDefault="00030055" w:rsidP="00030055">
      <w:pPr>
        <w:rPr>
          <w:rFonts w:ascii="Times New Roman" w:hAnsi="Times New Roman" w:cs="Times New Roman"/>
          <w:szCs w:val="24"/>
        </w:rPr>
      </w:pPr>
    </w:p>
    <w:p w14:paraId="6DB1D22B" w14:textId="77777777" w:rsidR="00030055" w:rsidRPr="000F6F30" w:rsidRDefault="00030055" w:rsidP="00030055">
      <w:pPr>
        <w:rPr>
          <w:rFonts w:ascii="Times New Roman" w:hAnsi="Times New Roman" w:cs="Times New Roman"/>
          <w:b/>
          <w:szCs w:val="24"/>
        </w:rPr>
      </w:pPr>
      <w:r w:rsidRPr="000F6F30">
        <w:rPr>
          <w:rFonts w:ascii="Times New Roman" w:hAnsi="Times New Roman" w:cs="Times New Roman"/>
          <w:b/>
          <w:szCs w:val="24"/>
        </w:rPr>
        <w:t>GESTION DE CLIENTES</w:t>
      </w:r>
    </w:p>
    <w:p w14:paraId="59D8BF0B"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Si llegó a este apartado, es porque ya puede ver la interfaz con la barra de menús completa.</w:t>
      </w:r>
    </w:p>
    <w:p w14:paraId="6B25F9E9"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A continuación, se le explicará todo lo concerniente a la gestión de clientes y proveedores.</w:t>
      </w:r>
    </w:p>
    <w:p w14:paraId="2AF15595" w14:textId="77777777" w:rsidR="00030055" w:rsidRPr="000F6F30" w:rsidRDefault="00030055" w:rsidP="00030055">
      <w:pPr>
        <w:ind w:left="720"/>
        <w:rPr>
          <w:rFonts w:ascii="Times New Roman" w:hAnsi="Times New Roman" w:cs="Times New Roman"/>
          <w:szCs w:val="24"/>
        </w:rPr>
      </w:pPr>
    </w:p>
    <w:p w14:paraId="076D0B60"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w:drawing>
          <wp:anchor distT="0" distB="0" distL="114300" distR="114300" simplePos="0" relativeHeight="251678720" behindDoc="0" locked="0" layoutInCell="0" hidden="0" allowOverlap="1" wp14:anchorId="11672729" wp14:editId="3D5605C5">
            <wp:simplePos x="0" y="0"/>
            <wp:positionH relativeFrom="column">
              <wp:posOffset>186690</wp:posOffset>
            </wp:positionH>
            <wp:positionV relativeFrom="paragraph">
              <wp:posOffset>5715</wp:posOffset>
            </wp:positionV>
            <wp:extent cx="4019550" cy="2846705"/>
            <wp:effectExtent l="0" t="0" r="0" b="0"/>
            <wp:wrapSquare wrapText="bothSides"/>
            <wp:docPr id="4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18" descr="C:\Users\Win10-PC\Documents\Interfaces\Clientes\menu_personas.PN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YDAACEHQAAQhc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wAAAKIAAAAAAAAAAAAAAAAAAAIAAAAmAQAAAAAAAAIAAAAJAAAAuhgAAIMRAAA9AAUAxgYAAAYTAAAoAAAACAAAAAEAAAABAAAA"/>
                        </a:ext>
                      </a:extLst>
                    </pic:cNvPicPr>
                  </pic:nvPicPr>
                  <pic:blipFill>
                    <a:blip r:embed="rId27"/>
                    <a:srcRect t="9660" r="75560" b="59540"/>
                    <a:stretch>
                      <a:fillRect/>
                    </a:stretch>
                  </pic:blipFill>
                  <pic:spPr>
                    <a:xfrm>
                      <a:off x="0" y="0"/>
                      <a:ext cx="4019550" cy="2846705"/>
                    </a:xfrm>
                    <a:prstGeom prst="rect">
                      <a:avLst/>
                    </a:prstGeom>
                    <a:noFill/>
                    <a:ln w="12700">
                      <a:noFill/>
                    </a:ln>
                  </pic:spPr>
                </pic:pic>
              </a:graphicData>
            </a:graphic>
          </wp:anchor>
        </w:drawing>
      </w:r>
    </w:p>
    <w:p w14:paraId="7D5A17F8" w14:textId="77777777" w:rsidR="00030055" w:rsidRPr="000F6F30" w:rsidRDefault="00030055" w:rsidP="00030055">
      <w:pPr>
        <w:ind w:left="720"/>
        <w:rPr>
          <w:rFonts w:ascii="Times New Roman" w:hAnsi="Times New Roman" w:cs="Times New Roman"/>
          <w:szCs w:val="24"/>
        </w:rPr>
      </w:pPr>
    </w:p>
    <w:p w14:paraId="04568AD8" w14:textId="77777777" w:rsidR="00030055" w:rsidRPr="000F6F30" w:rsidRDefault="00030055" w:rsidP="00030055">
      <w:pPr>
        <w:ind w:left="720"/>
        <w:rPr>
          <w:rFonts w:ascii="Times New Roman" w:hAnsi="Times New Roman" w:cs="Times New Roman"/>
          <w:szCs w:val="24"/>
        </w:rPr>
      </w:pPr>
    </w:p>
    <w:p w14:paraId="07193CCA"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0" distB="0" distL="114300" distR="114300" simplePos="0" relativeHeight="251679744" behindDoc="0" locked="0" layoutInCell="0" hidden="0" allowOverlap="1" wp14:anchorId="2828210C" wp14:editId="268891F7">
                <wp:simplePos x="0" y="0"/>
                <wp:positionH relativeFrom="column">
                  <wp:posOffset>4006215</wp:posOffset>
                </wp:positionH>
                <wp:positionV relativeFrom="paragraph">
                  <wp:posOffset>81915</wp:posOffset>
                </wp:positionV>
                <wp:extent cx="1238250" cy="276225"/>
                <wp:effectExtent l="80010" t="57150" r="80010" b="102870"/>
                <wp:wrapNone/>
                <wp:docPr id="42" name="Flecha derecha 19"/>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"/>
                          </a:ext>
                        </a:extLst>
                      </wps:cNvSpPr>
                      <wps:spPr>
                        <a:xfrm>
                          <a:off x="0" y="0"/>
                          <a:ext cx="1238250" cy="276225"/>
                        </a:xfrm>
                        <a:prstGeom prst="rightArrow">
                          <a:avLst>
                            <a:gd name="adj1" fmla="val 50000"/>
                            <a:gd name="adj2" fmla="val 50000"/>
                          </a:avLst>
                        </a:prstGeom>
                        <a:gradFill rotWithShape="1">
                          <a:gsLst>
                            <a:gs pos="0">
                              <a:srgbClr val="000000"/>
                            </a:gs>
                            <a:gs pos="80000">
                              <a:srgbClr val="000000"/>
                            </a:gs>
                            <a:gs pos="100000">
                              <a:srgbClr val="000000"/>
                            </a:gs>
                          </a:gsLst>
                          <a:lin ang="16200000"/>
                          <a:tileRect/>
                        </a:gradFill>
                        <a:ln>
                          <a:noFill/>
                        </a:ln>
                        <a:effectLst>
                          <a:outerShdw blurRad="40005" dist="22860" dir="5400000" rotWithShape="0">
                            <a:srgbClr val="000000">
                              <a:alpha val="35000"/>
                            </a:srgbClr>
                          </a:outerShdw>
                        </a:effectLst>
                        <a:scene3d>
                          <a:camera prst="orthographicFront"/>
                          <a:lightRig rig="threePt" dir="t">
                            <a:rot lat="0" lon="0" rev="1200000"/>
                          </a:lightRig>
                        </a:scene3d>
                        <a:sp3d>
                          <a:bevelT w="63500" h="25400"/>
                        </a:sp3d>
                      </wps:spPr>
                      <wps:bodyPr spcFirstLastPara="1" vertOverflow="clip" horzOverflow="clip" lIns="91440" tIns="45720" rIns="91440" bIns="45720" anchor="ctr" upright="1">
                        <a:noAutofit/>
                      </wps:bodyPr>
                    </wps:wsp>
                  </a:graphicData>
                </a:graphic>
              </wp:anchor>
            </w:drawing>
          </mc:Choice>
          <mc:Fallback>
            <w:pict>
              <v:shapetype w14:anchorId="133C7A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9" o:spid="_x0000_s1026" type="#_x0000_t13" style="position:absolute;margin-left:315.45pt;margin-top:6.45pt;width:97.5pt;height:2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" o:allowincell="f" adj="19191" fillcolor="black" stroked="f">
                <v:fill color2="black" rotate="t" angle="180" focus="80%" type="gradient">
                  <o:fill v:ext="view" type="gradientUnscaled"/>
                </v:fill>
                <v:shadow on="t" color="black" opacity="22937f" origin=",.5" offset="0,1.8pt"/>
              </v:shape>
            </w:pict>
          </mc:Fallback>
        </mc:AlternateContent>
      </w:r>
      <w:r w:rsidRPr="000F6F30">
        <w:rPr>
          <w:rFonts w:ascii="Times New Roman" w:hAnsi="Times New Roman" w:cs="Times New Roman"/>
          <w:noProof/>
          <w:szCs w:val="24"/>
        </w:rPr>
        <mc:AlternateContent>
          <mc:Choice Requires="wps">
            <w:drawing>
              <wp:anchor distT="0" distB="0" distL="114300" distR="114300" simplePos="0" relativeHeight="251681792" behindDoc="0" locked="0" layoutInCell="0" hidden="0" allowOverlap="1" wp14:anchorId="60548AF1" wp14:editId="26633411">
                <wp:simplePos x="0" y="0"/>
                <wp:positionH relativeFrom="margin">
                  <wp:posOffset>5158740</wp:posOffset>
                </wp:positionH>
                <wp:positionV relativeFrom="paragraph">
                  <wp:posOffset>5715</wp:posOffset>
                </wp:positionV>
                <wp:extent cx="1257300" cy="476250"/>
                <wp:effectExtent l="0" t="0" r="0" b="0"/>
                <wp:wrapSquare wrapText="bothSides"/>
                <wp:docPr id="44" name="Cuadro de texto 37"/>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EIDAAAAogAAAAAAAAAAAAAAAAAAAQAAALwfAAAAAAAAAgAAAAkAAAC8BwAA7gIAAD0ABQBcJQAAyhgAACgAAAAIAAAAAQAAAAEAAAA="/>
                          </a:ext>
                        </a:extLst>
                      </wps:cNvSpPr>
                      <wps:spPr>
                        <a:xfrm>
                          <a:off x="0" y="0"/>
                          <a:ext cx="1257300" cy="476250"/>
                        </a:xfrm>
                        <a:prstGeom prst="rect">
                          <a:avLst/>
                        </a:prstGeom>
                        <a:noFill/>
                        <a:ln w="9525">
                          <a:noFill/>
                        </a:ln>
                      </wps:spPr>
                      <wps:txbx>
                        <w:txbxContent>
                          <w:p w14:paraId="5F9915D4" w14:textId="77777777" w:rsidR="00030055" w:rsidRDefault="00030055" w:rsidP="00030055">
                            <w:pPr>
                              <w:rPr>
                                <w:lang w:val="es-MX"/>
                              </w:rPr>
                            </w:pPr>
                            <w:r>
                              <w:rPr>
                                <w:lang w:val="es-MX"/>
                              </w:rPr>
                              <w:t>Gestión de clientes</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w14:anchorId="60548AF1" id="Cuadro de texto 37" o:spid="_x0000_s1029" style="position:absolute;left:0;text-align:left;margin-left:406.2pt;margin-top:.45pt;width:99pt;height:37.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" o:allowincell="f" filled="f" stroked="f">
                <v:textbox>
                  <w:txbxContent>
                    <w:p w14:paraId="5F9915D4" w14:textId="77777777" w:rsidR="00030055" w:rsidRDefault="00030055" w:rsidP="00030055">
                      <w:pPr>
                        <w:rPr>
                          <w:lang w:val="es-MX"/>
                        </w:rPr>
                      </w:pPr>
                      <w:r>
                        <w:rPr>
                          <w:lang w:val="es-MX"/>
                        </w:rPr>
                        <w:t>Gestión de clientes</w:t>
                      </w:r>
                    </w:p>
                  </w:txbxContent>
                </v:textbox>
                <w10:wrap type="square" anchorx="margin"/>
              </v:rect>
            </w:pict>
          </mc:Fallback>
        </mc:AlternateContent>
      </w:r>
    </w:p>
    <w:p w14:paraId="6E3DCD53" w14:textId="77777777" w:rsidR="00030055" w:rsidRPr="000F6F30" w:rsidRDefault="00030055" w:rsidP="00030055">
      <w:pPr>
        <w:ind w:left="720"/>
        <w:rPr>
          <w:rFonts w:ascii="Times New Roman" w:hAnsi="Times New Roman" w:cs="Times New Roman"/>
          <w:szCs w:val="24"/>
        </w:rPr>
      </w:pPr>
    </w:p>
    <w:p w14:paraId="53FACEFB" w14:textId="77777777" w:rsidR="00030055" w:rsidRPr="000F6F30" w:rsidRDefault="00030055" w:rsidP="00030055">
      <w:pPr>
        <w:ind w:left="720"/>
        <w:rPr>
          <w:rFonts w:ascii="Times New Roman" w:hAnsi="Times New Roman" w:cs="Times New Roman"/>
          <w:szCs w:val="24"/>
        </w:rPr>
      </w:pPr>
    </w:p>
    <w:p w14:paraId="57E34754"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0" distB="0" distL="114300" distR="114300" simplePos="0" relativeHeight="251680768" behindDoc="0" locked="0" layoutInCell="0" hidden="0" allowOverlap="1" wp14:anchorId="46D134F6" wp14:editId="62E99177">
                <wp:simplePos x="0" y="0"/>
                <wp:positionH relativeFrom="column">
                  <wp:posOffset>4006215</wp:posOffset>
                </wp:positionH>
                <wp:positionV relativeFrom="paragraph">
                  <wp:posOffset>170815</wp:posOffset>
                </wp:positionV>
                <wp:extent cx="1238250" cy="276225"/>
                <wp:effectExtent l="80010" t="57150" r="80010" b="102870"/>
                <wp:wrapNone/>
                <wp:docPr id="43" name="Flecha derecha 20"/>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"/>
                          </a:ext>
                        </a:extLst>
                      </wps:cNvSpPr>
                      <wps:spPr>
                        <a:xfrm>
                          <a:off x="0" y="0"/>
                          <a:ext cx="1238250" cy="276225"/>
                        </a:xfrm>
                        <a:prstGeom prst="rightArrow">
                          <a:avLst>
                            <a:gd name="adj1" fmla="val 50000"/>
                            <a:gd name="adj2" fmla="val 50000"/>
                          </a:avLst>
                        </a:prstGeom>
                        <a:gradFill rotWithShape="1">
                          <a:gsLst>
                            <a:gs pos="0">
                              <a:srgbClr val="000000"/>
                            </a:gs>
                            <a:gs pos="80000">
                              <a:srgbClr val="000000"/>
                            </a:gs>
                            <a:gs pos="100000">
                              <a:srgbClr val="000000"/>
                            </a:gs>
                          </a:gsLst>
                          <a:lin ang="16200000"/>
                          <a:tileRect/>
                        </a:gradFill>
                        <a:ln>
                          <a:noFill/>
                        </a:ln>
                        <a:effectLst>
                          <a:outerShdw blurRad="40005" dist="22860" dir="5400000" rotWithShape="0">
                            <a:srgbClr val="000000">
                              <a:alpha val="35000"/>
                            </a:srgbClr>
                          </a:outerShdw>
                        </a:effectLst>
                        <a:scene3d>
                          <a:camera prst="orthographicFront"/>
                          <a:lightRig rig="threePt" dir="t">
                            <a:rot lat="0" lon="0" rev="1200000"/>
                          </a:lightRig>
                        </a:scene3d>
                        <a:sp3d>
                          <a:bevelT w="63500" h="25400"/>
                        </a:sp3d>
                      </wps:spPr>
                      <wps:bodyPr spcFirstLastPara="1" vertOverflow="clip" horzOverflow="clip" lIns="91440" tIns="45720" rIns="91440" bIns="45720" anchor="ctr" upright="1">
                        <a:noAutofit/>
                      </wps:bodyPr>
                    </wps:wsp>
                  </a:graphicData>
                </a:graphic>
              </wp:anchor>
            </w:drawing>
          </mc:Choice>
          <mc:Fallback>
            <w:pict>
              <v:shape w14:anchorId="70B67A5E" id="Flecha derecha 20" o:spid="_x0000_s1026" type="#_x0000_t13" style="position:absolute;margin-left:315.45pt;margin-top:13.45pt;width:97.5pt;height:21.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" o:allowincell="f" adj="19191" fillcolor="black" stroked="f">
                <v:fill color2="black" rotate="t" angle="180" focus="80%" type="gradient">
                  <o:fill v:ext="view" type="gradientUnscaled"/>
                </v:fill>
                <v:shadow on="t" color="black" opacity="22937f" origin=",.5" offset="0,1.8pt"/>
              </v:shape>
            </w:pict>
          </mc:Fallback>
        </mc:AlternateContent>
      </w:r>
      <w:r w:rsidRPr="000F6F30">
        <w:rPr>
          <w:rFonts w:ascii="Times New Roman" w:hAnsi="Times New Roman" w:cs="Times New Roman"/>
          <w:noProof/>
          <w:szCs w:val="24"/>
        </w:rPr>
        <mc:AlternateContent>
          <mc:Choice Requires="wps">
            <w:drawing>
              <wp:anchor distT="0" distB="0" distL="114300" distR="114300" simplePos="0" relativeHeight="251682816" behindDoc="0" locked="0" layoutInCell="0" hidden="0" allowOverlap="1" wp14:anchorId="357E62BD" wp14:editId="4C9EC4B3">
                <wp:simplePos x="0" y="0"/>
                <wp:positionH relativeFrom="margin">
                  <wp:posOffset>5206365</wp:posOffset>
                </wp:positionH>
                <wp:positionV relativeFrom="paragraph">
                  <wp:posOffset>101600</wp:posOffset>
                </wp:positionV>
                <wp:extent cx="1257300" cy="476250"/>
                <wp:effectExtent l="0" t="0" r="0" b="0"/>
                <wp:wrapSquare wrapText="bothSides"/>
                <wp:docPr id="45" name="Cuadro de texto 36"/>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EUDAAAAogAAAAAAAAAAAAAAAAAAAQAAAAcgAAAAAAAAAgAAAKAAAAC8BwAA7gIAAD0ABQCnJQAAJR8AACgAAAAIAAAAAQAAAAEAAAA="/>
                          </a:ext>
                        </a:extLst>
                      </wps:cNvSpPr>
                      <wps:spPr>
                        <a:xfrm>
                          <a:off x="0" y="0"/>
                          <a:ext cx="1257300" cy="476250"/>
                        </a:xfrm>
                        <a:prstGeom prst="rect">
                          <a:avLst/>
                        </a:prstGeom>
                        <a:noFill/>
                        <a:ln w="9525">
                          <a:noFill/>
                        </a:ln>
                      </wps:spPr>
                      <wps:txbx>
                        <w:txbxContent>
                          <w:p w14:paraId="5C0A5DE1" w14:textId="77777777" w:rsidR="00030055" w:rsidRDefault="00030055" w:rsidP="00030055">
                            <w:pPr>
                              <w:rPr>
                                <w:lang w:val="es-MX"/>
                              </w:rPr>
                            </w:pPr>
                            <w:r>
                              <w:rPr>
                                <w:lang w:val="es-MX"/>
                              </w:rPr>
                              <w:t>Gestión de proveedores</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w14:anchorId="357E62BD" id="Cuadro de texto 36" o:spid="_x0000_s1030" style="position:absolute;left:0;text-align:left;margin-left:409.95pt;margin-top:8pt;width:99pt;height:37.5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" o:allowincell="f" filled="f" stroked="f">
                <v:textbox>
                  <w:txbxContent>
                    <w:p w14:paraId="5C0A5DE1" w14:textId="77777777" w:rsidR="00030055" w:rsidRDefault="00030055" w:rsidP="00030055">
                      <w:pPr>
                        <w:rPr>
                          <w:lang w:val="es-MX"/>
                        </w:rPr>
                      </w:pPr>
                      <w:r>
                        <w:rPr>
                          <w:lang w:val="es-MX"/>
                        </w:rPr>
                        <w:t>Gestión de proveedores</w:t>
                      </w:r>
                    </w:p>
                  </w:txbxContent>
                </v:textbox>
                <w10:wrap type="square" anchorx="margin"/>
              </v:rect>
            </w:pict>
          </mc:Fallback>
        </mc:AlternateContent>
      </w:r>
    </w:p>
    <w:p w14:paraId="45343AAE" w14:textId="77777777" w:rsidR="00030055" w:rsidRPr="000F6F30" w:rsidRDefault="00030055" w:rsidP="00030055">
      <w:pPr>
        <w:ind w:left="720"/>
        <w:rPr>
          <w:rFonts w:ascii="Times New Roman" w:hAnsi="Times New Roman" w:cs="Times New Roman"/>
          <w:szCs w:val="24"/>
        </w:rPr>
      </w:pPr>
    </w:p>
    <w:p w14:paraId="7FBC04E4" w14:textId="77777777" w:rsidR="00030055" w:rsidRPr="000F6F30" w:rsidRDefault="00030055" w:rsidP="00030055">
      <w:pPr>
        <w:ind w:left="720"/>
        <w:rPr>
          <w:rFonts w:ascii="Times New Roman" w:hAnsi="Times New Roman" w:cs="Times New Roman"/>
          <w:szCs w:val="24"/>
        </w:rPr>
      </w:pPr>
    </w:p>
    <w:p w14:paraId="6B149D4E" w14:textId="77777777" w:rsidR="00030055" w:rsidRPr="000F6F30" w:rsidRDefault="00030055" w:rsidP="00030055">
      <w:pPr>
        <w:ind w:left="720"/>
        <w:rPr>
          <w:rFonts w:ascii="Times New Roman" w:hAnsi="Times New Roman" w:cs="Times New Roman"/>
          <w:szCs w:val="24"/>
        </w:rPr>
      </w:pPr>
    </w:p>
    <w:p w14:paraId="10E3AA8E"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szCs w:val="24"/>
        </w:rPr>
        <w:t>Como puede verse, la gestión de los proveedores y de los clientes fueron separados uno de otro para mayor comodidad en la navegabilidad.</w:t>
      </w:r>
    </w:p>
    <w:p w14:paraId="0912CEC0" w14:textId="77777777" w:rsidR="00030055" w:rsidRPr="000F6F30" w:rsidRDefault="00030055" w:rsidP="00223F59">
      <w:pPr>
        <w:pStyle w:val="Prrafodelista"/>
        <w:numPr>
          <w:ilvl w:val="0"/>
          <w:numId w:val="32"/>
        </w:numPr>
        <w:spacing w:after="160" w:line="259" w:lineRule="auto"/>
        <w:ind w:left="720" w:hanging="360"/>
        <w:contextualSpacing/>
        <w:jc w:val="left"/>
      </w:pPr>
      <w:r w:rsidRPr="000F6F30">
        <w:t>Gestión de Clientes:</w:t>
      </w:r>
    </w:p>
    <w:p w14:paraId="319241F7" w14:textId="77777777" w:rsidR="00030055" w:rsidRPr="000F6F30" w:rsidRDefault="00030055" w:rsidP="00030055">
      <w:pPr>
        <w:pStyle w:val="Prrafodelista"/>
      </w:pPr>
      <w:r w:rsidRPr="000F6F30">
        <w:t xml:space="preserve">Al hacer clic en el apartado “listar clientes”, se despliega una consulta donde todos los clientes registrados en el sistema pueden listarse. </w:t>
      </w:r>
    </w:p>
    <w:p w14:paraId="52F96CA2" w14:textId="77777777" w:rsidR="00030055" w:rsidRPr="000F6F30" w:rsidRDefault="00030055" w:rsidP="00030055">
      <w:pPr>
        <w:pStyle w:val="Prrafodelista"/>
      </w:pPr>
      <w:r w:rsidRPr="000F6F30">
        <w:rPr>
          <w:noProof/>
        </w:rPr>
        <w:lastRenderedPageBreak/>
        <mc:AlternateContent>
          <mc:Choice Requires="wpg">
            <w:drawing>
              <wp:anchor distT="0" distB="0" distL="114300" distR="114300" simplePos="0" relativeHeight="251683840" behindDoc="0" locked="0" layoutInCell="0" hidden="0" allowOverlap="1" wp14:anchorId="01ECF148" wp14:editId="79F0F9FF">
                <wp:simplePos x="0" y="0"/>
                <wp:positionH relativeFrom="margin">
                  <wp:posOffset>152400</wp:posOffset>
                </wp:positionH>
                <wp:positionV relativeFrom="paragraph">
                  <wp:posOffset>10795</wp:posOffset>
                </wp:positionV>
                <wp:extent cx="5943600" cy="2846705"/>
                <wp:effectExtent l="0" t="0" r="0" b="0"/>
                <wp:wrapNone/>
                <wp:docPr id="46" name="Grupo 26"/>
                <wp:cNvGraphicFramePr/>
                <a:graphic xmlns:a="http://schemas.openxmlformats.org/drawingml/2006/main">
                  <a:graphicData uri="http://schemas.microsoft.com/office/word/2010/wordprocessingGroup">
                    <wpg:wgp>
                      <wpg:cNvGrpSpPr>
                        <a:extLst>
                          <a:ext uri="smNativeData">
                            <sm:smNativeData xmlns="" xmlns:o="urn:schemas-microsoft-com:office:office" xmlns:v="urn:schemas-microsoft-com:vml" xmlns:w10="urn:schemas-microsoft-com:office:word" xmlns:w="http://schemas.openxmlformats.org/wordprocessingml/2006/main" xmlns:sm="smNativeData" val="SMDATA_5_uWSAYRMAAAAlAAAAAQAAAA0AAAAAkAAAAEgAAACQAAAASAAAAAAAAAAAAAAAAAAAABcAAAAUAAAAAAAAAAAAAAD/fwAA/38AAAAAAAAJAAAABAAAAAAAAAAhAAAAQAAAADwAAABMAwAAAKAAAAAAAAAAAAAAAAAAAAEAAADwAAAAAAAAAAIAAAARAAAAkCQAAIMRAAA9AAUAkAYAAGItAAAoAAAACAAAAAEAAAABAAAA"/>
                          </a:ext>
                        </a:extLst>
                      </wpg:cNvGrpSpPr>
                      <wpg:grpSpPr>
                        <a:xfrm>
                          <a:off x="0" y="0"/>
                          <a:ext cx="5943600" cy="2846705"/>
                          <a:chOff x="0" y="0"/>
                          <a:chExt cx="5943600" cy="2846705"/>
                        </a:xfrm>
                      </wpg:grpSpPr>
                      <pic:pic xmlns:pic="http://schemas.openxmlformats.org/drawingml/2006/picture">
                        <pic:nvPicPr>
                          <pic:cNvPr id="47" name="Imagen 23" descr="C:\Users\Win10-PC\Documents\Interfaces\Clientes\menu_personas.PN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YDAACDHQAAQhc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uhgAAIMRAAAAAAAAkAYAAGItAAAoAAAACAAAAAEAAAABAAAA"/>
                              </a:ext>
                            </a:extLst>
                          </pic:cNvPicPr>
                        </pic:nvPicPr>
                        <pic:blipFill>
                          <a:blip r:embed="rId27"/>
                          <a:srcRect t="9660" r="75550" b="59540"/>
                          <a:stretch>
                            <a:fillRect/>
                          </a:stretch>
                        </pic:blipFill>
                        <pic:spPr>
                          <a:xfrm>
                            <a:off x="0" y="0"/>
                            <a:ext cx="4019550" cy="2846705"/>
                          </a:xfrm>
                          <a:prstGeom prst="rect">
                            <a:avLst/>
                          </a:prstGeom>
                          <a:noFill/>
                          <a:ln>
                            <a:noFill/>
                          </a:ln>
                        </pic:spPr>
                      </pic:pic>
                      <wps:wsp>
                        <wps:cNvPr id="48" name="Conector recto de flecha 24"/>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C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B6DQAADwAAAAAAAAB+GAAAmTIAACgAAAAIAAAAAQAAAAEAAAA="/>
                            </a:ext>
                          </a:extLst>
                        </wps:cNvCnPr>
                        <wps:spPr>
                          <a:xfrm flipH="1">
                            <a:off x="2914650" y="847725"/>
                            <a:ext cx="2190750" cy="9525"/>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wps:wsp>
                        <wps:cNvPr id="49" name="Cuadro de texto 35"/>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zBQAAdgIAAAAAAACtJQAAEzEAACgAAAAIAAAAAQAAAAEAAAA="/>
                            </a:ext>
                          </a:extLst>
                        </wps:cNvSpPr>
                        <wps:spPr>
                          <a:xfrm>
                            <a:off x="5057775" y="600075"/>
                            <a:ext cx="885825" cy="400050"/>
                          </a:xfrm>
                          <a:prstGeom prst="rect">
                            <a:avLst/>
                          </a:prstGeom>
                          <a:noFill/>
                          <a:ln w="9525">
                            <a:noFill/>
                          </a:ln>
                        </wps:spPr>
                        <wps:txbx>
                          <w:txbxContent>
                            <w:p w14:paraId="35175224" w14:textId="77777777" w:rsidR="00030055" w:rsidRDefault="00030055" w:rsidP="00030055">
                              <w:pPr>
                                <w:rPr>
                                  <w:lang w:val="es-MX"/>
                                </w:rPr>
                              </w:pPr>
                              <w:r>
                                <w:rPr>
                                  <w:lang w:val="es-MX"/>
                                </w:rPr>
                                <w:t>Clic aquí</w:t>
                              </w:r>
                            </w:p>
                          </w:txbxContent>
                        </wps:txbx>
                        <wps:bodyPr spcFirstLastPara="1" vertOverflow="clip" horzOverflow="clip" lIns="91440" tIns="45720" rIns="91440" bIns="45720" upright="1">
                          <a:prstTxWarp prst="textNoShape">
                            <a:avLst/>
                          </a:prstTxWarp>
                          <a:noAutofit/>
                        </wps:bodyPr>
                      </wps:wsp>
                    </wpg:wgp>
                  </a:graphicData>
                </a:graphic>
              </wp:anchor>
            </w:drawing>
          </mc:Choice>
          <mc:Fallback>
            <w:pict>
              <v:group w14:anchorId="01ECF148" id="Grupo 26" o:spid="_x0000_s1031" style="position:absolute;left:0;text-align:left;margin-left:12pt;margin-top:.85pt;width:468pt;height:224.15pt;z-index:251683840;mso-position-horizontal-relative:margin" coordsize="59436,28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 o:spid="_x0000_s1032" type="#_x0000_t75" style="position:absolute;width:40195;height:28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">
                  <v:imagedata r:id="rId28" o:title="menu_personas" croptop="6331f" cropbottom="39020f" cropright="49512f"/>
                </v:shape>
                <v:shape id="Conector recto de flecha 24" o:spid="_x0000_s1033" type="#_x0000_t32" style="position:absolute;left:29146;top:8477;width:21908;height: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" strokeweight="3pt">
                  <v:stroke endarrow="block"/>
                  <v:shadow on="t" color="black" opacity="22937f" origin=",.5" offset="0,1.8pt"/>
                </v:shape>
                <v:rect id="Cuadro de texto 35" o:spid="_x0000_s1034" style="position:absolute;left:50577;top:6000;width:8859;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GfxAAAANsAAAAPAAAAZHJzL2Rvd25yZXYueG1sRI9Ba8JA&#10;FITvBf/D8gQvohulFE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I2FcZ/EAAAA2wAAAA8A&#10;AAAAAAAAAAAAAAAABwIAAGRycy9kb3ducmV2LnhtbFBLBQYAAAAAAwADALcAAAD4AgAAAAA=&#10;" filled="f" stroked="f">
                  <v:textbox>
                    <w:txbxContent>
                      <w:p w14:paraId="35175224" w14:textId="77777777" w:rsidR="00030055" w:rsidRDefault="00030055" w:rsidP="00030055">
                        <w:pPr>
                          <w:rPr>
                            <w:lang w:val="es-MX"/>
                          </w:rPr>
                        </w:pPr>
                        <w:r>
                          <w:rPr>
                            <w:lang w:val="es-MX"/>
                          </w:rPr>
                          <w:t>Clic aquí</w:t>
                        </w:r>
                      </w:p>
                    </w:txbxContent>
                  </v:textbox>
                </v:rect>
                <w10:wrap anchorx="margin"/>
              </v:group>
            </w:pict>
          </mc:Fallback>
        </mc:AlternateContent>
      </w:r>
    </w:p>
    <w:p w14:paraId="45C95CC4" w14:textId="77777777" w:rsidR="00030055" w:rsidRPr="000F6F30" w:rsidRDefault="00030055" w:rsidP="00030055">
      <w:pPr>
        <w:pStyle w:val="Prrafodelista"/>
      </w:pPr>
    </w:p>
    <w:p w14:paraId="58F8A3D8" w14:textId="77777777" w:rsidR="00030055" w:rsidRPr="000F6F30" w:rsidRDefault="00030055" w:rsidP="00030055">
      <w:pPr>
        <w:pStyle w:val="Prrafodelista"/>
      </w:pPr>
    </w:p>
    <w:p w14:paraId="55B26ABC" w14:textId="77777777" w:rsidR="00030055" w:rsidRPr="000F6F30" w:rsidRDefault="00030055" w:rsidP="00030055">
      <w:pPr>
        <w:pStyle w:val="Prrafodelista"/>
      </w:pPr>
    </w:p>
    <w:p w14:paraId="38B5A343" w14:textId="77777777" w:rsidR="00030055" w:rsidRPr="000F6F30" w:rsidRDefault="00030055" w:rsidP="00030055">
      <w:pPr>
        <w:pStyle w:val="Prrafodelista"/>
      </w:pPr>
    </w:p>
    <w:p w14:paraId="2B450993" w14:textId="77777777" w:rsidR="00030055" w:rsidRPr="000F6F30" w:rsidRDefault="00030055" w:rsidP="00030055">
      <w:pPr>
        <w:pStyle w:val="Prrafodelista"/>
      </w:pPr>
    </w:p>
    <w:p w14:paraId="128D03C7" w14:textId="77777777" w:rsidR="00030055" w:rsidRPr="000F6F30" w:rsidRDefault="00030055" w:rsidP="00030055">
      <w:pPr>
        <w:pStyle w:val="Prrafodelista"/>
      </w:pPr>
    </w:p>
    <w:p w14:paraId="46D6A5AF" w14:textId="77777777" w:rsidR="00030055" w:rsidRPr="000F6F30" w:rsidRDefault="00030055" w:rsidP="00030055">
      <w:pPr>
        <w:pStyle w:val="Prrafodelista"/>
      </w:pPr>
    </w:p>
    <w:p w14:paraId="339F13D9" w14:textId="77777777" w:rsidR="00030055" w:rsidRPr="000F6F30" w:rsidRDefault="00030055" w:rsidP="00030055">
      <w:pPr>
        <w:pStyle w:val="Prrafodelista"/>
      </w:pPr>
    </w:p>
    <w:p w14:paraId="78C94D89" w14:textId="77777777" w:rsidR="00030055" w:rsidRPr="000F6F30" w:rsidRDefault="00030055" w:rsidP="00030055">
      <w:pPr>
        <w:pStyle w:val="Prrafodelista"/>
      </w:pPr>
    </w:p>
    <w:p w14:paraId="5DB07B93" w14:textId="77777777" w:rsidR="00030055" w:rsidRPr="000F6F30" w:rsidRDefault="00030055" w:rsidP="00030055">
      <w:pPr>
        <w:pStyle w:val="Prrafodelista"/>
      </w:pPr>
    </w:p>
    <w:p w14:paraId="5681AB84" w14:textId="77777777" w:rsidR="00030055" w:rsidRPr="000F6F30" w:rsidRDefault="00030055" w:rsidP="00030055">
      <w:pPr>
        <w:pStyle w:val="Prrafodelista"/>
      </w:pPr>
    </w:p>
    <w:p w14:paraId="479DBD1F" w14:textId="77777777" w:rsidR="00030055" w:rsidRPr="000F6F30" w:rsidRDefault="00030055" w:rsidP="00030055">
      <w:pPr>
        <w:pStyle w:val="Prrafodelista"/>
      </w:pPr>
    </w:p>
    <w:p w14:paraId="096D23C2" w14:textId="77777777" w:rsidR="00030055" w:rsidRPr="000F6F30" w:rsidRDefault="00030055" w:rsidP="00030055">
      <w:pPr>
        <w:pStyle w:val="Prrafodelista"/>
      </w:pPr>
    </w:p>
    <w:p w14:paraId="3B01869E" w14:textId="77777777" w:rsidR="00030055" w:rsidRPr="000F6F30" w:rsidRDefault="00030055" w:rsidP="00030055">
      <w:pPr>
        <w:pStyle w:val="Prrafodelista"/>
      </w:pPr>
    </w:p>
    <w:p w14:paraId="44963DA1" w14:textId="77777777" w:rsidR="00030055" w:rsidRPr="000F6F30" w:rsidRDefault="00030055" w:rsidP="00030055">
      <w:pPr>
        <w:pStyle w:val="Prrafodelista"/>
      </w:pPr>
    </w:p>
    <w:p w14:paraId="52C72859" w14:textId="77777777" w:rsidR="00030055" w:rsidRPr="000F6F30" w:rsidRDefault="00030055" w:rsidP="00030055">
      <w:pPr>
        <w:pStyle w:val="Prrafodelista"/>
      </w:pPr>
    </w:p>
    <w:p w14:paraId="3D63B686" w14:textId="77777777" w:rsidR="00030055" w:rsidRPr="000F6F30" w:rsidRDefault="00030055" w:rsidP="00030055">
      <w:pPr>
        <w:pStyle w:val="Prrafodelista"/>
      </w:pPr>
      <w:r w:rsidRPr="000F6F30">
        <w:rPr>
          <w:noProof/>
        </w:rPr>
        <w:lastRenderedPageBreak/>
        <w:drawing>
          <wp:anchor distT="0" distB="0" distL="114300" distR="114300" simplePos="0" relativeHeight="251684864" behindDoc="0" locked="0" layoutInCell="0" hidden="0" allowOverlap="1" wp14:anchorId="2CB3973D" wp14:editId="00BDC36D">
            <wp:simplePos x="0" y="0"/>
            <wp:positionH relativeFrom="column">
              <wp:posOffset>-613410</wp:posOffset>
            </wp:positionH>
            <wp:positionV relativeFrom="paragraph">
              <wp:posOffset>0</wp:posOffset>
            </wp:positionV>
            <wp:extent cx="6930390" cy="3352800"/>
            <wp:effectExtent l="0" t="0" r="0" b="0"/>
            <wp:wrapSquare wrapText="bothSides"/>
            <wp:docPr id="5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27" descr="C:\Users\Win10-PC\Documents\Interfaces\Clientes\listado_clientes.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IoDAABGAAAAHgI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wAAAKIAAAAAAAAAAAAAAAAAAAIAAAA6/P//AAAAAAIAAAAAAAAAoioAAKAUAAA+AAUAMwQAADcVAAAoAAAACAAAAAEAAAABAAAA"/>
                        </a:ext>
                      </a:extLst>
                    </pic:cNvPicPr>
                  </pic:nvPicPr>
                  <pic:blipFill>
                    <a:blip r:embed="rId29"/>
                    <a:srcRect t="9060" r="700" b="5420"/>
                    <a:stretch>
                      <a:fillRect/>
                    </a:stretch>
                  </pic:blipFill>
                  <pic:spPr>
                    <a:xfrm>
                      <a:off x="0" y="0"/>
                      <a:ext cx="6930390" cy="3352800"/>
                    </a:xfrm>
                    <a:prstGeom prst="rect">
                      <a:avLst/>
                    </a:prstGeom>
                    <a:noFill/>
                    <a:ln w="12700">
                      <a:noFill/>
                    </a:ln>
                  </pic:spPr>
                </pic:pic>
              </a:graphicData>
            </a:graphic>
          </wp:anchor>
        </w:drawing>
      </w:r>
      <w:r w:rsidRPr="000F6F30">
        <w:t>Esta es la vista que se muestra, donde se consultan todos los registros de la base de datos, así mismo si desea buscar un registro con una base de datos en específico, puede utilizar la barra de búsqueda superior, indicando el número de cedula y dando clic en el botón buscar. El sistema consultará si existe el usuario y de existir, mostrará el registro en pantalla.</w:t>
      </w:r>
    </w:p>
    <w:p w14:paraId="355E0481" w14:textId="77777777" w:rsidR="00030055" w:rsidRPr="000F6F30" w:rsidRDefault="00030055" w:rsidP="00030055">
      <w:pPr>
        <w:pStyle w:val="Prrafodelista"/>
      </w:pPr>
      <w:r w:rsidRPr="000F6F30">
        <w:rPr>
          <w:noProof/>
        </w:rPr>
        <mc:AlternateContent>
          <mc:Choice Requires="wpg">
            <w:drawing>
              <wp:anchor distT="0" distB="0" distL="114300" distR="114300" simplePos="0" relativeHeight="251685888" behindDoc="0" locked="0" layoutInCell="0" hidden="0" allowOverlap="1" wp14:anchorId="0AFECBEC" wp14:editId="6BE1CD5D">
                <wp:simplePos x="0" y="0"/>
                <wp:positionH relativeFrom="page">
                  <wp:align>left</wp:align>
                </wp:positionH>
                <wp:positionV relativeFrom="paragraph">
                  <wp:posOffset>306070</wp:posOffset>
                </wp:positionV>
                <wp:extent cx="7859395" cy="2867025"/>
                <wp:effectExtent l="0" t="45085" r="0" b="0"/>
                <wp:wrapSquare wrapText="bothSides"/>
                <wp:docPr id="51" name="Grupo 195"/>
                <wp:cNvGraphicFramePr/>
                <a:graphic xmlns:a="http://schemas.openxmlformats.org/drawingml/2006/main">
                  <a:graphicData uri="http://schemas.microsoft.com/office/word/2010/wordprocessingGroup">
                    <wpg:wgp>
                      <wpg:cNvGrpSpPr>
                        <a:extLst>
                          <a:ext uri="smNativeData">
                            <sm:smNativeData xmlns="" xmlns:o="urn:schemas-microsoft-com:office:office" xmlns:v="urn:schemas-microsoft-com:vml" xmlns:w10="urn:schemas-microsoft-com:office:word" xmlns:w="http://schemas.openxmlformats.org/wordprocessingml/2006/main" xmlns:sm="smNativeData" val="SMDATA_5_uWSAYRMAAAAlAAAAAQAAAA0AAAAAkAAAAEgAAACQAAAASAAAAAAAAAAAAAAAAAAAABcAAAAUAAAAAAAAAAAAAAD/fwAA/38AAAACAAAJAAAABAAAAAAAAAAhAAAAQAAAADwAAABeAwAAAKIAAAAAAAAAAAAAAQAAAAAAAAAAAAAAAAAAAAIAAADiAQAAWTAAAKMRAAA/AAUAAAAAADcIAAAoAAAACAAAAAEAAAABAAAA"/>
                          </a:ext>
                        </a:extLst>
                      </wpg:cNvGrpSpPr>
                      <wpg:grpSpPr>
                        <a:xfrm>
                          <a:off x="0" y="0"/>
                          <a:ext cx="7859395" cy="2867025"/>
                          <a:chOff x="0" y="0"/>
                          <a:chExt cx="7859395" cy="2867025"/>
                        </a:xfrm>
                      </wpg:grpSpPr>
                      <pic:pic xmlns:pic="http://schemas.openxmlformats.org/drawingml/2006/picture">
                        <pic:nvPicPr>
                          <pic:cNvPr id="52" name="Imagen 28" descr="C:\Users\Win10-PC\Documents\Interfaces\Clientes\listado_clientes.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F8GAAATAAAAKxI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WTAAAB0KAAAAAAAAAAAAAAcLAAAoAAAACAAAAAEAAAABAAAA"/>
                              </a:ext>
                            </a:extLst>
                          </pic:cNvPicPr>
                        </pic:nvPicPr>
                        <pic:blipFill>
                          <a:blip r:embed="rId29"/>
                          <a:srcRect t="16310" r="190" b="46510"/>
                          <a:stretch>
                            <a:fillRect/>
                          </a:stretch>
                        </pic:blipFill>
                        <pic:spPr>
                          <a:xfrm>
                            <a:off x="0" y="457200"/>
                            <a:ext cx="7859395" cy="1644015"/>
                          </a:xfrm>
                          <a:prstGeom prst="rect">
                            <a:avLst/>
                          </a:prstGeom>
                          <a:noFill/>
                          <a:ln>
                            <a:noFill/>
                          </a:ln>
                        </pic:spPr>
                      </pic:pic>
                      <wps:wsp>
                        <wps:cNvPr id="53" name="Conector recto de flecha 29"/>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C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CSBAAAOAQAAAAAAAABHQAAYwkAACgAAAAIAAAAAQAAAAEAAAA="/>
                            </a:ext>
                          </a:extLst>
                        </wps:cNvCnPr>
                        <wps:spPr>
                          <a:xfrm flipH="1">
                            <a:off x="4714875" y="190500"/>
                            <a:ext cx="742950" cy="6858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wps:wsp>
                        <wps:cNvPr id="54" name="Conector recto de flecha 30"/>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C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CSBAAA/gEAAAAAAABzIwAAygsAACgAAAAIAAAAAQAAAAEAAAA="/>
                            </a:ext>
                          </a:extLst>
                        </wps:cNvCnPr>
                        <wps:spPr>
                          <a:xfrm flipH="1">
                            <a:off x="5762625" y="581025"/>
                            <a:ext cx="742950" cy="3238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wps:wsp>
                        <wps:cNvPr id="55" name="Conector recto de flecha 31"/>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C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DuAgAAVQUAAAAAAAA+DQAAWhIAACgAAAAIAAAAAQAAAAEAAAA="/>
                            </a:ext>
                          </a:extLst>
                        </wps:cNvCnPr>
                        <wps:spPr>
                          <a:xfrm flipH="1" flipV="1">
                            <a:off x="2152650" y="1647825"/>
                            <a:ext cx="476250" cy="866775"/>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wps:wsp>
                        <wps:cNvPr id="56" name="Cuadro de texto 32"/>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KDAAAdgIAAAAAAAANIAAANwgAACgAAAAIAAAAAQAAAAEAAAA="/>
                            </a:ext>
                          </a:extLst>
                        </wps:cNvSpPr>
                        <wps:spPr>
                          <a:xfrm>
                            <a:off x="5210175" y="0"/>
                            <a:ext cx="2038350" cy="400050"/>
                          </a:xfrm>
                          <a:prstGeom prst="rect">
                            <a:avLst/>
                          </a:prstGeom>
                          <a:noFill/>
                          <a:ln w="9525">
                            <a:noFill/>
                          </a:ln>
                        </wps:spPr>
                        <wps:txbx>
                          <w:txbxContent>
                            <w:p w14:paraId="3AD27190" w14:textId="77777777" w:rsidR="00030055" w:rsidRDefault="00030055" w:rsidP="00223F59">
                              <w:pPr>
                                <w:pStyle w:val="Prrafodelista"/>
                                <w:numPr>
                                  <w:ilvl w:val="0"/>
                                  <w:numId w:val="3"/>
                                </w:numPr>
                                <w:spacing w:after="160" w:line="259" w:lineRule="auto"/>
                                <w:ind w:left="720" w:hanging="360"/>
                                <w:contextualSpacing/>
                                <w:jc w:val="left"/>
                                <w:rPr>
                                  <w:lang w:val="es-MX"/>
                                </w:rPr>
                              </w:pPr>
                              <w:r>
                                <w:rPr>
                                  <w:lang w:val="es-MX"/>
                                </w:rPr>
                                <w:t>Ingrese identificación</w:t>
                              </w:r>
                            </w:p>
                          </w:txbxContent>
                        </wps:txbx>
                        <wps:bodyPr spcFirstLastPara="1" vertOverflow="clip" horzOverflow="clip" lIns="91440" tIns="45720" rIns="91440" bIns="45720" upright="1">
                          <a:prstTxWarp prst="textNoShape">
                            <a:avLst/>
                          </a:prstTxWarp>
                          <a:noAutofit/>
                        </wps:bodyPr>
                      </wps:wsp>
                      <wps:wsp>
                        <wps:cNvPr id="57" name="Cuadro de texto 33"/>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zBQAAdgIAAAAAAACrJwAAFgsAACgAAAAIAAAAAQAAAAEAAAA="/>
                            </a:ext>
                          </a:extLst>
                        </wps:cNvSpPr>
                        <wps:spPr>
                          <a:xfrm>
                            <a:off x="6448425" y="466725"/>
                            <a:ext cx="885825" cy="400050"/>
                          </a:xfrm>
                          <a:prstGeom prst="rect">
                            <a:avLst/>
                          </a:prstGeom>
                          <a:noFill/>
                          <a:ln w="9525">
                            <a:noFill/>
                          </a:ln>
                        </wps:spPr>
                        <wps:txbx>
                          <w:txbxContent>
                            <w:p w14:paraId="6B37BF60" w14:textId="77777777" w:rsidR="00030055" w:rsidRDefault="00030055" w:rsidP="00030055">
                              <w:pPr>
                                <w:rPr>
                                  <w:lang w:val="es-MX"/>
                                </w:rPr>
                              </w:pPr>
                              <w:r>
                                <w:rPr>
                                  <w:lang w:val="es-MX"/>
                                </w:rPr>
                                <w:t>2. Clic aquí</w:t>
                              </w:r>
                            </w:p>
                          </w:txbxContent>
                        </wps:txbx>
                        <wps:bodyPr spcFirstLastPara="1" vertOverflow="clip" horzOverflow="clip" lIns="91440" tIns="45720" rIns="91440" bIns="45720" upright="1">
                          <a:prstTxWarp prst="textNoShape">
                            <a:avLst/>
                          </a:prstTxWarp>
                          <a:noAutofit/>
                        </wps:bodyPr>
                      </wps:wsp>
                      <wps:wsp>
                        <wps:cNvPr id="58" name="Cuadro de texto 34"/>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7EAAAdgIAAAAAAABQCgAAZBcAACgAAAAIAAAAAQAAAAEAAAA="/>
                            </a:ext>
                          </a:extLst>
                        </wps:cNvSpPr>
                        <wps:spPr>
                          <a:xfrm>
                            <a:off x="1676400" y="2466975"/>
                            <a:ext cx="2638425" cy="400050"/>
                          </a:xfrm>
                          <a:prstGeom prst="rect">
                            <a:avLst/>
                          </a:prstGeom>
                          <a:noFill/>
                          <a:ln w="9525">
                            <a:noFill/>
                          </a:ln>
                        </wps:spPr>
                        <wps:txbx>
                          <w:txbxContent>
                            <w:p w14:paraId="5C7CBF03" w14:textId="77777777" w:rsidR="00030055" w:rsidRDefault="00030055" w:rsidP="00030055">
                              <w:pPr>
                                <w:rPr>
                                  <w:lang w:val="es-MX"/>
                                </w:rPr>
                              </w:pPr>
                              <w:r>
                                <w:rPr>
                                  <w:lang w:val="es-MX"/>
                                </w:rPr>
                                <w:t>3. Se listará resultado de consulta acá</w:t>
                              </w:r>
                            </w:p>
                          </w:txbxContent>
                        </wps:txbx>
                        <wps:bodyPr spcFirstLastPara="1" vertOverflow="clip" horzOverflow="clip" lIns="91440" tIns="45720" rIns="91440" bIns="45720" upright="1">
                          <a:prstTxWarp prst="textNoShape">
                            <a:avLst/>
                          </a:prstTxWarp>
                          <a:noAutofit/>
                        </wps:bodyPr>
                      </wps:wsp>
                    </wpg:wgp>
                  </a:graphicData>
                </a:graphic>
              </wp:anchor>
            </w:drawing>
          </mc:Choice>
          <mc:Fallback>
            <w:pict>
              <v:group w14:anchorId="0AFECBEC" id="Grupo 195" o:spid="_x0000_s1035" style="position:absolute;left:0;text-align:left;margin-left:0;margin-top:24.1pt;width:618.85pt;height:225.75pt;z-index:251685888;mso-position-horizontal:left;mso-position-horizontal-relative:page" coordsize="78593,286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" o:allowincell="f">
                <v:shape id="Imagen 28" o:spid="_x0000_s1036" type="#_x0000_t75" style="position:absolute;top:4572;width:78593;height:16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">
                  <v:imagedata r:id="rId30" o:title="listado_clientes" croptop="10689f" cropbottom="30481f" cropright="125f"/>
                </v:shape>
                <v:shape id="Conector recto de flecha 29" o:spid="_x0000_s1037" type="#_x0000_t32" style="position:absolute;left:47148;top:1905;width:7430;height:68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" strokeweight="3pt">
                  <v:stroke endarrow="block"/>
                  <v:shadow on="t" color="black" opacity="22937f" origin=",.5" offset="0,1.8pt"/>
                </v:shape>
                <v:shape id="Conector recto de flecha 30" o:spid="_x0000_s1038" type="#_x0000_t32" style="position:absolute;left:57626;top:5810;width:7429;height:3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" strokeweight="3pt">
                  <v:stroke endarrow="block"/>
                  <v:shadow on="t" color="black" opacity="22937f" origin=",.5" offset="0,1.8pt"/>
                </v:shape>
                <v:shape id="Conector recto de flecha 31" o:spid="_x0000_s1039" type="#_x0000_t32" style="position:absolute;left:21526;top:16478;width:4763;height:86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" strokeweight="3pt">
                  <v:stroke endarrow="block"/>
                  <v:shadow on="t" color="black" opacity="22937f" origin=",.5" offset="0,1.8pt"/>
                </v:shape>
                <v:rect id="Cuadro de texto 32" o:spid="_x0000_s1040" style="position:absolute;left:52101;width:20384;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" filled="f" stroked="f">
                  <v:textbox>
                    <w:txbxContent>
                      <w:p w14:paraId="3AD27190" w14:textId="77777777" w:rsidR="00030055" w:rsidRDefault="00030055" w:rsidP="00223F59">
                        <w:pPr>
                          <w:pStyle w:val="Prrafodelista"/>
                          <w:numPr>
                            <w:ilvl w:val="0"/>
                            <w:numId w:val="3"/>
                          </w:numPr>
                          <w:spacing w:after="160" w:line="259" w:lineRule="auto"/>
                          <w:ind w:left="720" w:hanging="360"/>
                          <w:contextualSpacing/>
                          <w:jc w:val="left"/>
                          <w:rPr>
                            <w:lang w:val="es-MX"/>
                          </w:rPr>
                        </w:pPr>
                        <w:r>
                          <w:rPr>
                            <w:lang w:val="es-MX"/>
                          </w:rPr>
                          <w:t>Ingrese identificación</w:t>
                        </w:r>
                      </w:p>
                    </w:txbxContent>
                  </v:textbox>
                </v:rect>
                <v:rect id="Cuadro de texto 33" o:spid="_x0000_s1041" style="position:absolute;left:64484;top:4667;width:8858;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" filled="f" stroked="f">
                  <v:textbox>
                    <w:txbxContent>
                      <w:p w14:paraId="6B37BF60" w14:textId="77777777" w:rsidR="00030055" w:rsidRDefault="00030055" w:rsidP="00030055">
                        <w:pPr>
                          <w:rPr>
                            <w:lang w:val="es-MX"/>
                          </w:rPr>
                        </w:pPr>
                        <w:r>
                          <w:rPr>
                            <w:lang w:val="es-MX"/>
                          </w:rPr>
                          <w:t>2. Clic aquí</w:t>
                        </w:r>
                      </w:p>
                    </w:txbxContent>
                  </v:textbox>
                </v:rect>
                <v:rect id="Cuadro de texto 34" o:spid="_x0000_s1042" style="position:absolute;left:16764;top:24669;width:26384;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" filled="f" stroked="f">
                  <v:textbox>
                    <w:txbxContent>
                      <w:p w14:paraId="5C7CBF03" w14:textId="77777777" w:rsidR="00030055" w:rsidRDefault="00030055" w:rsidP="00030055">
                        <w:pPr>
                          <w:rPr>
                            <w:lang w:val="es-MX"/>
                          </w:rPr>
                        </w:pPr>
                        <w:r>
                          <w:rPr>
                            <w:lang w:val="es-MX"/>
                          </w:rPr>
                          <w:t>3. Se listará resultado de consulta acá</w:t>
                        </w:r>
                      </w:p>
                    </w:txbxContent>
                  </v:textbox>
                </v:rect>
                <w10:wrap type="square" anchorx="page"/>
              </v:group>
            </w:pict>
          </mc:Fallback>
        </mc:AlternateContent>
      </w:r>
    </w:p>
    <w:p w14:paraId="72DF89D3" w14:textId="77777777" w:rsidR="00030055" w:rsidRPr="000F6F30" w:rsidRDefault="00030055" w:rsidP="00030055">
      <w:pPr>
        <w:pStyle w:val="Prrafodelista"/>
      </w:pPr>
    </w:p>
    <w:p w14:paraId="04B75001" w14:textId="77777777" w:rsidR="00030055" w:rsidRPr="000F6F30" w:rsidRDefault="00030055" w:rsidP="00030055">
      <w:pPr>
        <w:pStyle w:val="Prrafodelista"/>
      </w:pPr>
    </w:p>
    <w:p w14:paraId="0784DCA8"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t>Agregar un cliente.</w:t>
      </w:r>
    </w:p>
    <w:p w14:paraId="0F11C58B" w14:textId="77777777" w:rsidR="00030055" w:rsidRPr="000F6F30" w:rsidRDefault="00030055" w:rsidP="00030055">
      <w:pPr>
        <w:pStyle w:val="Prrafodelista"/>
        <w:ind w:left="1080"/>
      </w:pPr>
      <w:r w:rsidRPr="000F6F30">
        <w:t>Cuando de clic en la opción “agregar cliente nuevo” en la barra de tareas, se abrirá un formulario donde se llenarán los datos del cliente, una vez se diligencie debe dar clic en guardar y de inmediato será redirigido a la página de listado general.</w:t>
      </w:r>
    </w:p>
    <w:p w14:paraId="37D414ED" w14:textId="77777777" w:rsidR="00030055" w:rsidRPr="000F6F30" w:rsidRDefault="00030055" w:rsidP="00030055">
      <w:pPr>
        <w:pStyle w:val="Prrafodelista"/>
        <w:ind w:left="1080"/>
      </w:pPr>
    </w:p>
    <w:p w14:paraId="5E33A11C" w14:textId="77777777" w:rsidR="00030055" w:rsidRPr="000F6F30" w:rsidRDefault="00030055" w:rsidP="00030055">
      <w:pPr>
        <w:pStyle w:val="Prrafodelista"/>
      </w:pPr>
      <w:r w:rsidRPr="000F6F30">
        <w:rPr>
          <w:noProof/>
        </w:rPr>
        <w:drawing>
          <wp:anchor distT="0" distB="0" distL="114300" distR="114300" simplePos="0" relativeHeight="251686912" behindDoc="0" locked="0" layoutInCell="0" hidden="0" allowOverlap="1" wp14:anchorId="509049B4" wp14:editId="4A68699D">
            <wp:simplePos x="0" y="0"/>
            <wp:positionH relativeFrom="column">
              <wp:posOffset>0</wp:posOffset>
            </wp:positionH>
            <wp:positionV relativeFrom="paragraph">
              <wp:posOffset>180975</wp:posOffset>
            </wp:positionV>
            <wp:extent cx="4019550" cy="2846705"/>
            <wp:effectExtent l="0" t="0" r="0" b="0"/>
            <wp:wrapSquare wrapText="bothSides"/>
            <wp:docPr id="59"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196" descr="C:\Users\Win10-PC\Documents\Interfaces\Clientes\menu_personas.PN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YDAACEHQAAQhc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wAAAKIAAAAAAAAAAAAAAAAAAAIAAAAAAAAAAAAAAAIAAAAdAQAAuhgAAIMRAAA/AAUAoAUAAHgmAAAoAAAACAAAAAEAAAABAAAA"/>
                        </a:ext>
                      </a:extLst>
                    </pic:cNvPicPr>
                  </pic:nvPicPr>
                  <pic:blipFill>
                    <a:blip r:embed="rId27"/>
                    <a:srcRect t="9660" r="75560" b="59540"/>
                    <a:stretch>
                      <a:fillRect/>
                    </a:stretch>
                  </pic:blipFill>
                  <pic:spPr>
                    <a:xfrm>
                      <a:off x="0" y="0"/>
                      <a:ext cx="4019550" cy="2846705"/>
                    </a:xfrm>
                    <a:prstGeom prst="rect">
                      <a:avLst/>
                    </a:prstGeom>
                    <a:noFill/>
                    <a:ln w="12700">
                      <a:noFill/>
                    </a:ln>
                  </pic:spPr>
                </pic:pic>
              </a:graphicData>
            </a:graphic>
          </wp:anchor>
        </w:drawing>
      </w:r>
    </w:p>
    <w:p w14:paraId="7DB8A747" w14:textId="77777777" w:rsidR="00030055" w:rsidRPr="000F6F30" w:rsidRDefault="00030055" w:rsidP="00030055">
      <w:pPr>
        <w:pStyle w:val="Prrafodelista"/>
      </w:pPr>
    </w:p>
    <w:p w14:paraId="2FF65584" w14:textId="77777777" w:rsidR="00030055" w:rsidRPr="000F6F30" w:rsidRDefault="00030055" w:rsidP="00030055">
      <w:pPr>
        <w:pStyle w:val="Prrafodelista"/>
      </w:pPr>
    </w:p>
    <w:p w14:paraId="183B7336" w14:textId="77777777" w:rsidR="00030055" w:rsidRPr="000F6F30" w:rsidRDefault="00030055" w:rsidP="00030055">
      <w:pPr>
        <w:pStyle w:val="Prrafodelista"/>
      </w:pPr>
    </w:p>
    <w:p w14:paraId="3BBF9251" w14:textId="77777777" w:rsidR="00030055" w:rsidRPr="000F6F30" w:rsidRDefault="00030055" w:rsidP="00030055">
      <w:pPr>
        <w:pStyle w:val="Prrafodelista"/>
      </w:pPr>
      <w:r w:rsidRPr="000F6F30">
        <w:rPr>
          <w:noProof/>
        </w:rPr>
        <mc:AlternateContent>
          <mc:Choice Requires="wps">
            <w:drawing>
              <wp:anchor distT="0" distB="0" distL="114300" distR="114300" simplePos="0" relativeHeight="251687936" behindDoc="0" locked="0" layoutInCell="0" hidden="0" allowOverlap="1" wp14:anchorId="22A8831B" wp14:editId="35BA58D5">
                <wp:simplePos x="0" y="0"/>
                <wp:positionH relativeFrom="column">
                  <wp:posOffset>3682365</wp:posOffset>
                </wp:positionH>
                <wp:positionV relativeFrom="paragraph">
                  <wp:posOffset>709295</wp:posOffset>
                </wp:positionV>
                <wp:extent cx="1495425" cy="45720"/>
                <wp:effectExtent l="258445" t="235585" r="258445" b="281305"/>
                <wp:wrapNone/>
                <wp:docPr id="60" name="Conector recto de flecha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GgDAAAAoAAAAAAAAAAAAAAAAAAAAgAAAKcWAAAAAAAAAgAAAF0EAAAzCQAASAAAAD8ABQBHHAAArC8AACgAAAAIAAAAAQAAAAEAAAA="/>
                          </a:ext>
                        </a:extLst>
                      </wps:cNvCnPr>
                      <wps:spPr>
                        <a:xfrm flipH="1">
                          <a:off x="0" y="0"/>
                          <a:ext cx="1495425" cy="4572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433D34AB" id="Conector recto de flecha 197" o:spid="_x0000_s1026" type="#_x0000_t32" style="position:absolute;margin-left:289.95pt;margin-top:55.85pt;width:117.75pt;height:3.6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" o:allowincell="f" strokeweight="3pt">
                <v:stroke endarrow="block"/>
                <v:shadow on="t" color="black" opacity="22937f" origin=",.5" offset="0,1.8pt"/>
              </v:shape>
            </w:pict>
          </mc:Fallback>
        </mc:AlternateContent>
      </w:r>
    </w:p>
    <w:p w14:paraId="3F5D1401" w14:textId="77777777" w:rsidR="00030055" w:rsidRPr="000F6F30" w:rsidRDefault="00030055" w:rsidP="00030055">
      <w:pPr>
        <w:pStyle w:val="Prrafodelista"/>
      </w:pPr>
      <w:r w:rsidRPr="000F6F30">
        <w:rPr>
          <w:noProof/>
        </w:rPr>
        <mc:AlternateContent>
          <mc:Choice Requires="wps">
            <w:drawing>
              <wp:anchor distT="45720" distB="45720" distL="114300" distR="114300" simplePos="0" relativeHeight="251688960" behindDoc="0" locked="0" layoutInCell="0" hidden="0" allowOverlap="1" wp14:anchorId="48EEBBCB" wp14:editId="09A7417A">
                <wp:simplePos x="0" y="0"/>
                <wp:positionH relativeFrom="column">
                  <wp:posOffset>4330065</wp:posOffset>
                </wp:positionH>
                <wp:positionV relativeFrom="paragraph">
                  <wp:posOffset>234950</wp:posOffset>
                </wp:positionV>
                <wp:extent cx="2360930" cy="367030"/>
                <wp:effectExtent l="0" t="0" r="0" b="0"/>
                <wp:wrapTopAndBottom/>
                <wp:docPr id="61" name="Cuadro de texto 31"/>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GkDAAAAoQAAAAAAAAAAAAAAAAAAAgAAAKMaAAAAAAAAAgAAAHIBAACGDgAAQgIAAD8ABQBDIAAAPi4AACgAAAAIAAAAAQAAAAMAAAA="/>
                          </a:ext>
                        </a:extLst>
                      </wps:cNvSpPr>
                      <wps:spPr>
                        <a:xfrm>
                          <a:off x="0" y="0"/>
                          <a:ext cx="2360930" cy="367030"/>
                        </a:xfrm>
                        <a:prstGeom prst="rect">
                          <a:avLst/>
                        </a:prstGeom>
                        <a:noFill/>
                        <a:ln w="9525">
                          <a:noFill/>
                        </a:ln>
                      </wps:spPr>
                      <wps:txbx>
                        <w:txbxContent>
                          <w:p w14:paraId="213C23E2" w14:textId="77777777" w:rsidR="00030055" w:rsidRDefault="00030055" w:rsidP="00223F59">
                            <w:pPr>
                              <w:pStyle w:val="Prrafodelista"/>
                              <w:numPr>
                                <w:ilvl w:val="0"/>
                                <w:numId w:val="23"/>
                              </w:numPr>
                              <w:spacing w:after="160" w:line="259" w:lineRule="auto"/>
                              <w:ind w:left="720" w:hanging="360"/>
                              <w:contextualSpacing/>
                              <w:jc w:val="left"/>
                            </w:pPr>
                            <w:r>
                              <w:rPr>
                                <w:lang w:val="es-MX"/>
                              </w:rPr>
                              <w:t>Clic aquí</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48EEBBCB" id="Cuadro de texto 31" o:spid="_x0000_s1043" style="position:absolute;left:0;text-align:left;margin-left:340.95pt;margin-top:18.5pt;width:185.9pt;height:28.9pt;z-index:2516889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" o:allowincell="f" filled="f" stroked="f">
                <v:textbox style="mso-fit-shape-to-text:t">
                  <w:txbxContent>
                    <w:p w14:paraId="213C23E2" w14:textId="77777777" w:rsidR="00030055" w:rsidRDefault="00030055" w:rsidP="00223F59">
                      <w:pPr>
                        <w:pStyle w:val="Prrafodelista"/>
                        <w:numPr>
                          <w:ilvl w:val="0"/>
                          <w:numId w:val="23"/>
                        </w:numPr>
                        <w:spacing w:after="160" w:line="259" w:lineRule="auto"/>
                        <w:ind w:left="720" w:hanging="360"/>
                        <w:contextualSpacing/>
                        <w:jc w:val="left"/>
                      </w:pPr>
                      <w:r>
                        <w:rPr>
                          <w:lang w:val="es-MX"/>
                        </w:rPr>
                        <w:t>Clic aquí</w:t>
                      </w:r>
                    </w:p>
                  </w:txbxContent>
                </v:textbox>
                <w10:wrap type="topAndBottom"/>
              </v:rect>
            </w:pict>
          </mc:Fallback>
        </mc:AlternateContent>
      </w:r>
    </w:p>
    <w:p w14:paraId="70D53763" w14:textId="77777777" w:rsidR="00030055" w:rsidRPr="000F6F30" w:rsidRDefault="00030055" w:rsidP="00030055">
      <w:pPr>
        <w:pStyle w:val="Prrafodelista"/>
      </w:pPr>
    </w:p>
    <w:p w14:paraId="3EBAC6AD" w14:textId="77777777" w:rsidR="00030055" w:rsidRPr="000F6F30" w:rsidRDefault="00030055" w:rsidP="00030055">
      <w:pPr>
        <w:pStyle w:val="Prrafodelista"/>
      </w:pPr>
    </w:p>
    <w:p w14:paraId="1E64C27A" w14:textId="77777777" w:rsidR="00030055" w:rsidRPr="000F6F30" w:rsidRDefault="00030055" w:rsidP="00030055">
      <w:pPr>
        <w:pStyle w:val="Prrafodelista"/>
      </w:pPr>
    </w:p>
    <w:p w14:paraId="1A857DD1" w14:textId="77777777" w:rsidR="00030055" w:rsidRPr="000F6F30" w:rsidRDefault="00030055" w:rsidP="00030055">
      <w:pPr>
        <w:pStyle w:val="Prrafodelista"/>
      </w:pPr>
    </w:p>
    <w:p w14:paraId="0E3876F2" w14:textId="77777777" w:rsidR="00030055" w:rsidRPr="000F6F30" w:rsidRDefault="00030055" w:rsidP="00030055">
      <w:pPr>
        <w:pStyle w:val="Prrafodelista"/>
      </w:pPr>
    </w:p>
    <w:p w14:paraId="2737E859" w14:textId="77777777" w:rsidR="00030055" w:rsidRPr="000F6F30" w:rsidRDefault="00030055" w:rsidP="00030055">
      <w:pPr>
        <w:pStyle w:val="Prrafodelista"/>
      </w:pPr>
    </w:p>
    <w:p w14:paraId="26D96E48" w14:textId="77777777" w:rsidR="00030055" w:rsidRPr="000F6F30" w:rsidRDefault="00030055" w:rsidP="00030055">
      <w:pPr>
        <w:pStyle w:val="Prrafodelista"/>
      </w:pPr>
    </w:p>
    <w:p w14:paraId="7E6892B9" w14:textId="77777777" w:rsidR="00030055" w:rsidRPr="000F6F30" w:rsidRDefault="00030055" w:rsidP="00030055">
      <w:pPr>
        <w:pStyle w:val="Prrafodelista"/>
      </w:pPr>
    </w:p>
    <w:p w14:paraId="0CD1C9DB" w14:textId="77777777" w:rsidR="00030055" w:rsidRPr="000F6F30" w:rsidRDefault="00030055" w:rsidP="00030055">
      <w:pPr>
        <w:pStyle w:val="Prrafodelista"/>
      </w:pPr>
      <w:r w:rsidRPr="000F6F30">
        <w:rPr>
          <w:noProof/>
        </w:rPr>
        <w:lastRenderedPageBreak/>
        <mc:AlternateContent>
          <mc:Choice Requires="wps">
            <w:drawing>
              <wp:anchor distT="0" distB="0" distL="114300" distR="114300" simplePos="0" relativeHeight="251689984" behindDoc="0" locked="0" layoutInCell="0" hidden="0" allowOverlap="1" wp14:anchorId="708799EB" wp14:editId="1D28B9D8">
                <wp:simplePos x="0" y="0"/>
                <wp:positionH relativeFrom="column">
                  <wp:posOffset>443865</wp:posOffset>
                </wp:positionH>
                <wp:positionV relativeFrom="paragraph">
                  <wp:posOffset>505460</wp:posOffset>
                </wp:positionV>
                <wp:extent cx="5038725" cy="2057400"/>
                <wp:effectExtent l="25400" t="25400" r="25400" b="25400"/>
                <wp:wrapNone/>
                <wp:docPr id="62" name="Rectángulo 200"/>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Dtgj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HIDAAAAoAAAAAAAAAAAAAAAAAAAAgAAALsCAAAAAAAAAgAAABwDAAD/HgAAqAwAAEAABQC0CgAA6A0AACgAAAAIAAAAAQAAAAEAAAA="/>
                          </a:ext>
                        </a:extLst>
                      </wps:cNvSpPr>
                      <wps:spPr>
                        <a:xfrm>
                          <a:off x="0" y="0"/>
                          <a:ext cx="5038725" cy="2057400"/>
                        </a:xfrm>
                        <a:prstGeom prst="rect">
                          <a:avLst/>
                        </a:prstGeom>
                        <a:noFill/>
                        <a:ln w="25400">
                          <a:solidFill>
                            <a:srgbClr val="3B608C"/>
                          </a:solidFill>
                        </a:ln>
                      </wps:spPr>
                      <wps:bodyPr spcFirstLastPara="1" vertOverflow="clip" horzOverflow="clip" lIns="91440" tIns="45720" rIns="91440" bIns="45720" anchor="ctr" upright="1">
                        <a:noAutofit/>
                      </wps:bodyPr>
                    </wps:wsp>
                  </a:graphicData>
                </a:graphic>
              </wp:anchor>
            </w:drawing>
          </mc:Choice>
          <mc:Fallback>
            <w:pict>
              <v:rect w14:anchorId="5A149D3F" id="Rectángulo 200" o:spid="_x0000_s1026" style="position:absolute;margin-left:34.95pt;margin-top:39.8pt;width:396.75pt;height:16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" o:allowincell="f" filled="f" strokecolor="#3b608c" strokeweight="2pt"/>
            </w:pict>
          </mc:Fallback>
        </mc:AlternateContent>
      </w:r>
      <w:r w:rsidRPr="000F6F30">
        <w:rPr>
          <w:noProof/>
        </w:rPr>
        <mc:AlternateContent>
          <mc:Choice Requires="wps">
            <w:drawing>
              <wp:anchor distT="0" distB="0" distL="114300" distR="114300" simplePos="0" relativeHeight="251691008" behindDoc="0" locked="0" layoutInCell="0" hidden="0" allowOverlap="1" wp14:anchorId="3E6E557B" wp14:editId="29D22A80">
                <wp:simplePos x="0" y="0"/>
                <wp:positionH relativeFrom="column">
                  <wp:posOffset>-260985</wp:posOffset>
                </wp:positionH>
                <wp:positionV relativeFrom="paragraph">
                  <wp:posOffset>1962785</wp:posOffset>
                </wp:positionV>
                <wp:extent cx="885825" cy="838200"/>
                <wp:effectExtent l="258445" t="235585" r="258445" b="281305"/>
                <wp:wrapNone/>
                <wp:docPr id="63" name="Conector recto de flecha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HIDAAAAoAAAAAAAAAAAAAAAAAAAAgAAAGX+//8AAAAAAgAAABMMAABzBQAAKAUAAEAABQBeBgAA3xYAACgAAAAIAAAAAQAAAAEAAAA="/>
                          </a:ext>
                        </a:extLst>
                      </wps:cNvCnPr>
                      <wps:spPr>
                        <a:xfrm flipH="1">
                          <a:off x="0" y="0"/>
                          <a:ext cx="885825" cy="8382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7859FB45" id="Conector recto de flecha 201" o:spid="_x0000_s1026" type="#_x0000_t32" style="position:absolute;margin-left:-20.55pt;margin-top:154.55pt;width:69.75pt;height:66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692032" behindDoc="0" locked="0" layoutInCell="0" hidden="0" allowOverlap="1" wp14:anchorId="7EB529AB" wp14:editId="070C75AB">
                <wp:simplePos x="0" y="0"/>
                <wp:positionH relativeFrom="page">
                  <wp:posOffset>95250</wp:posOffset>
                </wp:positionH>
                <wp:positionV relativeFrom="paragraph">
                  <wp:posOffset>2810510</wp:posOffset>
                </wp:positionV>
                <wp:extent cx="1257300" cy="541020"/>
                <wp:effectExtent l="0" t="0" r="0" b="0"/>
                <wp:wrapNone/>
                <wp:docPr id="64" name="Cuadro de texto 30"/>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HIDAAAAoAAAAAAAAAAAAAAAAAAAAAAAAJYAAAAAAAAAAgAAAEoRAAC8BwAAVAMAAEAABQCWAAAAFhwAACgAAAAIAAAAAQAAAAMAAAA="/>
                          </a:ext>
                        </a:extLst>
                      </wps:cNvSpPr>
                      <wps:spPr>
                        <a:xfrm>
                          <a:off x="0" y="0"/>
                          <a:ext cx="1257300" cy="541020"/>
                        </a:xfrm>
                        <a:prstGeom prst="rect">
                          <a:avLst/>
                        </a:prstGeom>
                        <a:noFill/>
                        <a:ln w="9525">
                          <a:noFill/>
                        </a:ln>
                      </wps:spPr>
                      <wps:txbx>
                        <w:txbxContent>
                          <w:p w14:paraId="0353DCE5" w14:textId="77777777" w:rsidR="00030055" w:rsidRDefault="00030055" w:rsidP="00223F59">
                            <w:pPr>
                              <w:pStyle w:val="Prrafodelista"/>
                              <w:numPr>
                                <w:ilvl w:val="0"/>
                                <w:numId w:val="23"/>
                              </w:numPr>
                              <w:spacing w:after="160" w:line="259" w:lineRule="auto"/>
                              <w:ind w:left="720" w:hanging="360"/>
                              <w:contextualSpacing/>
                              <w:jc w:val="left"/>
                            </w:pPr>
                            <w:r>
                              <w:rPr>
                                <w:lang w:val="es-MX"/>
                              </w:rPr>
                              <w:t>Llene los campos</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7EB529AB" id="Cuadro de texto 30" o:spid="_x0000_s1044" style="position:absolute;left:0;text-align:left;margin-left:7.5pt;margin-top:221.3pt;width:99pt;height:42.6pt;z-index:251692032;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" o:allowincell="f" filled="f" stroked="f">
                <v:textbox style="mso-fit-shape-to-text:t">
                  <w:txbxContent>
                    <w:p w14:paraId="0353DCE5" w14:textId="77777777" w:rsidR="00030055" w:rsidRDefault="00030055" w:rsidP="00223F59">
                      <w:pPr>
                        <w:pStyle w:val="Prrafodelista"/>
                        <w:numPr>
                          <w:ilvl w:val="0"/>
                          <w:numId w:val="23"/>
                        </w:numPr>
                        <w:spacing w:after="160" w:line="259" w:lineRule="auto"/>
                        <w:ind w:left="720" w:hanging="360"/>
                        <w:contextualSpacing/>
                        <w:jc w:val="left"/>
                      </w:pPr>
                      <w:r>
                        <w:rPr>
                          <w:lang w:val="es-MX"/>
                        </w:rPr>
                        <w:t>Llene los campos</w:t>
                      </w:r>
                    </w:p>
                  </w:txbxContent>
                </v:textbox>
                <w10:wrap anchorx="page"/>
              </v:rect>
            </w:pict>
          </mc:Fallback>
        </mc:AlternateContent>
      </w:r>
      <w:r w:rsidRPr="000F6F30">
        <w:rPr>
          <w:noProof/>
        </w:rPr>
        <mc:AlternateContent>
          <mc:Choice Requires="wps">
            <w:drawing>
              <wp:anchor distT="0" distB="0" distL="114300" distR="114300" simplePos="0" relativeHeight="251693056" behindDoc="0" locked="0" layoutInCell="0" hidden="0" allowOverlap="1" wp14:anchorId="040ACE02" wp14:editId="2D8DCEA3">
                <wp:simplePos x="0" y="0"/>
                <wp:positionH relativeFrom="column">
                  <wp:posOffset>1472565</wp:posOffset>
                </wp:positionH>
                <wp:positionV relativeFrom="paragraph">
                  <wp:posOffset>2762885</wp:posOffset>
                </wp:positionV>
                <wp:extent cx="38100" cy="904875"/>
                <wp:effectExtent l="258445" t="235585" r="258445" b="281305"/>
                <wp:wrapNone/>
                <wp:docPr id="65" name="Conector recto de flecha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HIDAAAAoAAAAAAAAAAAAAAAAAAAAgAAAA8JAAAAAAAAAgAAAP8QAAA8AAAAkQUAAEAABQAIEQAAyxsAACgAAAAIAAAAAQAAAAEAAAA="/>
                          </a:ext>
                        </a:extLst>
                      </wps:cNvCnPr>
                      <wps:spPr>
                        <a:xfrm flipV="1">
                          <a:off x="0" y="0"/>
                          <a:ext cx="38100" cy="904875"/>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3065FAB8" id="Conector recto de flecha 203" o:spid="_x0000_s1026" type="#_x0000_t32" style="position:absolute;margin-left:115.95pt;margin-top:217.55pt;width:3pt;height:71.2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" o:allowincell="f" strokeweight="3pt">
                <v:stroke endarrow="block"/>
                <v:shadow on="t" color="black" opacity="22937f" origin=",.5" offset="0,1.8pt"/>
              </v:shape>
            </w:pict>
          </mc:Fallback>
        </mc:AlternateContent>
      </w:r>
      <w:r w:rsidRPr="000F6F30">
        <w:rPr>
          <w:noProof/>
        </w:rPr>
        <w:drawing>
          <wp:inline distT="0" distB="0" distL="0" distR="0" wp14:anchorId="343D07A0" wp14:editId="245A58BF">
            <wp:extent cx="5612130" cy="3155315"/>
            <wp:effectExtent l="0" t="0" r="0" b="0"/>
            <wp:docPr id="13"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99"/>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wAAB6AAAAAAAAAAAAAAAAAAAAAAAAAAAAAAAAAAAAAAAAAAAAAAhiIAAGkTAAAAAAAAAAAAAAAAAAAoAAAACAAAAAEAAAABAAAA"/>
                        </a:ext>
                      </a:extLst>
                    </pic:cNvPicPr>
                  </pic:nvPicPr>
                  <pic:blipFill>
                    <a:blip r:embed="rId31"/>
                    <a:stretch>
                      <a:fillRect/>
                    </a:stretch>
                  </pic:blipFill>
                  <pic:spPr>
                    <a:xfrm>
                      <a:off x="0" y="0"/>
                      <a:ext cx="5612130" cy="3155315"/>
                    </a:xfrm>
                    <a:prstGeom prst="rect">
                      <a:avLst/>
                    </a:prstGeom>
                    <a:noFill/>
                    <a:ln w="9525">
                      <a:noFill/>
                    </a:ln>
                  </pic:spPr>
                </pic:pic>
              </a:graphicData>
            </a:graphic>
          </wp:inline>
        </w:drawing>
      </w:r>
    </w:p>
    <w:p w14:paraId="673999C4" w14:textId="77777777" w:rsidR="00030055" w:rsidRPr="000F6F30" w:rsidRDefault="00030055" w:rsidP="00030055">
      <w:pPr>
        <w:rPr>
          <w:rFonts w:ascii="Times New Roman" w:hAnsi="Times New Roman" w:cs="Times New Roman"/>
          <w:szCs w:val="24"/>
        </w:rPr>
      </w:pPr>
    </w:p>
    <w:p w14:paraId="27CCF1C9"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45720" distB="45720" distL="114300" distR="114300" simplePos="0" relativeHeight="251694080" behindDoc="0" locked="0" layoutInCell="0" hidden="0" allowOverlap="1" wp14:anchorId="390B6623" wp14:editId="055A22E3">
                <wp:simplePos x="0" y="0"/>
                <wp:positionH relativeFrom="page">
                  <wp:posOffset>1685925</wp:posOffset>
                </wp:positionH>
                <wp:positionV relativeFrom="paragraph">
                  <wp:posOffset>76200</wp:posOffset>
                </wp:positionV>
                <wp:extent cx="1695450" cy="367030"/>
                <wp:effectExtent l="0" t="0" r="0" b="0"/>
                <wp:wrapNone/>
                <wp:docPr id="66" name="Cuadro de texto 29"/>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HQDAAAAoAAAAAAAAAAAAAAAAAAAAAAAAF8KAAAAAAAAAgAAAHgAAABuCgAAQgIAAEAABQBfCgAAGCEAACgAAAAIAAAAAQAAAAMAAAA="/>
                          </a:ext>
                        </a:extLst>
                      </wps:cNvSpPr>
                      <wps:spPr>
                        <a:xfrm>
                          <a:off x="0" y="0"/>
                          <a:ext cx="1695450" cy="367030"/>
                        </a:xfrm>
                        <a:prstGeom prst="rect">
                          <a:avLst/>
                        </a:prstGeom>
                        <a:noFill/>
                        <a:ln w="9525">
                          <a:noFill/>
                        </a:ln>
                      </wps:spPr>
                      <wps:txbx>
                        <w:txbxContent>
                          <w:p w14:paraId="1E0E5935" w14:textId="77777777" w:rsidR="00030055" w:rsidRDefault="00030055" w:rsidP="00223F59">
                            <w:pPr>
                              <w:pStyle w:val="Prrafodelista"/>
                              <w:numPr>
                                <w:ilvl w:val="0"/>
                                <w:numId w:val="23"/>
                              </w:numPr>
                              <w:spacing w:after="160" w:line="259" w:lineRule="auto"/>
                              <w:ind w:left="720" w:hanging="360"/>
                              <w:contextualSpacing/>
                              <w:jc w:val="left"/>
                            </w:pPr>
                            <w:r>
                              <w:rPr>
                                <w:lang w:val="es-MX"/>
                              </w:rPr>
                              <w:t>Clic en guardar</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390B6623" id="Cuadro de texto 29" o:spid="_x0000_s1045" style="position:absolute;left:0;text-align:left;margin-left:132.75pt;margin-top:6pt;width:133.5pt;height:28.9pt;z-index:251694080;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" o:allowincell="f" filled="f" stroked="f">
                <v:textbox style="mso-fit-shape-to-text:t">
                  <w:txbxContent>
                    <w:p w14:paraId="1E0E5935" w14:textId="77777777" w:rsidR="00030055" w:rsidRDefault="00030055" w:rsidP="00223F59">
                      <w:pPr>
                        <w:pStyle w:val="Prrafodelista"/>
                        <w:numPr>
                          <w:ilvl w:val="0"/>
                          <w:numId w:val="23"/>
                        </w:numPr>
                        <w:spacing w:after="160" w:line="259" w:lineRule="auto"/>
                        <w:ind w:left="720" w:hanging="360"/>
                        <w:contextualSpacing/>
                        <w:jc w:val="left"/>
                      </w:pPr>
                      <w:r>
                        <w:rPr>
                          <w:lang w:val="es-MX"/>
                        </w:rPr>
                        <w:t>Clic en guardar</w:t>
                      </w:r>
                    </w:p>
                  </w:txbxContent>
                </v:textbox>
                <w10:wrap anchorx="page"/>
              </v:rect>
            </w:pict>
          </mc:Fallback>
        </mc:AlternateContent>
      </w:r>
    </w:p>
    <w:p w14:paraId="7C646FFA" w14:textId="77777777" w:rsidR="00030055" w:rsidRPr="000F6F30" w:rsidRDefault="00030055" w:rsidP="00030055">
      <w:pPr>
        <w:rPr>
          <w:rFonts w:ascii="Times New Roman" w:hAnsi="Times New Roman" w:cs="Times New Roman"/>
          <w:szCs w:val="24"/>
        </w:rPr>
      </w:pPr>
    </w:p>
    <w:p w14:paraId="3428C05C"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t>Consultar datos, actualizar y eliminar</w:t>
      </w:r>
    </w:p>
    <w:p w14:paraId="1A684AB0"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szCs w:val="24"/>
        </w:rPr>
        <w:t xml:space="preserve">Cuando se encuentre en la vista de consulta de clientes, de clic en el botón </w:t>
      </w:r>
      <w:proofErr w:type="spellStart"/>
      <w:r w:rsidRPr="000F6F30">
        <w:rPr>
          <w:rFonts w:ascii="Times New Roman" w:hAnsi="Times New Roman" w:cs="Times New Roman"/>
          <w:szCs w:val="24"/>
        </w:rPr>
        <w:t>info</w:t>
      </w:r>
      <w:proofErr w:type="spellEnd"/>
      <w:r w:rsidRPr="000F6F30">
        <w:rPr>
          <w:rFonts w:ascii="Times New Roman" w:hAnsi="Times New Roman" w:cs="Times New Roman"/>
          <w:szCs w:val="24"/>
        </w:rPr>
        <w:t>. Allí se le redirigirá a una vista donde se listarán todos los datos del cliente con la posibilidad de poder actualizarlos o eliminarlos</w:t>
      </w:r>
    </w:p>
    <w:p w14:paraId="2E05FD6F"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w:drawing>
          <wp:anchor distT="0" distB="0" distL="114300" distR="114300" simplePos="0" relativeHeight="251695104" behindDoc="0" locked="0" layoutInCell="0" hidden="0" allowOverlap="1" wp14:anchorId="6DF90D98" wp14:editId="068B63BA">
            <wp:simplePos x="0" y="0"/>
            <wp:positionH relativeFrom="column">
              <wp:posOffset>-527685</wp:posOffset>
            </wp:positionH>
            <wp:positionV relativeFrom="paragraph">
              <wp:posOffset>313690</wp:posOffset>
            </wp:positionV>
            <wp:extent cx="7007225" cy="1790700"/>
            <wp:effectExtent l="0" t="0" r="0" b="0"/>
            <wp:wrapTopAndBottom/>
            <wp:docPr id="67"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206" descr="C:\Users\Win10-PC\Documents\Interfaces\Clientes\listado_clientes.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GwDAAAkAAAA7xE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4AwAAAKEAAAAAAAAAAAAAAAAAAAIAAADB/P//AAAAAAIAAADuAQAAGysAAAQLAABAAAUAtQQAAEwsAAAoAAAACAAAAAEAAAABAAAA"/>
                        </a:ext>
                      </a:extLst>
                    </pic:cNvPicPr>
                  </pic:nvPicPr>
                  <pic:blipFill>
                    <a:blip r:embed="rId29"/>
                    <a:srcRect t="8760" r="360" b="45910"/>
                    <a:stretch>
                      <a:fillRect/>
                    </a:stretch>
                  </pic:blipFill>
                  <pic:spPr>
                    <a:xfrm>
                      <a:off x="0" y="0"/>
                      <a:ext cx="7007225" cy="1790700"/>
                    </a:xfrm>
                    <a:prstGeom prst="rect">
                      <a:avLst/>
                    </a:prstGeom>
                    <a:noFill/>
                    <a:ln w="12700">
                      <a:noFill/>
                    </a:ln>
                  </pic:spPr>
                </pic:pic>
              </a:graphicData>
            </a:graphic>
          </wp:anchor>
        </w:drawing>
      </w:r>
      <w:r w:rsidRPr="000F6F30">
        <w:rPr>
          <w:rFonts w:ascii="Times New Roman" w:hAnsi="Times New Roman" w:cs="Times New Roman"/>
          <w:noProof/>
          <w:szCs w:val="24"/>
        </w:rPr>
        <mc:AlternateContent>
          <mc:Choice Requires="wps">
            <w:drawing>
              <wp:anchor distT="0" distB="0" distL="114300" distR="114300" simplePos="0" relativeHeight="251696128" behindDoc="0" locked="0" layoutInCell="0" hidden="0" allowOverlap="1" wp14:anchorId="2C7D9271" wp14:editId="6867B18B">
                <wp:simplePos x="0" y="0"/>
                <wp:positionH relativeFrom="column">
                  <wp:posOffset>5244465</wp:posOffset>
                </wp:positionH>
                <wp:positionV relativeFrom="paragraph">
                  <wp:posOffset>1675765</wp:posOffset>
                </wp:positionV>
                <wp:extent cx="200025" cy="1066800"/>
                <wp:effectExtent l="258445" t="235585" r="258445" b="281305"/>
                <wp:wrapNone/>
                <wp:docPr id="68" name="Conector recto de flecha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HgDAAAAoAAAAAAAAAAAAAAAAAAAAgAAAEMgAAAAAAAAAgAAAE8KAAA7AQAAkAYAAEAABQA8KAAArTQAACgAAAAIAAAAAQAAAAEAAAA="/>
                          </a:ext>
                        </a:extLst>
                      </wps:cNvCnPr>
                      <wps:spPr>
                        <a:xfrm flipH="1" flipV="1">
                          <a:off x="0" y="0"/>
                          <a:ext cx="200025" cy="10668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56338160" id="Conector recto de flecha 207" o:spid="_x0000_s1026" type="#_x0000_t32" style="position:absolute;margin-left:412.95pt;margin-top:131.95pt;width:15.75pt;height:84pt;flip:x 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" o:allowincell="f" strokeweight="3pt">
                <v:stroke endarrow="block"/>
                <v:shadow on="t" color="black" opacity="22937f" origin=",.5" offset="0,1.8pt"/>
              </v:shape>
            </w:pict>
          </mc:Fallback>
        </mc:AlternateContent>
      </w:r>
    </w:p>
    <w:p w14:paraId="36D84758" w14:textId="77777777" w:rsidR="00030055" w:rsidRPr="000F6F30" w:rsidRDefault="00030055" w:rsidP="00030055">
      <w:pPr>
        <w:ind w:left="720"/>
        <w:rPr>
          <w:rFonts w:ascii="Times New Roman" w:hAnsi="Times New Roman" w:cs="Times New Roman"/>
          <w:szCs w:val="24"/>
        </w:rPr>
      </w:pPr>
    </w:p>
    <w:p w14:paraId="2235C167" w14:textId="77777777" w:rsidR="00030055" w:rsidRPr="000F6F30" w:rsidRDefault="00030055" w:rsidP="00030055">
      <w:pPr>
        <w:ind w:left="720"/>
        <w:rPr>
          <w:rFonts w:ascii="Times New Roman" w:hAnsi="Times New Roman" w:cs="Times New Roman"/>
          <w:szCs w:val="24"/>
        </w:rPr>
      </w:pPr>
    </w:p>
    <w:p w14:paraId="03495C5F"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45720" distB="45720" distL="114300" distR="114300" simplePos="0" relativeHeight="251697152" behindDoc="0" locked="0" layoutInCell="0" hidden="0" allowOverlap="1" wp14:anchorId="6D13200C" wp14:editId="11C1648C">
                <wp:simplePos x="0" y="0"/>
                <wp:positionH relativeFrom="margin">
                  <wp:posOffset>4049395</wp:posOffset>
                </wp:positionH>
                <wp:positionV relativeFrom="paragraph">
                  <wp:posOffset>9525</wp:posOffset>
                </wp:positionV>
                <wp:extent cx="2143125" cy="367030"/>
                <wp:effectExtent l="0" t="0" r="0" b="0"/>
                <wp:wrapNone/>
                <wp:docPr id="69" name="Cuadro de texto 28"/>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HsDAAAAoAAAAAAAAAAAAAAAAAAAAQAAAOkYAAAAAAAAAgAAAA8AAAAvDQAAQgIAAEEABQCJHgAAPAoAACgAAAAIAAAAAQAAAAMAAAA="/>
                          </a:ext>
                        </a:extLst>
                      </wps:cNvSpPr>
                      <wps:spPr>
                        <a:xfrm>
                          <a:off x="0" y="0"/>
                          <a:ext cx="2143125" cy="367030"/>
                        </a:xfrm>
                        <a:prstGeom prst="rect">
                          <a:avLst/>
                        </a:prstGeom>
                        <a:noFill/>
                        <a:ln w="9525">
                          <a:noFill/>
                        </a:ln>
                      </wps:spPr>
                      <wps:txbx>
                        <w:txbxContent>
                          <w:p w14:paraId="1A274A8A" w14:textId="77777777" w:rsidR="00030055" w:rsidRDefault="00030055" w:rsidP="00223F59">
                            <w:pPr>
                              <w:pStyle w:val="Prrafodelista"/>
                              <w:numPr>
                                <w:ilvl w:val="0"/>
                                <w:numId w:val="28"/>
                              </w:numPr>
                              <w:spacing w:after="160" w:line="259" w:lineRule="auto"/>
                              <w:ind w:left="1080" w:hanging="360"/>
                              <w:contextualSpacing/>
                              <w:jc w:val="left"/>
                            </w:pPr>
                            <w:r>
                              <w:rPr>
                                <w:lang w:val="es-MX"/>
                              </w:rPr>
                              <w:t>Clic en el botón info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6D13200C" id="Cuadro de texto 28" o:spid="_x0000_s1046" style="position:absolute;left:0;text-align:left;margin-left:318.85pt;margin-top:.75pt;width:168.75pt;height:28.9pt;z-index:25169715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" o:allowincell="f" filled="f" stroked="f">
                <v:textbox style="mso-fit-shape-to-text:t">
                  <w:txbxContent>
                    <w:p w14:paraId="1A274A8A" w14:textId="77777777" w:rsidR="00030055" w:rsidRDefault="00030055" w:rsidP="00223F59">
                      <w:pPr>
                        <w:pStyle w:val="Prrafodelista"/>
                        <w:numPr>
                          <w:ilvl w:val="0"/>
                          <w:numId w:val="28"/>
                        </w:numPr>
                        <w:spacing w:after="160" w:line="259" w:lineRule="auto"/>
                        <w:ind w:left="1080" w:hanging="360"/>
                        <w:contextualSpacing/>
                        <w:jc w:val="left"/>
                      </w:pPr>
                      <w:r>
                        <w:rPr>
                          <w:lang w:val="es-MX"/>
                        </w:rPr>
                        <w:t>Clic en el botón info</w:t>
                      </w:r>
                    </w:p>
                  </w:txbxContent>
                </v:textbox>
                <w10:wrap anchorx="margin"/>
              </v:rect>
            </w:pict>
          </mc:Fallback>
        </mc:AlternateContent>
      </w:r>
    </w:p>
    <w:p w14:paraId="306954B8"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w:lastRenderedPageBreak/>
        <w:drawing>
          <wp:anchor distT="0" distB="0" distL="114300" distR="114300" simplePos="0" relativeHeight="251698176" behindDoc="0" locked="0" layoutInCell="0" hidden="0" allowOverlap="1" wp14:anchorId="433B0FD3" wp14:editId="4BDAD7A3">
            <wp:simplePos x="0" y="0"/>
            <wp:positionH relativeFrom="column">
              <wp:posOffset>-299085</wp:posOffset>
            </wp:positionH>
            <wp:positionV relativeFrom="paragraph">
              <wp:posOffset>180975</wp:posOffset>
            </wp:positionV>
            <wp:extent cx="5591175" cy="1590675"/>
            <wp:effectExtent l="0" t="0" r="0" b="0"/>
            <wp:wrapTopAndBottom/>
            <wp:docPr id="70"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209" descr="C:\Users\Win10-PC\Documents\Interfaces\Clientes\detalle_cliente.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E4DAAAkAAAADB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wAAAKEAAAAAAAAAAAAAAAAAAAIAAAAp/v//AAAAAAIAAAAdAQAAZSIAAMkJAABBAAUAyQMAADYNAAAoAAAACAAAAAEAAAABAAAA"/>
                        </a:ext>
                      </a:extLst>
                    </pic:cNvPicPr>
                  </pic:nvPicPr>
                  <pic:blipFill>
                    <a:blip r:embed="rId32"/>
                    <a:srcRect t="8460" r="360" b="41080"/>
                    <a:stretch>
                      <a:fillRect/>
                    </a:stretch>
                  </pic:blipFill>
                  <pic:spPr>
                    <a:xfrm>
                      <a:off x="0" y="0"/>
                      <a:ext cx="5591175" cy="1590675"/>
                    </a:xfrm>
                    <a:prstGeom prst="rect">
                      <a:avLst/>
                    </a:prstGeom>
                    <a:noFill/>
                    <a:ln w="12700">
                      <a:noFill/>
                    </a:ln>
                  </pic:spPr>
                </pic:pic>
              </a:graphicData>
            </a:graphic>
          </wp:anchor>
        </w:drawing>
      </w:r>
      <w:r w:rsidRPr="000F6F30">
        <w:rPr>
          <w:rFonts w:ascii="Times New Roman" w:hAnsi="Times New Roman" w:cs="Times New Roman"/>
          <w:noProof/>
          <w:szCs w:val="24"/>
        </w:rPr>
        <mc:AlternateContent>
          <mc:Choice Requires="wps">
            <w:drawing>
              <wp:anchor distT="0" distB="0" distL="114300" distR="114300" simplePos="0" relativeHeight="251699200" behindDoc="0" locked="0" layoutInCell="0" hidden="0" allowOverlap="1" wp14:anchorId="258F54B8" wp14:editId="06B1DBC8">
                <wp:simplePos x="0" y="0"/>
                <wp:positionH relativeFrom="column">
                  <wp:posOffset>2346960</wp:posOffset>
                </wp:positionH>
                <wp:positionV relativeFrom="paragraph">
                  <wp:posOffset>1066165</wp:posOffset>
                </wp:positionV>
                <wp:extent cx="200025" cy="1066800"/>
                <wp:effectExtent l="258445" t="235585" r="258445" b="281305"/>
                <wp:wrapNone/>
                <wp:docPr id="71" name="Conector recto de flecha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HwDAAAAoAAAAAAAAAAAAAAAAAAAAgAAAHAOAAAAAAAAAgAAAI8GAAA7AQAAkAYAAEEABQAQFAAAqBIAACgAAAAIAAAAAQAAAAEAAAA="/>
                          </a:ext>
                        </a:extLst>
                      </wps:cNvCnPr>
                      <wps:spPr>
                        <a:xfrm flipH="1" flipV="1">
                          <a:off x="0" y="0"/>
                          <a:ext cx="200025" cy="10668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36E487CD" id="Conector recto de flecha 210" o:spid="_x0000_s1026" type="#_x0000_t32" style="position:absolute;margin-left:184.8pt;margin-top:83.95pt;width:15.75pt;height:84pt;flip:x 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" o:allowincell="f" strokeweight="3pt">
                <v:stroke endarrow="block"/>
                <v:shadow on="t" color="black" opacity="22937f" origin=",.5" offset="0,1.8pt"/>
              </v:shape>
            </w:pict>
          </mc:Fallback>
        </mc:AlternateContent>
      </w:r>
      <w:r w:rsidRPr="000F6F30">
        <w:rPr>
          <w:rFonts w:ascii="Times New Roman" w:hAnsi="Times New Roman" w:cs="Times New Roman"/>
          <w:noProof/>
          <w:szCs w:val="24"/>
        </w:rPr>
        <mc:AlternateContent>
          <mc:Choice Requires="wps">
            <w:drawing>
              <wp:anchor distT="0" distB="0" distL="114300" distR="114300" simplePos="0" relativeHeight="251701248" behindDoc="0" locked="0" layoutInCell="0" hidden="0" allowOverlap="1" wp14:anchorId="70493F53" wp14:editId="450F51C8">
                <wp:simplePos x="0" y="0"/>
                <wp:positionH relativeFrom="column">
                  <wp:posOffset>461010</wp:posOffset>
                </wp:positionH>
                <wp:positionV relativeFrom="paragraph">
                  <wp:posOffset>1285240</wp:posOffset>
                </wp:positionV>
                <wp:extent cx="200025" cy="1066800"/>
                <wp:effectExtent l="258445" t="235585" r="258445" b="281305"/>
                <wp:wrapNone/>
                <wp:docPr id="73" name="Conector recto de flecha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HwDAAAAoAAAAAAAAAAAAAAAAAAAAgAAANYCAAAAAAAAAgAAAOgHAAA7AQAAkAYAAEEABQB2CAAAARQAACgAAAAIAAAAAQAAAAEAAAA="/>
                          </a:ext>
                        </a:extLst>
                      </wps:cNvCnPr>
                      <wps:spPr>
                        <a:xfrm flipH="1" flipV="1">
                          <a:off x="0" y="0"/>
                          <a:ext cx="200025" cy="10668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55A7E420" id="Conector recto de flecha 212" o:spid="_x0000_s1026" type="#_x0000_t32" style="position:absolute;margin-left:36.3pt;margin-top:101.2pt;width:15.75pt;height:84pt;flip:x 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" o:allowincell="f" strokeweight="3pt">
                <v:stroke endarrow="block"/>
                <v:shadow on="t" color="black" opacity="22937f" origin=",.5" offset="0,1.8pt"/>
              </v:shape>
            </w:pict>
          </mc:Fallback>
        </mc:AlternateContent>
      </w:r>
    </w:p>
    <w:p w14:paraId="53E3F721" w14:textId="77777777" w:rsidR="00030055" w:rsidRPr="000F6F30" w:rsidRDefault="00030055" w:rsidP="00030055">
      <w:pPr>
        <w:ind w:left="720"/>
        <w:rPr>
          <w:rFonts w:ascii="Times New Roman" w:hAnsi="Times New Roman" w:cs="Times New Roman"/>
          <w:szCs w:val="24"/>
        </w:rPr>
      </w:pPr>
    </w:p>
    <w:p w14:paraId="6B8C8720"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45720" distB="45720" distL="114300" distR="114300" simplePos="0" relativeHeight="251700224" behindDoc="0" locked="0" layoutInCell="0" hidden="0" allowOverlap="1" wp14:anchorId="77C13E98" wp14:editId="4B8B3E5C">
                <wp:simplePos x="0" y="0"/>
                <wp:positionH relativeFrom="margin">
                  <wp:posOffset>1152525</wp:posOffset>
                </wp:positionH>
                <wp:positionV relativeFrom="paragraph">
                  <wp:posOffset>16510</wp:posOffset>
                </wp:positionV>
                <wp:extent cx="2143125" cy="541020"/>
                <wp:effectExtent l="0" t="0" r="0" b="0"/>
                <wp:wrapNone/>
                <wp:docPr id="72" name="Cuadro de texto 27"/>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H4DAAAAoAAAAAAAAAAAAAAAAAAAAQAAABcHAAAAAAAAAgAAABoAAAAvDQAAVAMAAEEABQC3DAAABxkAACgAAAAIAAAAAQAAAAMAAAA="/>
                          </a:ext>
                        </a:extLst>
                      </wps:cNvSpPr>
                      <wps:spPr>
                        <a:xfrm>
                          <a:off x="0" y="0"/>
                          <a:ext cx="2143125" cy="541020"/>
                        </a:xfrm>
                        <a:prstGeom prst="rect">
                          <a:avLst/>
                        </a:prstGeom>
                        <a:noFill/>
                        <a:ln w="9525">
                          <a:noFill/>
                        </a:ln>
                      </wps:spPr>
                      <wps:txbx>
                        <w:txbxContent>
                          <w:p w14:paraId="2CB23780" w14:textId="77777777" w:rsidR="00030055" w:rsidRDefault="00030055" w:rsidP="00223F59">
                            <w:pPr>
                              <w:pStyle w:val="Prrafodelista"/>
                              <w:numPr>
                                <w:ilvl w:val="0"/>
                                <w:numId w:val="28"/>
                              </w:numPr>
                              <w:spacing w:after="160" w:line="259" w:lineRule="auto"/>
                              <w:ind w:left="1080" w:hanging="360"/>
                              <w:contextualSpacing/>
                              <w:jc w:val="left"/>
                            </w:pPr>
                            <w:r>
                              <w:rPr>
                                <w:lang w:val="es-MX"/>
                              </w:rPr>
                              <w:t>Será redirigido a esta vista</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77C13E98" id="Cuadro de texto 27" o:spid="_x0000_s1047" style="position:absolute;left:0;text-align:left;margin-left:90.75pt;margin-top:1.3pt;width:168.75pt;height:42.6pt;z-index:25170022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" o:allowincell="f" filled="f" stroked="f">
                <v:textbox style="mso-fit-shape-to-text:t">
                  <w:txbxContent>
                    <w:p w14:paraId="2CB23780" w14:textId="77777777" w:rsidR="00030055" w:rsidRDefault="00030055" w:rsidP="00223F59">
                      <w:pPr>
                        <w:pStyle w:val="Prrafodelista"/>
                        <w:numPr>
                          <w:ilvl w:val="0"/>
                          <w:numId w:val="28"/>
                        </w:numPr>
                        <w:spacing w:after="160" w:line="259" w:lineRule="auto"/>
                        <w:ind w:left="1080" w:hanging="360"/>
                        <w:contextualSpacing/>
                        <w:jc w:val="left"/>
                      </w:pPr>
                      <w:r>
                        <w:rPr>
                          <w:lang w:val="es-MX"/>
                        </w:rPr>
                        <w:t>Será redirigido a esta vista</w:t>
                      </w:r>
                    </w:p>
                  </w:txbxContent>
                </v:textbox>
                <w10:wrap anchorx="margin"/>
              </v:rect>
            </w:pict>
          </mc:Fallback>
        </mc:AlternateContent>
      </w:r>
      <w:r w:rsidRPr="000F6F30">
        <w:rPr>
          <w:rFonts w:ascii="Times New Roman" w:hAnsi="Times New Roman" w:cs="Times New Roman"/>
          <w:noProof/>
          <w:szCs w:val="24"/>
        </w:rPr>
        <mc:AlternateContent>
          <mc:Choice Requires="wps">
            <w:drawing>
              <wp:anchor distT="45720" distB="45720" distL="114300" distR="114300" simplePos="0" relativeHeight="251702272" behindDoc="0" locked="0" layoutInCell="0" hidden="0" allowOverlap="1" wp14:anchorId="37E4340D" wp14:editId="48ADAE63">
                <wp:simplePos x="0" y="0"/>
                <wp:positionH relativeFrom="margin">
                  <wp:posOffset>-733425</wp:posOffset>
                </wp:positionH>
                <wp:positionV relativeFrom="paragraph">
                  <wp:posOffset>243205</wp:posOffset>
                </wp:positionV>
                <wp:extent cx="2143125" cy="715010"/>
                <wp:effectExtent l="0" t="0" r="0" b="0"/>
                <wp:wrapNone/>
                <wp:docPr id="74" name="Cuadro de texto 26"/>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H4DAAAAoAAAAAAAAAAAAAAAAAAAAQAAAH37//8AAAAAAgAAAH8BAAAvDQAAZgQAAEEABQAdAQAAbBoAACgAAAAIAAAAAQAAAAMAAAA="/>
                          </a:ext>
                        </a:extLst>
                      </wps:cNvSpPr>
                      <wps:spPr>
                        <a:xfrm>
                          <a:off x="0" y="0"/>
                          <a:ext cx="2143125" cy="715010"/>
                        </a:xfrm>
                        <a:prstGeom prst="rect">
                          <a:avLst/>
                        </a:prstGeom>
                        <a:noFill/>
                        <a:ln w="9525">
                          <a:noFill/>
                        </a:ln>
                      </wps:spPr>
                      <wps:txbx>
                        <w:txbxContent>
                          <w:p w14:paraId="65A6A9A0" w14:textId="77777777" w:rsidR="00030055" w:rsidRDefault="00030055" w:rsidP="00223F59">
                            <w:pPr>
                              <w:pStyle w:val="Prrafodelista"/>
                              <w:numPr>
                                <w:ilvl w:val="0"/>
                                <w:numId w:val="28"/>
                              </w:numPr>
                              <w:spacing w:after="160" w:line="259" w:lineRule="auto"/>
                              <w:ind w:left="1080" w:hanging="360"/>
                              <w:contextualSpacing/>
                              <w:jc w:val="left"/>
                            </w:pPr>
                            <w:r>
                              <w:rPr>
                                <w:lang w:val="es-MX"/>
                              </w:rPr>
                              <w:t>Opciones anexas para gestión del registro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37E4340D" id="Cuadro de texto 26" o:spid="_x0000_s1048" style="position:absolute;left:0;text-align:left;margin-left:-57.75pt;margin-top:19.15pt;width:168.75pt;height:56.3pt;z-index:25170227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" o:allowincell="f" filled="f" stroked="f">
                <v:textbox style="mso-fit-shape-to-text:t">
                  <w:txbxContent>
                    <w:p w14:paraId="65A6A9A0" w14:textId="77777777" w:rsidR="00030055" w:rsidRDefault="00030055" w:rsidP="00223F59">
                      <w:pPr>
                        <w:pStyle w:val="Prrafodelista"/>
                        <w:numPr>
                          <w:ilvl w:val="0"/>
                          <w:numId w:val="28"/>
                        </w:numPr>
                        <w:spacing w:after="160" w:line="259" w:lineRule="auto"/>
                        <w:ind w:left="1080" w:hanging="360"/>
                        <w:contextualSpacing/>
                        <w:jc w:val="left"/>
                      </w:pPr>
                      <w:r>
                        <w:rPr>
                          <w:lang w:val="es-MX"/>
                        </w:rPr>
                        <w:t>Opciones anexas para gestión del registro</w:t>
                      </w:r>
                    </w:p>
                  </w:txbxContent>
                </v:textbox>
                <w10:wrap anchorx="margin"/>
              </v:rect>
            </w:pict>
          </mc:Fallback>
        </mc:AlternateContent>
      </w:r>
    </w:p>
    <w:p w14:paraId="0928C42D" w14:textId="77777777" w:rsidR="00030055" w:rsidRPr="000F6F30" w:rsidRDefault="00030055" w:rsidP="00030055">
      <w:pPr>
        <w:ind w:left="720"/>
        <w:rPr>
          <w:rFonts w:ascii="Times New Roman" w:hAnsi="Times New Roman" w:cs="Times New Roman"/>
          <w:szCs w:val="24"/>
        </w:rPr>
      </w:pPr>
    </w:p>
    <w:p w14:paraId="7BFA9509" w14:textId="77777777" w:rsidR="00030055" w:rsidRPr="000F6F30" w:rsidRDefault="00030055" w:rsidP="00030055">
      <w:pPr>
        <w:ind w:left="720"/>
        <w:rPr>
          <w:rFonts w:ascii="Times New Roman" w:hAnsi="Times New Roman" w:cs="Times New Roman"/>
          <w:szCs w:val="24"/>
        </w:rPr>
      </w:pPr>
    </w:p>
    <w:p w14:paraId="57347E4B" w14:textId="77777777" w:rsidR="00030055" w:rsidRPr="000F6F30" w:rsidRDefault="00030055" w:rsidP="00030055">
      <w:pPr>
        <w:ind w:left="720"/>
        <w:rPr>
          <w:rFonts w:ascii="Times New Roman" w:hAnsi="Times New Roman" w:cs="Times New Roman"/>
          <w:szCs w:val="24"/>
        </w:rPr>
      </w:pPr>
    </w:p>
    <w:p w14:paraId="13DDDF30" w14:textId="77777777" w:rsidR="00030055" w:rsidRPr="000F6F30" w:rsidRDefault="00030055" w:rsidP="00030055">
      <w:pPr>
        <w:pStyle w:val="Prrafodelista"/>
        <w:ind w:left="1080"/>
      </w:pPr>
      <w:r w:rsidRPr="000F6F30">
        <w:t>Note los tres botones en la base de registro, al hacer clic en ellos será redirigido a una vista HTML que realizará cada una de las operaciones allí mostradas.</w:t>
      </w:r>
    </w:p>
    <w:p w14:paraId="41C7E30B" w14:textId="77777777" w:rsidR="00030055" w:rsidRPr="000F6F30" w:rsidRDefault="00030055" w:rsidP="00030055">
      <w:pPr>
        <w:pStyle w:val="Prrafodelista"/>
        <w:ind w:left="1080"/>
      </w:pPr>
    </w:p>
    <w:p w14:paraId="2C5DF616" w14:textId="77777777" w:rsidR="00030055" w:rsidRPr="000F6F30" w:rsidRDefault="00030055" w:rsidP="00030055">
      <w:pPr>
        <w:pStyle w:val="Prrafodelista"/>
        <w:ind w:left="1080"/>
      </w:pPr>
      <w:r w:rsidRPr="000F6F30">
        <w:t xml:space="preserve">Haciendo clic en editar, será redirigido a una vista que le permitirá editar todo registro de ese cliente, realice los cambios pertinentes y una vez terminados de clic en actualizar, cuando la operación sea exitosa será </w:t>
      </w:r>
      <w:proofErr w:type="gramStart"/>
      <w:r w:rsidRPr="000F6F30">
        <w:t>re direccionado</w:t>
      </w:r>
      <w:proofErr w:type="gramEnd"/>
      <w:r w:rsidRPr="000F6F30">
        <w:t xml:space="preserve"> a la vista de detalles del registro donde podrá observar el cambio realizado.</w:t>
      </w:r>
    </w:p>
    <w:p w14:paraId="2BB682B5" w14:textId="77777777" w:rsidR="00030055" w:rsidRPr="000F6F30" w:rsidRDefault="00030055" w:rsidP="00030055">
      <w:pPr>
        <w:pStyle w:val="Prrafodelista"/>
        <w:ind w:left="1080"/>
      </w:pPr>
      <w:r w:rsidRPr="000F6F30">
        <w:rPr>
          <w:noProof/>
        </w:rPr>
        <w:drawing>
          <wp:anchor distT="0" distB="0" distL="114300" distR="114300" simplePos="0" relativeHeight="251703296" behindDoc="0" locked="0" layoutInCell="0" hidden="0" allowOverlap="1" wp14:anchorId="4A07F9BC" wp14:editId="2F047F1C">
            <wp:simplePos x="0" y="0"/>
            <wp:positionH relativeFrom="column">
              <wp:posOffset>-76200</wp:posOffset>
            </wp:positionH>
            <wp:positionV relativeFrom="paragraph">
              <wp:posOffset>132715</wp:posOffset>
            </wp:positionV>
            <wp:extent cx="5591175" cy="1590675"/>
            <wp:effectExtent l="0" t="0" r="0" b="0"/>
            <wp:wrapTopAndBottom/>
            <wp:docPr id="75"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214" descr="C:\Users\Win10-PC\Documents\Interfaces\Clientes\detalle_cliente.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E4DAAAkAAAADB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wAAAKEAAAAAAAAAAAAAAAAAAAIAAACI////AAAAAAIAAADRAAAAZSIAAMkJAABBAAUAKAUAANkrAAAoAAAACAAAAAEAAAABAAAA"/>
                        </a:ext>
                      </a:extLst>
                    </pic:cNvPicPr>
                  </pic:nvPicPr>
                  <pic:blipFill>
                    <a:blip r:embed="rId32"/>
                    <a:srcRect t="8460" r="360" b="41080"/>
                    <a:stretch>
                      <a:fillRect/>
                    </a:stretch>
                  </pic:blipFill>
                  <pic:spPr>
                    <a:xfrm>
                      <a:off x="0" y="0"/>
                      <a:ext cx="5591175" cy="1590675"/>
                    </a:xfrm>
                    <a:prstGeom prst="rect">
                      <a:avLst/>
                    </a:prstGeom>
                    <a:noFill/>
                    <a:ln w="12700">
                      <a:noFill/>
                    </a:ln>
                  </pic:spPr>
                </pic:pic>
              </a:graphicData>
            </a:graphic>
          </wp:anchor>
        </w:drawing>
      </w:r>
      <w:r w:rsidRPr="000F6F30">
        <w:rPr>
          <w:noProof/>
        </w:rPr>
        <mc:AlternateContent>
          <mc:Choice Requires="wps">
            <w:drawing>
              <wp:anchor distT="0" distB="0" distL="114300" distR="114300" simplePos="0" relativeHeight="251704320" behindDoc="0" locked="0" layoutInCell="0" hidden="0" allowOverlap="1" wp14:anchorId="5A8D1888" wp14:editId="71F2FE8F">
                <wp:simplePos x="0" y="0"/>
                <wp:positionH relativeFrom="column">
                  <wp:posOffset>422910</wp:posOffset>
                </wp:positionH>
                <wp:positionV relativeFrom="paragraph">
                  <wp:posOffset>1123315</wp:posOffset>
                </wp:positionV>
                <wp:extent cx="200025" cy="1066800"/>
                <wp:effectExtent l="258445" t="235585" r="258445" b="281305"/>
                <wp:wrapNone/>
                <wp:docPr id="76" name="Conector recto de flecha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IUDAAAAoAAAAAAAAAAAAAAAAAAAAgAAAJoCAAAAAAAAAgAAAOkGAAA7AQAAkAYAAEEABQA6CAAA8TEAACgAAAAIAAAAAQAAAAEAAAA="/>
                          </a:ext>
                        </a:extLst>
                      </wps:cNvCnPr>
                      <wps:spPr>
                        <a:xfrm flipH="1" flipV="1">
                          <a:off x="0" y="0"/>
                          <a:ext cx="200025" cy="10668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2620C3F4" id="Conector recto de flecha 215" o:spid="_x0000_s1026" type="#_x0000_t32" style="position:absolute;margin-left:33.3pt;margin-top:88.45pt;width:15.75pt;height:84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705344" behindDoc="0" locked="0" layoutInCell="0" hidden="0" allowOverlap="1" wp14:anchorId="121C9609" wp14:editId="6DB481E7">
                <wp:simplePos x="0" y="0"/>
                <wp:positionH relativeFrom="margin">
                  <wp:posOffset>-771525</wp:posOffset>
                </wp:positionH>
                <wp:positionV relativeFrom="paragraph">
                  <wp:posOffset>2148205</wp:posOffset>
                </wp:positionV>
                <wp:extent cx="2143125" cy="403860"/>
                <wp:effectExtent l="0" t="0" r="0" b="0"/>
                <wp:wrapNone/>
                <wp:docPr id="77" name="Cuadro de texto 25"/>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IUDAAAAoAAAAAAAAAAAAAAAAAAAAQAAAEH7//8AAAAAAgAAADcNAAAvDQAAfAIAAEEABQDhAAAAPzgAACgAAAAIAAAAAQAAAAMAAAA="/>
                          </a:ext>
                        </a:extLst>
                      </wps:cNvSpPr>
                      <wps:spPr>
                        <a:xfrm>
                          <a:off x="0" y="0"/>
                          <a:ext cx="2143125" cy="403860"/>
                        </a:xfrm>
                        <a:prstGeom prst="rect">
                          <a:avLst/>
                        </a:prstGeom>
                        <a:noFill/>
                        <a:ln w="9525">
                          <a:noFill/>
                        </a:ln>
                      </wps:spPr>
                      <wps:txbx>
                        <w:txbxContent>
                          <w:p w14:paraId="66102D83" w14:textId="77777777" w:rsidR="00030055" w:rsidRDefault="00030055" w:rsidP="00030055">
                            <w:r>
                              <w:rPr>
                                <w:lang w:val="es-MX"/>
                              </w:rPr>
                              <w:t>1.clic en editar (botón amarillo)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121C9609" id="Cuadro de texto 25" o:spid="_x0000_s1049" style="position:absolute;left:0;text-align:left;margin-left:-60.75pt;margin-top:169.15pt;width:168.75pt;height:31.8pt;z-index:25170534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" o:allowincell="f" filled="f" stroked="f">
                <v:textbox style="mso-fit-shape-to-text:t">
                  <w:txbxContent>
                    <w:p w14:paraId="66102D83" w14:textId="77777777" w:rsidR="00030055" w:rsidRDefault="00030055" w:rsidP="00030055">
                      <w:r>
                        <w:rPr>
                          <w:lang w:val="es-MX"/>
                        </w:rPr>
                        <w:t>1.clic en editar (botón amarillo)</w:t>
                      </w:r>
                    </w:p>
                  </w:txbxContent>
                </v:textbox>
                <w10:wrap anchorx="margin"/>
              </v:rect>
            </w:pict>
          </mc:Fallback>
        </mc:AlternateContent>
      </w:r>
    </w:p>
    <w:p w14:paraId="13C135FE" w14:textId="77777777" w:rsidR="00030055" w:rsidRPr="000F6F30" w:rsidRDefault="00030055" w:rsidP="00030055">
      <w:pPr>
        <w:pStyle w:val="Prrafodelista"/>
        <w:ind w:left="1080"/>
      </w:pPr>
    </w:p>
    <w:p w14:paraId="76411BC0" w14:textId="77777777" w:rsidR="00030055" w:rsidRPr="000F6F30" w:rsidRDefault="00030055" w:rsidP="00030055">
      <w:pPr>
        <w:pStyle w:val="Prrafodelista"/>
        <w:ind w:left="1080"/>
      </w:pPr>
    </w:p>
    <w:p w14:paraId="3AD283B8" w14:textId="77777777" w:rsidR="00030055" w:rsidRPr="000F6F30" w:rsidRDefault="00030055" w:rsidP="00030055">
      <w:pPr>
        <w:pStyle w:val="Prrafodelista"/>
        <w:ind w:left="1080"/>
      </w:pPr>
    </w:p>
    <w:p w14:paraId="39140422" w14:textId="77777777" w:rsidR="00030055" w:rsidRPr="000F6F30" w:rsidRDefault="00030055" w:rsidP="00030055">
      <w:pPr>
        <w:pStyle w:val="Prrafodelista"/>
        <w:ind w:left="1080"/>
      </w:pPr>
      <w:r w:rsidRPr="000F6F30">
        <w:rPr>
          <w:noProof/>
        </w:rPr>
        <w:lastRenderedPageBreak/>
        <w:drawing>
          <wp:anchor distT="0" distB="0" distL="114300" distR="114300" simplePos="0" relativeHeight="251706368" behindDoc="0" locked="0" layoutInCell="0" hidden="0" allowOverlap="1" wp14:anchorId="40E86252" wp14:editId="2E10B0BE">
            <wp:simplePos x="0" y="0"/>
            <wp:positionH relativeFrom="margin">
              <wp:posOffset>-651510</wp:posOffset>
            </wp:positionH>
            <wp:positionV relativeFrom="paragraph">
              <wp:posOffset>202565</wp:posOffset>
            </wp:positionV>
            <wp:extent cx="6588125" cy="2828925"/>
            <wp:effectExtent l="0" t="0" r="0" b="0"/>
            <wp:wrapTopAndBottom/>
            <wp:docPr id="7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218" descr="C:\Users\Win10-PC\Documents\Interfaces\Clientes\actualizar_cliente.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UGAAD/////LgM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AwAAAKEAAAAAAAAAAAAAAAAAAAEAAAD++///AAAAAAIAAAA/AQAAhygAAGcRAABCAAUA9wMAAI4KAAAoAAAACAAAAAEAAAABAAAA"/>
                        </a:ext>
                      </a:extLst>
                    </pic:cNvPicPr>
                  </pic:nvPicPr>
                  <pic:blipFill>
                    <a:blip r:embed="rId33"/>
                    <a:srcRect t="15410" r="-10" b="8140"/>
                    <a:stretch>
                      <a:fillRect/>
                    </a:stretch>
                  </pic:blipFill>
                  <pic:spPr>
                    <a:xfrm>
                      <a:off x="0" y="0"/>
                      <a:ext cx="6588125" cy="2828925"/>
                    </a:xfrm>
                    <a:prstGeom prst="rect">
                      <a:avLst/>
                    </a:prstGeom>
                    <a:noFill/>
                    <a:ln w="12700">
                      <a:noFill/>
                    </a:ln>
                  </pic:spPr>
                </pic:pic>
              </a:graphicData>
            </a:graphic>
          </wp:anchor>
        </w:drawing>
      </w:r>
      <w:r w:rsidRPr="000F6F30">
        <w:rPr>
          <w:noProof/>
        </w:rPr>
        <mc:AlternateContent>
          <mc:Choice Requires="wps">
            <w:drawing>
              <wp:anchor distT="0" distB="0" distL="114300" distR="114300" simplePos="0" relativeHeight="251707392" behindDoc="0" locked="0" layoutInCell="0" hidden="0" allowOverlap="1" wp14:anchorId="51593167" wp14:editId="65C92817">
                <wp:simplePos x="0" y="0"/>
                <wp:positionH relativeFrom="column">
                  <wp:posOffset>681990</wp:posOffset>
                </wp:positionH>
                <wp:positionV relativeFrom="paragraph">
                  <wp:posOffset>517525</wp:posOffset>
                </wp:positionV>
                <wp:extent cx="4171950" cy="2076450"/>
                <wp:effectExtent l="25400" t="25400" r="25400" b="25400"/>
                <wp:wrapNone/>
                <wp:docPr id="79" name="Rectángulo 219"/>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Dtgj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IkDAAAAoAAAAAAAAAAAAAAAAAAAAgAAADIEAAAAAAAAAgAAAC8DAACqGQAAxgwAAEIABQArDAAAfgwAACgAAAAIAAAAAQAAAAEAAAA="/>
                          </a:ext>
                        </a:extLst>
                      </wps:cNvSpPr>
                      <wps:spPr>
                        <a:xfrm>
                          <a:off x="0" y="0"/>
                          <a:ext cx="4171950" cy="2076450"/>
                        </a:xfrm>
                        <a:prstGeom prst="rect">
                          <a:avLst/>
                        </a:prstGeom>
                        <a:noFill/>
                        <a:ln w="25400">
                          <a:solidFill>
                            <a:srgbClr val="3B608C"/>
                          </a:solidFill>
                        </a:ln>
                      </wps:spPr>
                      <wps:bodyPr spcFirstLastPara="1" vertOverflow="clip" horzOverflow="clip" lIns="91440" tIns="45720" rIns="91440" bIns="45720" anchor="ctr" upright="1">
                        <a:noAutofit/>
                      </wps:bodyPr>
                    </wps:wsp>
                  </a:graphicData>
                </a:graphic>
              </wp:anchor>
            </w:drawing>
          </mc:Choice>
          <mc:Fallback>
            <w:pict>
              <v:rect w14:anchorId="3E74A629" id="Rectángulo 219" o:spid="_x0000_s1026" style="position:absolute;margin-left:53.7pt;margin-top:40.75pt;width:328.5pt;height:163.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" o:allowincell="f" filled="f" strokecolor="#3b608c" strokeweight="2pt"/>
            </w:pict>
          </mc:Fallback>
        </mc:AlternateContent>
      </w:r>
      <w:r w:rsidRPr="000F6F30">
        <w:rPr>
          <w:noProof/>
        </w:rPr>
        <mc:AlternateContent>
          <mc:Choice Requires="wps">
            <w:drawing>
              <wp:anchor distT="0" distB="0" distL="114300" distR="114300" simplePos="0" relativeHeight="251708416" behindDoc="0" locked="0" layoutInCell="0" hidden="0" allowOverlap="1" wp14:anchorId="7113D4DE" wp14:editId="20DA32AD">
                <wp:simplePos x="0" y="0"/>
                <wp:positionH relativeFrom="column">
                  <wp:posOffset>4777740</wp:posOffset>
                </wp:positionH>
                <wp:positionV relativeFrom="paragraph">
                  <wp:posOffset>1993900</wp:posOffset>
                </wp:positionV>
                <wp:extent cx="466725" cy="800100"/>
                <wp:effectExtent l="258445" t="235585" r="258445" b="281305"/>
                <wp:wrapNone/>
                <wp:docPr id="80" name="Conector recto de flecha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IkDAAAAoAAAAAAAAAAAAAAAAAAAAgAAAGQdAAAAAAAAAgAAAEQMAADfAgAA7AQAAEIABQBdJQAAkxUAACgAAAAIAAAAAQAAAAEAAAA="/>
                          </a:ext>
                        </a:extLst>
                      </wps:cNvCnPr>
                      <wps:spPr>
                        <a:xfrm flipH="1" flipV="1">
                          <a:off x="0" y="0"/>
                          <a:ext cx="466725" cy="8001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0BAA8102" id="Conector recto de flecha 220" o:spid="_x0000_s1026" type="#_x0000_t32" style="position:absolute;margin-left:376.2pt;margin-top:157pt;width:36.75pt;height:63pt;flip:x 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709440" behindDoc="0" locked="0" layoutInCell="0" hidden="0" allowOverlap="1" wp14:anchorId="6DD6CB38" wp14:editId="643F2245">
                <wp:simplePos x="0" y="0"/>
                <wp:positionH relativeFrom="margin">
                  <wp:posOffset>4253865</wp:posOffset>
                </wp:positionH>
                <wp:positionV relativeFrom="paragraph">
                  <wp:posOffset>2784475</wp:posOffset>
                </wp:positionV>
                <wp:extent cx="2143125" cy="589280"/>
                <wp:effectExtent l="0" t="0" r="0" b="0"/>
                <wp:wrapNone/>
                <wp:docPr id="81" name="Cuadro de texto 24"/>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IkDAAAAoAAAAAAAAAAAAAAAAAAAAQAAACsaAAAAAAAAAgAAACERAAAvDQAAoAMAAEIABQAkIgAAcBoAACgAAAAIAAAAAQAAAAMAAAA="/>
                          </a:ext>
                        </a:extLst>
                      </wps:cNvSpPr>
                      <wps:spPr>
                        <a:xfrm>
                          <a:off x="0" y="0"/>
                          <a:ext cx="2143125" cy="589280"/>
                        </a:xfrm>
                        <a:prstGeom prst="rect">
                          <a:avLst/>
                        </a:prstGeom>
                        <a:noFill/>
                        <a:ln w="9525">
                          <a:noFill/>
                        </a:ln>
                      </wps:spPr>
                      <wps:txbx>
                        <w:txbxContent>
                          <w:p w14:paraId="74651497" w14:textId="77777777" w:rsidR="00030055" w:rsidRDefault="00030055" w:rsidP="00030055">
                            <w:r>
                              <w:rPr>
                                <w:lang w:val="es-MX"/>
                              </w:rPr>
                              <w:t>2.realice los cambios pertinentes</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6DD6CB38" id="Cuadro de texto 24" o:spid="_x0000_s1050" style="position:absolute;left:0;text-align:left;margin-left:334.95pt;margin-top:219.25pt;width:168.75pt;height:46.4pt;z-index:25170944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" o:allowincell="f" filled="f" stroked="f">
                <v:textbox style="mso-fit-shape-to-text:t">
                  <w:txbxContent>
                    <w:p w14:paraId="74651497" w14:textId="77777777" w:rsidR="00030055" w:rsidRDefault="00030055" w:rsidP="00030055">
                      <w:r>
                        <w:rPr>
                          <w:lang w:val="es-MX"/>
                        </w:rPr>
                        <w:t>2.realice los cambios pertinentes</w:t>
                      </w:r>
                    </w:p>
                  </w:txbxContent>
                </v:textbox>
                <w10:wrap anchorx="margin"/>
              </v:rect>
            </w:pict>
          </mc:Fallback>
        </mc:AlternateContent>
      </w:r>
      <w:r w:rsidRPr="000F6F30">
        <w:rPr>
          <w:noProof/>
        </w:rPr>
        <mc:AlternateContent>
          <mc:Choice Requires="wps">
            <w:drawing>
              <wp:anchor distT="0" distB="0" distL="114300" distR="114300" simplePos="0" relativeHeight="251710464" behindDoc="0" locked="0" layoutInCell="0" hidden="0" allowOverlap="1" wp14:anchorId="6512A5E1" wp14:editId="17728966">
                <wp:simplePos x="0" y="0"/>
                <wp:positionH relativeFrom="column">
                  <wp:posOffset>1453515</wp:posOffset>
                </wp:positionH>
                <wp:positionV relativeFrom="paragraph">
                  <wp:posOffset>2746375</wp:posOffset>
                </wp:positionV>
                <wp:extent cx="428625" cy="742950"/>
                <wp:effectExtent l="258445" t="235585" r="258445" b="281305"/>
                <wp:wrapNone/>
                <wp:docPr id="82" name="Conector recto de flecha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IkDAAAAoAAAAAAAAAAAAAAAAAAAAgAAAPEIAAAAAAAAAgAAAOUQAACjAgAAkgQAAEIABQDqEAAANBoAACgAAAAIAAAAAQAAAAEAAAA="/>
                          </a:ext>
                        </a:extLst>
                      </wps:cNvCnPr>
                      <wps:spPr>
                        <a:xfrm flipV="1">
                          <a:off x="0" y="0"/>
                          <a:ext cx="428625" cy="7429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3C5290B6" id="Conector recto de flecha 222" o:spid="_x0000_s1026" type="#_x0000_t32" style="position:absolute;margin-left:114.45pt;margin-top:216.25pt;width:33.75pt;height:58.5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" o:allowincell="f" strokeweight="3pt">
                <v:stroke endarrow="block"/>
                <v:shadow on="t" color="black" opacity="22937f" origin=",.5" offset="0,1.8pt"/>
              </v:shape>
            </w:pict>
          </mc:Fallback>
        </mc:AlternateContent>
      </w:r>
    </w:p>
    <w:p w14:paraId="4FEF6178" w14:textId="77777777" w:rsidR="00030055" w:rsidRPr="000F6F30" w:rsidRDefault="00030055" w:rsidP="00030055">
      <w:pPr>
        <w:pStyle w:val="Prrafodelista"/>
        <w:ind w:left="1080"/>
      </w:pPr>
    </w:p>
    <w:p w14:paraId="2D7B1F9F" w14:textId="77777777" w:rsidR="00030055" w:rsidRPr="000F6F30" w:rsidRDefault="00030055" w:rsidP="00030055">
      <w:pPr>
        <w:pStyle w:val="Prrafodelista"/>
        <w:ind w:left="1080"/>
      </w:pPr>
    </w:p>
    <w:p w14:paraId="6778E73C" w14:textId="77777777" w:rsidR="00030055" w:rsidRPr="000F6F30" w:rsidRDefault="00030055" w:rsidP="00030055">
      <w:pPr>
        <w:pStyle w:val="Prrafodelista"/>
        <w:ind w:left="1080"/>
      </w:pPr>
      <w:r w:rsidRPr="000F6F30">
        <w:rPr>
          <w:noProof/>
        </w:rPr>
        <mc:AlternateContent>
          <mc:Choice Requires="wps">
            <w:drawing>
              <wp:anchor distT="45720" distB="45720" distL="114300" distR="114300" simplePos="0" relativeHeight="251711488" behindDoc="0" locked="0" layoutInCell="0" hidden="0" allowOverlap="1" wp14:anchorId="200DCDAC" wp14:editId="4C97FB20">
                <wp:simplePos x="0" y="0"/>
                <wp:positionH relativeFrom="margin">
                  <wp:posOffset>472440</wp:posOffset>
                </wp:positionH>
                <wp:positionV relativeFrom="paragraph">
                  <wp:posOffset>32385</wp:posOffset>
                </wp:positionV>
                <wp:extent cx="2143125" cy="403860"/>
                <wp:effectExtent l="0" t="0" r="0" b="0"/>
                <wp:wrapNone/>
                <wp:docPr id="83" name="Cuadro de texto 23"/>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IwDAAAAoAAAAAAAAAAAAAAAAAAAAQAAAOgCAAAAAAAAAgAAADMAAAAvDQAAfAIAAEIABQDhCgAAKR8AACgAAAAIAAAAAQAAAAMAAAA="/>
                          </a:ext>
                        </a:extLst>
                      </wps:cNvSpPr>
                      <wps:spPr>
                        <a:xfrm>
                          <a:off x="0" y="0"/>
                          <a:ext cx="2143125" cy="403860"/>
                        </a:xfrm>
                        <a:prstGeom prst="rect">
                          <a:avLst/>
                        </a:prstGeom>
                        <a:noFill/>
                        <a:ln w="9525">
                          <a:noFill/>
                        </a:ln>
                      </wps:spPr>
                      <wps:txbx>
                        <w:txbxContent>
                          <w:p w14:paraId="2BEB3188" w14:textId="77777777" w:rsidR="00030055" w:rsidRDefault="00030055" w:rsidP="00030055">
                            <w:r>
                              <w:rPr>
                                <w:lang w:val="es-MX"/>
                              </w:rPr>
                              <w:t>3.clic en actualizar para guardar</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200DCDAC" id="Cuadro de texto 23" o:spid="_x0000_s1051" style="position:absolute;left:0;text-align:left;margin-left:37.2pt;margin-top:2.55pt;width:168.75pt;height:31.8pt;z-index:251711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" o:allowincell="f" filled="f" stroked="f">
                <v:textbox style="mso-fit-shape-to-text:t">
                  <w:txbxContent>
                    <w:p w14:paraId="2BEB3188" w14:textId="77777777" w:rsidR="00030055" w:rsidRDefault="00030055" w:rsidP="00030055">
                      <w:r>
                        <w:rPr>
                          <w:lang w:val="es-MX"/>
                        </w:rPr>
                        <w:t>3.clic en actualizar para guardar</w:t>
                      </w:r>
                    </w:p>
                  </w:txbxContent>
                </v:textbox>
                <w10:wrap anchorx="margin"/>
              </v:rect>
            </w:pict>
          </mc:Fallback>
        </mc:AlternateContent>
      </w:r>
    </w:p>
    <w:p w14:paraId="244BC5C9" w14:textId="77777777" w:rsidR="00030055" w:rsidRPr="000F6F30" w:rsidRDefault="00030055" w:rsidP="00030055">
      <w:pPr>
        <w:pStyle w:val="Prrafodelista"/>
        <w:ind w:left="1080"/>
      </w:pPr>
    </w:p>
    <w:p w14:paraId="09EF7375" w14:textId="77777777" w:rsidR="00030055" w:rsidRPr="000F6F30" w:rsidRDefault="00030055" w:rsidP="00030055">
      <w:pPr>
        <w:pStyle w:val="Prrafodelista"/>
        <w:ind w:left="1080"/>
      </w:pPr>
    </w:p>
    <w:p w14:paraId="422D1543" w14:textId="77777777" w:rsidR="00030055" w:rsidRPr="000F6F30" w:rsidRDefault="00030055" w:rsidP="00030055">
      <w:pPr>
        <w:pStyle w:val="Prrafodelista"/>
        <w:ind w:left="1080"/>
      </w:pPr>
      <w:r w:rsidRPr="000F6F30">
        <w:t>Sino desea guardar esos cambios, de clic en “Regresar a detalles” o en “cancelar y regresar a listado general” para descartar los cambios.</w:t>
      </w:r>
    </w:p>
    <w:p w14:paraId="5695894D" w14:textId="77777777" w:rsidR="00030055" w:rsidRPr="000F6F30" w:rsidRDefault="00030055" w:rsidP="00030055">
      <w:pPr>
        <w:pStyle w:val="Prrafodelista"/>
        <w:ind w:left="1080"/>
      </w:pPr>
    </w:p>
    <w:p w14:paraId="41C12045" w14:textId="77777777" w:rsidR="00030055" w:rsidRPr="000F6F30" w:rsidRDefault="00030055" w:rsidP="00030055">
      <w:pPr>
        <w:pStyle w:val="Prrafodelista"/>
        <w:ind w:left="1080"/>
      </w:pPr>
    </w:p>
    <w:p w14:paraId="28FFD3FB" w14:textId="77777777" w:rsidR="00030055" w:rsidRPr="000F6F30" w:rsidRDefault="00030055" w:rsidP="00030055">
      <w:pPr>
        <w:pStyle w:val="Prrafodelista"/>
        <w:ind w:left="1080"/>
      </w:pPr>
      <w:r w:rsidRPr="000F6F30">
        <w:t>Para eliminar el registro, de clic en la vista de detalles del registro en el botón eliminar (botón rojo), y de ahí será redirigido a una ventana que le permitirá confirmar los datos que está borrando y solicitará confirmación para seguir con el procedimiento, de clic en eliminar y será redirigido al listado general. Notará que el registro que eliminó ya no existe en la base de datos.</w:t>
      </w:r>
    </w:p>
    <w:p w14:paraId="797400A6" w14:textId="77777777" w:rsidR="00030055" w:rsidRPr="000F6F30" w:rsidRDefault="00030055" w:rsidP="00030055">
      <w:pPr>
        <w:pStyle w:val="Prrafodelista"/>
        <w:ind w:left="1080"/>
      </w:pPr>
    </w:p>
    <w:p w14:paraId="7249D08B" w14:textId="77777777" w:rsidR="00030055" w:rsidRPr="000F6F30" w:rsidRDefault="00030055" w:rsidP="00030055">
      <w:pPr>
        <w:pStyle w:val="Prrafodelista"/>
        <w:ind w:left="1080"/>
      </w:pPr>
    </w:p>
    <w:p w14:paraId="14D26899" w14:textId="77777777" w:rsidR="00030055" w:rsidRPr="000F6F30" w:rsidRDefault="00030055" w:rsidP="00030055">
      <w:pPr>
        <w:pStyle w:val="Prrafodelista"/>
        <w:ind w:left="1080"/>
      </w:pPr>
      <w:r w:rsidRPr="000F6F30">
        <w:rPr>
          <w:noProof/>
        </w:rPr>
        <w:lastRenderedPageBreak/>
        <w:drawing>
          <wp:anchor distT="0" distB="0" distL="114300" distR="114300" simplePos="0" relativeHeight="251712512" behindDoc="0" locked="0" layoutInCell="0" hidden="0" allowOverlap="1" wp14:anchorId="7D89EAF0" wp14:editId="2F07041B">
            <wp:simplePos x="0" y="0"/>
            <wp:positionH relativeFrom="column">
              <wp:posOffset>853440</wp:posOffset>
            </wp:positionH>
            <wp:positionV relativeFrom="paragraph">
              <wp:posOffset>344805</wp:posOffset>
            </wp:positionV>
            <wp:extent cx="5591175" cy="1590675"/>
            <wp:effectExtent l="0" t="0" r="0" b="0"/>
            <wp:wrapTopAndBottom/>
            <wp:docPr id="84"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226" descr="C:\Users\Win10-PC\Documents\Interfaces\Clientes\detalle_cliente.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E4DAAAkAAAADB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VAwAAAKEAAAAAAAAAAAAAAAAAAAIAAABABQAAAAAAAAIAAAAfAgAAZSIAAMkJAABDAAUA4AoAAHQIAAAoAAAACAAAAAEAAAABAAAA"/>
                        </a:ext>
                      </a:extLst>
                    </pic:cNvPicPr>
                  </pic:nvPicPr>
                  <pic:blipFill>
                    <a:blip r:embed="rId32"/>
                    <a:srcRect t="8460" r="360" b="41080"/>
                    <a:stretch>
                      <a:fillRect/>
                    </a:stretch>
                  </pic:blipFill>
                  <pic:spPr>
                    <a:xfrm>
                      <a:off x="0" y="0"/>
                      <a:ext cx="5591175" cy="1590675"/>
                    </a:xfrm>
                    <a:prstGeom prst="rect">
                      <a:avLst/>
                    </a:prstGeom>
                    <a:noFill/>
                    <a:ln w="12700">
                      <a:noFill/>
                    </a:ln>
                  </pic:spPr>
                </pic:pic>
              </a:graphicData>
            </a:graphic>
          </wp:anchor>
        </w:drawing>
      </w:r>
      <w:r w:rsidRPr="000F6F30">
        <w:rPr>
          <w:noProof/>
        </w:rPr>
        <mc:AlternateContent>
          <mc:Choice Requires="wps">
            <w:drawing>
              <wp:anchor distT="0" distB="0" distL="114300" distR="114300" simplePos="0" relativeHeight="251713536" behindDoc="0" locked="0" layoutInCell="0" hidden="0" allowOverlap="1" wp14:anchorId="3B3550A8" wp14:editId="07641680">
                <wp:simplePos x="0" y="0"/>
                <wp:positionH relativeFrom="column">
                  <wp:posOffset>1512570</wp:posOffset>
                </wp:positionH>
                <wp:positionV relativeFrom="paragraph">
                  <wp:posOffset>1402080</wp:posOffset>
                </wp:positionV>
                <wp:extent cx="45720" cy="857250"/>
                <wp:effectExtent l="258445" t="235585" r="258445" b="281305"/>
                <wp:wrapNone/>
                <wp:docPr id="85" name="Conector recto de flecha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JUDAAAAoAAAAAAAAAAAAAAAAAAAAgAAAE4JAAAAAAAAAgAAAKAIAABIAAAARgUAAEMABQDuDgAA9Q4AACgAAAAIAAAAAQAAAAEAAAA="/>
                          </a:ext>
                        </a:extLst>
                      </wps:cNvCnPr>
                      <wps:spPr>
                        <a:xfrm flipH="1" flipV="1">
                          <a:off x="0" y="0"/>
                          <a:ext cx="45720" cy="8572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0D2BDC6D" id="Conector recto de flecha 224" o:spid="_x0000_s1026" type="#_x0000_t32" style="position:absolute;margin-left:119.1pt;margin-top:110.4pt;width:3.6pt;height:67.5pt;flip:x 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714560" behindDoc="0" locked="0" layoutInCell="0" hidden="0" allowOverlap="1" wp14:anchorId="25BFDB55" wp14:editId="4C4E1383">
                <wp:simplePos x="0" y="0"/>
                <wp:positionH relativeFrom="margin">
                  <wp:posOffset>158115</wp:posOffset>
                </wp:positionH>
                <wp:positionV relativeFrom="paragraph">
                  <wp:posOffset>2221230</wp:posOffset>
                </wp:positionV>
                <wp:extent cx="2143125" cy="403860"/>
                <wp:effectExtent l="0" t="0" r="0" b="0"/>
                <wp:wrapNone/>
                <wp:docPr id="86" name="Cuadro de texto 22"/>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JUDAAAAoAAAAAAAAAAAAAAAAAAAAQAAAPkAAAAAAAAAAgAAAKoNAAAvDQAAfAIAAEMABQCZBgAA/xMAACgAAAAIAAAAAQAAAAMAAAA="/>
                          </a:ext>
                        </a:extLst>
                      </wps:cNvSpPr>
                      <wps:spPr>
                        <a:xfrm>
                          <a:off x="0" y="0"/>
                          <a:ext cx="2143125" cy="403860"/>
                        </a:xfrm>
                        <a:prstGeom prst="rect">
                          <a:avLst/>
                        </a:prstGeom>
                        <a:noFill/>
                        <a:ln w="9525">
                          <a:noFill/>
                        </a:ln>
                      </wps:spPr>
                      <wps:txbx>
                        <w:txbxContent>
                          <w:p w14:paraId="0FCD2C93" w14:textId="77777777" w:rsidR="00030055" w:rsidRDefault="00030055" w:rsidP="00030055">
                            <w:r>
                              <w:rPr>
                                <w:lang w:val="es-MX"/>
                              </w:rPr>
                              <w:t>1.clic en borrar (botón rojo)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25BFDB55" id="Cuadro de texto 22" o:spid="_x0000_s1052" style="position:absolute;left:0;text-align:left;margin-left:12.45pt;margin-top:174.9pt;width:168.75pt;height:31.8pt;z-index:25171456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" o:allowincell="f" filled="f" stroked="f">
                <v:textbox style="mso-fit-shape-to-text:t">
                  <w:txbxContent>
                    <w:p w14:paraId="0FCD2C93" w14:textId="77777777" w:rsidR="00030055" w:rsidRDefault="00030055" w:rsidP="00030055">
                      <w:r>
                        <w:rPr>
                          <w:lang w:val="es-MX"/>
                        </w:rPr>
                        <w:t>1.clic en borrar (botón rojo)</w:t>
                      </w:r>
                    </w:p>
                  </w:txbxContent>
                </v:textbox>
                <w10:wrap anchorx="margin"/>
              </v:rect>
            </w:pict>
          </mc:Fallback>
        </mc:AlternateContent>
      </w:r>
    </w:p>
    <w:p w14:paraId="6703720C" w14:textId="77777777" w:rsidR="00030055" w:rsidRPr="000F6F30" w:rsidRDefault="00030055" w:rsidP="00030055">
      <w:pPr>
        <w:pStyle w:val="Prrafodelista"/>
        <w:ind w:left="1080"/>
      </w:pPr>
    </w:p>
    <w:p w14:paraId="0A3B269B" w14:textId="77777777" w:rsidR="00030055" w:rsidRPr="000F6F30" w:rsidRDefault="00030055" w:rsidP="00030055">
      <w:pPr>
        <w:pStyle w:val="Prrafodelista"/>
        <w:ind w:left="1080"/>
      </w:pPr>
    </w:p>
    <w:p w14:paraId="1A44BF89" w14:textId="77777777" w:rsidR="00030055" w:rsidRPr="000F6F30" w:rsidRDefault="00030055" w:rsidP="00030055">
      <w:pPr>
        <w:pStyle w:val="Prrafodelista"/>
        <w:ind w:left="1080"/>
      </w:pPr>
    </w:p>
    <w:p w14:paraId="5A749939" w14:textId="77777777" w:rsidR="00030055" w:rsidRPr="000F6F30" w:rsidRDefault="00030055" w:rsidP="00030055">
      <w:pPr>
        <w:pStyle w:val="Prrafodelista"/>
        <w:ind w:left="1080"/>
      </w:pPr>
    </w:p>
    <w:p w14:paraId="46271139" w14:textId="77777777" w:rsidR="00030055" w:rsidRPr="000F6F30" w:rsidRDefault="00030055" w:rsidP="00030055">
      <w:pPr>
        <w:pStyle w:val="Prrafodelista"/>
        <w:ind w:left="1080"/>
      </w:pPr>
    </w:p>
    <w:p w14:paraId="63CC98AA" w14:textId="77777777" w:rsidR="00030055" w:rsidRPr="000F6F30" w:rsidRDefault="00030055" w:rsidP="00030055">
      <w:pPr>
        <w:pStyle w:val="Prrafodelista"/>
        <w:ind w:left="1080"/>
      </w:pPr>
      <w:r w:rsidRPr="000F6F30">
        <w:rPr>
          <w:noProof/>
        </w:rPr>
        <mc:AlternateContent>
          <mc:Choice Requires="wps">
            <w:drawing>
              <wp:anchor distT="0" distB="0" distL="114300" distR="114300" simplePos="0" relativeHeight="251715584" behindDoc="0" locked="0" layoutInCell="0" hidden="0" allowOverlap="1" wp14:anchorId="6A4F54F1" wp14:editId="007A7EEA">
                <wp:simplePos x="0" y="0"/>
                <wp:positionH relativeFrom="column">
                  <wp:posOffset>1551940</wp:posOffset>
                </wp:positionH>
                <wp:positionV relativeFrom="paragraph">
                  <wp:posOffset>1544320</wp:posOffset>
                </wp:positionV>
                <wp:extent cx="45085" cy="857250"/>
                <wp:effectExtent l="258445" t="235585" r="258445" b="281305"/>
                <wp:wrapNone/>
                <wp:docPr id="87" name="Conector recto de flecha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JsDAAAAoAAAAAAAAAAAAAAAAAAAAgAAAIwJAAAAAAAAAgAAAIAJAABHAAAARgUAAEMABQAsDwAAOyMAACgAAAAIAAAAAQAAAAEAAAA="/>
                          </a:ext>
                        </a:extLst>
                      </wps:cNvCnPr>
                      <wps:spPr>
                        <a:xfrm flipH="1" flipV="1">
                          <a:off x="0" y="0"/>
                          <a:ext cx="45085" cy="8572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732A65CC" id="Conector recto de flecha 228" o:spid="_x0000_s1026" type="#_x0000_t32" style="position:absolute;margin-left:122.2pt;margin-top:121.6pt;width:3.55pt;height:67.5pt;flip:x 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716608" behindDoc="0" locked="0" layoutInCell="0" hidden="0" allowOverlap="1" wp14:anchorId="766396EB" wp14:editId="65A1B340">
                <wp:simplePos x="0" y="0"/>
                <wp:positionH relativeFrom="margin">
                  <wp:posOffset>197485</wp:posOffset>
                </wp:positionH>
                <wp:positionV relativeFrom="paragraph">
                  <wp:posOffset>2371090</wp:posOffset>
                </wp:positionV>
                <wp:extent cx="2143125" cy="403860"/>
                <wp:effectExtent l="0" t="0" r="0" b="0"/>
                <wp:wrapNone/>
                <wp:docPr id="88" name="Cuadro de texto 21"/>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JsDAAAAoAAAAAAAAAAAAAAAAAAAAQAAADcBAAAAAAAAAgAAAJYOAAAvDQAAfAIAAEMABQDXBgAAUSgAACgAAAAIAAAAAQAAAAMAAAA="/>
                          </a:ext>
                        </a:extLst>
                      </wps:cNvSpPr>
                      <wps:spPr>
                        <a:xfrm>
                          <a:off x="0" y="0"/>
                          <a:ext cx="2143125" cy="403860"/>
                        </a:xfrm>
                        <a:prstGeom prst="rect">
                          <a:avLst/>
                        </a:prstGeom>
                        <a:noFill/>
                        <a:ln w="9525">
                          <a:noFill/>
                        </a:ln>
                      </wps:spPr>
                      <wps:txbx>
                        <w:txbxContent>
                          <w:p w14:paraId="5560175F" w14:textId="77777777" w:rsidR="00030055" w:rsidRDefault="00030055" w:rsidP="00030055">
                            <w:r>
                              <w:rPr>
                                <w:lang w:val="es-MX"/>
                              </w:rPr>
                              <w:t>1.clic en eliminar (botón rojo)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766396EB" id="Cuadro de texto 21" o:spid="_x0000_s1053" style="position:absolute;left:0;text-align:left;margin-left:15.55pt;margin-top:186.7pt;width:168.75pt;height:31.8pt;z-index:25171660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" o:allowincell="f" filled="f" stroked="f">
                <v:textbox style="mso-fit-shape-to-text:t">
                  <w:txbxContent>
                    <w:p w14:paraId="5560175F" w14:textId="77777777" w:rsidR="00030055" w:rsidRDefault="00030055" w:rsidP="00030055">
                      <w:r>
                        <w:rPr>
                          <w:lang w:val="es-MX"/>
                        </w:rPr>
                        <w:t>1.clic en eliminar (botón rojo)</w:t>
                      </w:r>
                    </w:p>
                  </w:txbxContent>
                </v:textbox>
                <w10:wrap anchorx="margin"/>
              </v:rect>
            </w:pict>
          </mc:Fallback>
        </mc:AlternateContent>
      </w:r>
      <w:r w:rsidRPr="000F6F30">
        <w:rPr>
          <w:noProof/>
        </w:rPr>
        <w:drawing>
          <wp:inline distT="0" distB="0" distL="0" distR="0" wp14:anchorId="076689A0" wp14:editId="03BA7DC5">
            <wp:extent cx="5612130" cy="3152140"/>
            <wp:effectExtent l="0" t="0" r="0" b="0"/>
            <wp:docPr id="14"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27" descr="C:\Users\Win10-PC\Documents\Interfaces\Clientes\eliminar_cliente.jpeg"/>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AwAAB6AAAAAAAAAAAAAAAAAAAAAAAAAAAAAAAAAAAAAAAAAAAAAAhiIAAGQTAAAAAAAAAAAAAAAAAAAoAAAACAAAAAEAAAABAAAA"/>
                        </a:ext>
                      </a:extLst>
                    </pic:cNvPicPr>
                  </pic:nvPicPr>
                  <pic:blipFill>
                    <a:blip r:embed="rId34"/>
                    <a:stretch>
                      <a:fillRect/>
                    </a:stretch>
                  </pic:blipFill>
                  <pic:spPr>
                    <a:xfrm>
                      <a:off x="0" y="0"/>
                      <a:ext cx="5612130" cy="3152140"/>
                    </a:xfrm>
                    <a:prstGeom prst="rect">
                      <a:avLst/>
                    </a:prstGeom>
                    <a:noFill/>
                    <a:ln w="12700">
                      <a:noFill/>
                    </a:ln>
                  </pic:spPr>
                </pic:pic>
              </a:graphicData>
            </a:graphic>
          </wp:inline>
        </w:drawing>
      </w:r>
    </w:p>
    <w:p w14:paraId="3B098D3F" w14:textId="77777777" w:rsidR="00030055" w:rsidRPr="000F6F30" w:rsidRDefault="00030055" w:rsidP="00030055">
      <w:pPr>
        <w:pStyle w:val="Prrafodelista"/>
        <w:ind w:left="1080"/>
      </w:pPr>
    </w:p>
    <w:p w14:paraId="787C7B68" w14:textId="77777777" w:rsidR="00030055" w:rsidRPr="000F6F30" w:rsidRDefault="00030055" w:rsidP="00030055">
      <w:pPr>
        <w:pStyle w:val="Prrafodelista"/>
        <w:ind w:left="1080"/>
      </w:pPr>
      <w:r w:rsidRPr="000F6F30">
        <w:t>Si desea cancelar la eliminación, de clic en cualquiera de los dos botones a la derecha o izquierda, o diríjase a cualquier otra opción.</w:t>
      </w:r>
    </w:p>
    <w:p w14:paraId="5A973699" w14:textId="77777777" w:rsidR="00030055" w:rsidRPr="000F6F30" w:rsidRDefault="00030055" w:rsidP="00030055">
      <w:pPr>
        <w:pStyle w:val="Prrafodelista"/>
        <w:ind w:left="1080"/>
      </w:pPr>
    </w:p>
    <w:p w14:paraId="7616621F" w14:textId="77777777" w:rsidR="00030055" w:rsidRPr="000F6F30" w:rsidRDefault="00030055" w:rsidP="00030055">
      <w:pPr>
        <w:pStyle w:val="Prrafodelista"/>
        <w:ind w:left="1080"/>
      </w:pPr>
      <w:r w:rsidRPr="000F6F30">
        <w:lastRenderedPageBreak/>
        <w:t>El procedimiento de Proveedores sigue la misma lógica que el de Clientes, así que siga las instrucciones mencionadas en este apartado para poder realizar la gestión.</w:t>
      </w:r>
    </w:p>
    <w:p w14:paraId="53BF3798" w14:textId="77777777" w:rsidR="00030055" w:rsidRPr="000F6F30" w:rsidRDefault="00030055" w:rsidP="00030055">
      <w:pPr>
        <w:pStyle w:val="Prrafodelista"/>
        <w:ind w:left="1080"/>
      </w:pPr>
    </w:p>
    <w:p w14:paraId="69C4B7A1" w14:textId="77777777" w:rsidR="00030055" w:rsidRPr="000F6F30" w:rsidRDefault="00030055" w:rsidP="00030055">
      <w:pPr>
        <w:rPr>
          <w:rFonts w:ascii="Times New Roman" w:hAnsi="Times New Roman" w:cs="Times New Roman"/>
          <w:b/>
          <w:szCs w:val="24"/>
        </w:rPr>
      </w:pPr>
      <w:r w:rsidRPr="000F6F30">
        <w:rPr>
          <w:rFonts w:ascii="Times New Roman" w:hAnsi="Times New Roman" w:cs="Times New Roman"/>
          <w:szCs w:val="24"/>
        </w:rPr>
        <w:br w:type="page"/>
      </w:r>
      <w:r w:rsidRPr="000F6F30">
        <w:rPr>
          <w:rFonts w:ascii="Times New Roman" w:hAnsi="Times New Roman" w:cs="Times New Roman"/>
          <w:b/>
          <w:szCs w:val="24"/>
        </w:rPr>
        <w:lastRenderedPageBreak/>
        <w:t>(Ver. 0.0.2) INVENTARIO</w:t>
      </w:r>
    </w:p>
    <w:p w14:paraId="3AC58D88"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El aplicativo puede gestionar el inventario, es decir. Hacer ingresos, modificar datos y eliminar elementos al sistema. A continuación, se listan las opciones e instrucciones de navegación.</w:t>
      </w:r>
    </w:p>
    <w:p w14:paraId="47D35F6A"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t>Agregar Productos al sistema</w:t>
      </w:r>
    </w:p>
    <w:p w14:paraId="13004A84"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0" distB="0" distL="114300" distR="114300" simplePos="0" relativeHeight="251717632" behindDoc="0" locked="0" layoutInCell="0" hidden="0" allowOverlap="1" wp14:anchorId="24779C59" wp14:editId="1BB5DB80">
                <wp:simplePos x="0" y="0"/>
                <wp:positionH relativeFrom="column">
                  <wp:posOffset>3006090</wp:posOffset>
                </wp:positionH>
                <wp:positionV relativeFrom="paragraph">
                  <wp:posOffset>535940</wp:posOffset>
                </wp:positionV>
                <wp:extent cx="1552575" cy="352425"/>
                <wp:effectExtent l="80010" t="57150" r="80010" b="102870"/>
                <wp:wrapNone/>
                <wp:docPr id="89" name="Flecha derecha 17"/>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"/>
                          </a:ext>
                        </a:extLst>
                      </wps:cNvSpPr>
                      <wps:spPr>
                        <a:xfrm>
                          <a:off x="0" y="0"/>
                          <a:ext cx="1552575" cy="352425"/>
                        </a:xfrm>
                        <a:prstGeom prst="rightArrow">
                          <a:avLst>
                            <a:gd name="adj1" fmla="val 50000"/>
                            <a:gd name="adj2" fmla="val 50000"/>
                          </a:avLst>
                        </a:prstGeom>
                        <a:gradFill rotWithShape="1">
                          <a:gsLst>
                            <a:gs pos="0">
                              <a:srgbClr val="000000"/>
                            </a:gs>
                            <a:gs pos="80000">
                              <a:srgbClr val="000000"/>
                            </a:gs>
                            <a:gs pos="100000">
                              <a:srgbClr val="000000"/>
                            </a:gs>
                          </a:gsLst>
                          <a:lin ang="16200000"/>
                          <a:tileRect/>
                        </a:gradFill>
                        <a:ln>
                          <a:noFill/>
                        </a:ln>
                        <a:effectLst>
                          <a:outerShdw blurRad="40005" dist="22860" dir="5400000" rotWithShape="0">
                            <a:srgbClr val="000000">
                              <a:alpha val="35000"/>
                            </a:srgbClr>
                          </a:outerShdw>
                        </a:effectLst>
                        <a:scene3d>
                          <a:camera prst="orthographicFront"/>
                          <a:lightRig rig="threePt" dir="t">
                            <a:rot lat="0" lon="0" rev="1200000"/>
                          </a:lightRig>
                        </a:scene3d>
                        <a:sp3d>
                          <a:bevelT w="63500" h="25400"/>
                        </a:sp3d>
                      </wps:spPr>
                      <wps:bodyPr spcFirstLastPara="1" vertOverflow="clip" horzOverflow="clip" lIns="91440" tIns="45720" rIns="91440" bIns="45720" anchor="ctr" upright="1">
                        <a:noAutofit/>
                      </wps:bodyPr>
                    </wps:wsp>
                  </a:graphicData>
                </a:graphic>
              </wp:anchor>
            </w:drawing>
          </mc:Choice>
          <mc:Fallback>
            <w:pict>
              <v:shape w14:anchorId="7A61A08D" id="Flecha derecha 17" o:spid="_x0000_s1026" type="#_x0000_t13" style="position:absolute;margin-left:236.7pt;margin-top:42.2pt;width:122.25pt;height:27.7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" o:allowincell="f" adj="19148" fillcolor="black" stroked="f">
                <v:fill color2="black" rotate="t" angle="180" focus="80%" type="gradient">
                  <o:fill v:ext="view" type="gradientUnscaled"/>
                </v:fill>
                <v:shadow on="t" color="black" opacity="22937f" origin=",.5" offset="0,1.8pt"/>
              </v:shape>
            </w:pict>
          </mc:Fallback>
        </mc:AlternateContent>
      </w:r>
      <w:r w:rsidRPr="000F6F30">
        <w:rPr>
          <w:rFonts w:ascii="Times New Roman" w:hAnsi="Times New Roman" w:cs="Times New Roman"/>
          <w:noProof/>
          <w:szCs w:val="24"/>
        </w:rPr>
        <mc:AlternateContent>
          <mc:Choice Requires="wps">
            <w:drawing>
              <wp:anchor distT="0" distB="0" distL="114300" distR="114300" simplePos="0" relativeHeight="251718656" behindDoc="0" locked="0" layoutInCell="0" hidden="0" allowOverlap="1" wp14:anchorId="2AB276D2" wp14:editId="1B852E68">
                <wp:simplePos x="0" y="0"/>
                <wp:positionH relativeFrom="column">
                  <wp:posOffset>3006090</wp:posOffset>
                </wp:positionH>
                <wp:positionV relativeFrom="paragraph">
                  <wp:posOffset>1183640</wp:posOffset>
                </wp:positionV>
                <wp:extent cx="1552575" cy="352425"/>
                <wp:effectExtent l="80010" t="57150" r="80010" b="102870"/>
                <wp:wrapNone/>
                <wp:docPr id="90" name="Flecha derecha 230"/>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"/>
                          </a:ext>
                        </a:extLst>
                      </wps:cNvSpPr>
                      <wps:spPr>
                        <a:xfrm>
                          <a:off x="0" y="0"/>
                          <a:ext cx="1552575" cy="352425"/>
                        </a:xfrm>
                        <a:prstGeom prst="rightArrow">
                          <a:avLst>
                            <a:gd name="adj1" fmla="val 50000"/>
                            <a:gd name="adj2" fmla="val 50000"/>
                          </a:avLst>
                        </a:prstGeom>
                        <a:gradFill rotWithShape="1">
                          <a:gsLst>
                            <a:gs pos="0">
                              <a:srgbClr val="000000"/>
                            </a:gs>
                            <a:gs pos="80000">
                              <a:srgbClr val="000000"/>
                            </a:gs>
                            <a:gs pos="100000">
                              <a:srgbClr val="000000"/>
                            </a:gs>
                          </a:gsLst>
                          <a:lin ang="16200000"/>
                          <a:tileRect/>
                        </a:gradFill>
                        <a:ln>
                          <a:noFill/>
                        </a:ln>
                        <a:effectLst>
                          <a:outerShdw blurRad="40005" dist="22860" dir="5400000" rotWithShape="0">
                            <a:srgbClr val="000000">
                              <a:alpha val="35000"/>
                            </a:srgbClr>
                          </a:outerShdw>
                        </a:effectLst>
                        <a:scene3d>
                          <a:camera prst="orthographicFront"/>
                          <a:lightRig rig="threePt" dir="t">
                            <a:rot lat="0" lon="0" rev="1200000"/>
                          </a:lightRig>
                        </a:scene3d>
                        <a:sp3d>
                          <a:bevelT w="63500" h="25400"/>
                        </a:sp3d>
                      </wps:spPr>
                      <wps:bodyPr spcFirstLastPara="1" vertOverflow="clip" horzOverflow="clip" lIns="91440" tIns="45720" rIns="91440" bIns="45720" anchor="ctr" upright="1">
                        <a:noAutofit/>
                      </wps:bodyPr>
                    </wps:wsp>
                  </a:graphicData>
                </a:graphic>
              </wp:anchor>
            </w:drawing>
          </mc:Choice>
          <mc:Fallback>
            <w:pict>
              <v:shape w14:anchorId="55995161" id="Flecha derecha 230" o:spid="_x0000_s1026" type="#_x0000_t13" style="position:absolute;margin-left:236.7pt;margin-top:93.2pt;width:122.25pt;height:27.7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" o:allowincell="f" adj="19148" fillcolor="black" stroked="f">
                <v:fill color2="black" rotate="t" angle="180" focus="80%" type="gradient">
                  <o:fill v:ext="view" type="gradientUnscaled"/>
                </v:fill>
                <v:shadow on="t" color="black" opacity="22937f" origin=",.5" offset="0,1.8pt"/>
              </v:shape>
            </w:pict>
          </mc:Fallback>
        </mc:AlternateContent>
      </w:r>
      <w:r w:rsidRPr="000F6F30">
        <w:rPr>
          <w:rFonts w:ascii="Times New Roman" w:hAnsi="Times New Roman" w:cs="Times New Roman"/>
          <w:noProof/>
          <w:szCs w:val="24"/>
        </w:rPr>
        <mc:AlternateContent>
          <mc:Choice Requires="wps">
            <w:drawing>
              <wp:anchor distT="0" distB="0" distL="114300" distR="114300" simplePos="0" relativeHeight="251719680" behindDoc="0" locked="0" layoutInCell="0" hidden="0" allowOverlap="1" wp14:anchorId="5F5216A2" wp14:editId="6B3B304C">
                <wp:simplePos x="0" y="0"/>
                <wp:positionH relativeFrom="column">
                  <wp:posOffset>3034665</wp:posOffset>
                </wp:positionH>
                <wp:positionV relativeFrom="paragraph">
                  <wp:posOffset>1859915</wp:posOffset>
                </wp:positionV>
                <wp:extent cx="1552575" cy="352425"/>
                <wp:effectExtent l="80010" t="57150" r="80010" b="102870"/>
                <wp:wrapNone/>
                <wp:docPr id="91" name="Flecha derecha 231"/>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"/>
                          </a:ext>
                        </a:extLst>
                      </wps:cNvSpPr>
                      <wps:spPr>
                        <a:xfrm>
                          <a:off x="0" y="0"/>
                          <a:ext cx="1552575" cy="352425"/>
                        </a:xfrm>
                        <a:prstGeom prst="rightArrow">
                          <a:avLst>
                            <a:gd name="adj1" fmla="val 50000"/>
                            <a:gd name="adj2" fmla="val 50000"/>
                          </a:avLst>
                        </a:prstGeom>
                        <a:gradFill rotWithShape="1">
                          <a:gsLst>
                            <a:gs pos="0">
                              <a:srgbClr val="000000"/>
                            </a:gs>
                            <a:gs pos="80000">
                              <a:srgbClr val="000000"/>
                            </a:gs>
                            <a:gs pos="100000">
                              <a:srgbClr val="000000"/>
                            </a:gs>
                          </a:gsLst>
                          <a:lin ang="16200000"/>
                          <a:tileRect/>
                        </a:gradFill>
                        <a:ln>
                          <a:noFill/>
                        </a:ln>
                        <a:effectLst>
                          <a:outerShdw blurRad="40005" dist="22860" dir="5400000" rotWithShape="0">
                            <a:srgbClr val="000000">
                              <a:alpha val="35000"/>
                            </a:srgbClr>
                          </a:outerShdw>
                        </a:effectLst>
                        <a:scene3d>
                          <a:camera prst="orthographicFront"/>
                          <a:lightRig rig="threePt" dir="t">
                            <a:rot lat="0" lon="0" rev="1200000"/>
                          </a:lightRig>
                        </a:scene3d>
                        <a:sp3d>
                          <a:bevelT w="63500" h="25400"/>
                        </a:sp3d>
                      </wps:spPr>
                      <wps:bodyPr spcFirstLastPara="1" vertOverflow="clip" horzOverflow="clip" lIns="91440" tIns="45720" rIns="91440" bIns="45720" anchor="ctr" upright="1">
                        <a:noAutofit/>
                      </wps:bodyPr>
                    </wps:wsp>
                  </a:graphicData>
                </a:graphic>
              </wp:anchor>
            </w:drawing>
          </mc:Choice>
          <mc:Fallback>
            <w:pict>
              <v:shape w14:anchorId="0F87C519" id="Flecha derecha 231" o:spid="_x0000_s1026" type="#_x0000_t13" style="position:absolute;margin-left:238.95pt;margin-top:146.45pt;width:122.25pt;height:27.7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" o:allowincell="f" adj="19148" fillcolor="black" stroked="f">
                <v:fill color2="black" rotate="t" angle="180" focus="80%" type="gradient">
                  <o:fill v:ext="view" type="gradientUnscaled"/>
                </v:fill>
                <v:shadow on="t" color="black" opacity="22937f" origin=",.5" offset="0,1.8pt"/>
              </v:shape>
            </w:pict>
          </mc:Fallback>
        </mc:AlternateContent>
      </w:r>
      <w:r w:rsidRPr="000F6F30">
        <w:rPr>
          <w:rFonts w:ascii="Times New Roman" w:hAnsi="Times New Roman" w:cs="Times New Roman"/>
          <w:noProof/>
          <w:szCs w:val="24"/>
        </w:rPr>
        <mc:AlternateContent>
          <mc:Choice Requires="wps">
            <w:drawing>
              <wp:anchor distT="45720" distB="45720" distL="114300" distR="114300" simplePos="0" relativeHeight="251720704" behindDoc="0" locked="0" layoutInCell="0" hidden="0" allowOverlap="1" wp14:anchorId="58B8BF94" wp14:editId="429A873A">
                <wp:simplePos x="0" y="0"/>
                <wp:positionH relativeFrom="column">
                  <wp:posOffset>4253865</wp:posOffset>
                </wp:positionH>
                <wp:positionV relativeFrom="paragraph">
                  <wp:posOffset>502285</wp:posOffset>
                </wp:positionV>
                <wp:extent cx="2360930" cy="367030"/>
                <wp:effectExtent l="0" t="0" r="0" b="0"/>
                <wp:wrapTight wrapText="bothSides">
                  <wp:wrapPolygon edited="0">
                    <wp:start x="-1046" y="-75"/>
                    <wp:lineTo x="-1046" y="21376"/>
                    <wp:lineTo x="22646" y="21376"/>
                    <wp:lineTo x="22646" y="-75"/>
                    <wp:lineTo x="-1046" y="-75"/>
                  </wp:wrapPolygon>
                </wp:wrapTight>
                <wp:docPr id="92" name="Cuadro de texto 20"/>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D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QDAAAAowAAAAAAAAAAAAAAAAAAAgAAACsaAAAAAAAAAgAAABcDAACGDgAAQgIAAEUABQDLHwAAOhEAACgAAAAIAAAAAQAAAAMAAAA="/>
                          </a:ext>
                        </a:extLst>
                      </wps:cNvSpPr>
                      <wps:spPr>
                        <a:xfrm>
                          <a:off x="0" y="0"/>
                          <a:ext cx="2360930" cy="367030"/>
                        </a:xfrm>
                        <a:prstGeom prst="rect">
                          <a:avLst/>
                        </a:prstGeom>
                        <a:noFill/>
                        <a:ln w="9525">
                          <a:noFill/>
                        </a:ln>
                      </wps:spPr>
                      <wps:txbx>
                        <w:txbxContent>
                          <w:p w14:paraId="1F796F24" w14:textId="77777777" w:rsidR="00030055" w:rsidRDefault="00030055" w:rsidP="00223F59">
                            <w:pPr>
                              <w:pStyle w:val="Prrafodelista"/>
                              <w:numPr>
                                <w:ilvl w:val="0"/>
                                <w:numId w:val="21"/>
                              </w:numPr>
                              <w:spacing w:after="160" w:line="259" w:lineRule="auto"/>
                              <w:ind w:left="720" w:hanging="360"/>
                              <w:contextualSpacing/>
                              <w:jc w:val="left"/>
                            </w:pPr>
                            <w:r>
                              <w:rPr>
                                <w:lang w:val="es-MX"/>
                              </w:rPr>
                              <w:t>Gestion de categorías</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58B8BF94" id="Cuadro de texto 20" o:spid="_x0000_s1054" style="position:absolute;left:0;text-align:left;margin-left:334.95pt;margin-top:39.55pt;width:185.9pt;height:28.9pt;z-index:2517207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" o:allowincell="f" filled="f" stroked="f">
                <v:textbox style="mso-fit-shape-to-text:t">
                  <w:txbxContent>
                    <w:p w14:paraId="1F796F24" w14:textId="77777777" w:rsidR="00030055" w:rsidRDefault="00030055" w:rsidP="00223F59">
                      <w:pPr>
                        <w:pStyle w:val="Prrafodelista"/>
                        <w:numPr>
                          <w:ilvl w:val="0"/>
                          <w:numId w:val="21"/>
                        </w:numPr>
                        <w:spacing w:after="160" w:line="259" w:lineRule="auto"/>
                        <w:ind w:left="720" w:hanging="360"/>
                        <w:contextualSpacing/>
                        <w:jc w:val="left"/>
                      </w:pPr>
                      <w:r>
                        <w:rPr>
                          <w:lang w:val="es-MX"/>
                        </w:rPr>
                        <w:t>Gestion de categorías</w:t>
                      </w:r>
                    </w:p>
                  </w:txbxContent>
                </v:textbox>
                <w10:wrap type="tight"/>
              </v:rect>
            </w:pict>
          </mc:Fallback>
        </mc:AlternateContent>
      </w:r>
      <w:r w:rsidRPr="000F6F30">
        <w:rPr>
          <w:rFonts w:ascii="Times New Roman" w:hAnsi="Times New Roman" w:cs="Times New Roman"/>
          <w:noProof/>
          <w:szCs w:val="24"/>
        </w:rPr>
        <mc:AlternateContent>
          <mc:Choice Requires="wps">
            <w:drawing>
              <wp:anchor distT="45720" distB="45720" distL="114300" distR="114300" simplePos="0" relativeHeight="251721728" behindDoc="0" locked="0" layoutInCell="0" hidden="0" allowOverlap="1" wp14:anchorId="3D429C94" wp14:editId="3F7DB1CF">
                <wp:simplePos x="0" y="0"/>
                <wp:positionH relativeFrom="column">
                  <wp:posOffset>4263390</wp:posOffset>
                </wp:positionH>
                <wp:positionV relativeFrom="paragraph">
                  <wp:posOffset>1221740</wp:posOffset>
                </wp:positionV>
                <wp:extent cx="2360930" cy="367030"/>
                <wp:effectExtent l="0" t="0" r="0" b="0"/>
                <wp:wrapTight wrapText="bothSides">
                  <wp:wrapPolygon edited="0">
                    <wp:start x="-1046" y="-75"/>
                    <wp:lineTo x="-1046" y="21376"/>
                    <wp:lineTo x="22646" y="21376"/>
                    <wp:lineTo x="22646" y="-75"/>
                    <wp:lineTo x="-1046" y="-75"/>
                  </wp:wrapPolygon>
                </wp:wrapTight>
                <wp:docPr id="93" name="Cuadro de texto 19"/>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D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QDAAAAowAAAAAAAAAAAAAAAAAAAgAAADoaAAAAAAAAAgAAAIQHAACGDgAAQgIAAEUABQDaHwAApxUAACgAAAAIAAAAAQAAAAMAAAA="/>
                          </a:ext>
                        </a:extLst>
                      </wps:cNvSpPr>
                      <wps:spPr>
                        <a:xfrm>
                          <a:off x="0" y="0"/>
                          <a:ext cx="2360930" cy="367030"/>
                        </a:xfrm>
                        <a:prstGeom prst="rect">
                          <a:avLst/>
                        </a:prstGeom>
                        <a:noFill/>
                        <a:ln w="9525">
                          <a:noFill/>
                        </a:ln>
                      </wps:spPr>
                      <wps:txbx>
                        <w:txbxContent>
                          <w:p w14:paraId="4FFFE7B4" w14:textId="77777777" w:rsidR="00030055" w:rsidRDefault="00030055" w:rsidP="00223F59">
                            <w:pPr>
                              <w:pStyle w:val="Prrafodelista"/>
                              <w:numPr>
                                <w:ilvl w:val="0"/>
                                <w:numId w:val="21"/>
                              </w:numPr>
                              <w:spacing w:after="160" w:line="259" w:lineRule="auto"/>
                              <w:ind w:left="720" w:hanging="360"/>
                              <w:contextualSpacing/>
                              <w:jc w:val="left"/>
                            </w:pPr>
                            <w:r>
                              <w:rPr>
                                <w:lang w:val="es-MX"/>
                              </w:rPr>
                              <w:t>Gestion de Marcas</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3D429C94" id="Cuadro de texto 19" o:spid="_x0000_s1055" style="position:absolute;left:0;text-align:left;margin-left:335.7pt;margin-top:96.2pt;width:185.9pt;height:28.9pt;z-index:2517217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" o:allowincell="f" filled="f" stroked="f">
                <v:textbox style="mso-fit-shape-to-text:t">
                  <w:txbxContent>
                    <w:p w14:paraId="4FFFE7B4" w14:textId="77777777" w:rsidR="00030055" w:rsidRDefault="00030055" w:rsidP="00223F59">
                      <w:pPr>
                        <w:pStyle w:val="Prrafodelista"/>
                        <w:numPr>
                          <w:ilvl w:val="0"/>
                          <w:numId w:val="21"/>
                        </w:numPr>
                        <w:spacing w:after="160" w:line="259" w:lineRule="auto"/>
                        <w:ind w:left="720" w:hanging="360"/>
                        <w:contextualSpacing/>
                        <w:jc w:val="left"/>
                      </w:pPr>
                      <w:r>
                        <w:rPr>
                          <w:lang w:val="es-MX"/>
                        </w:rPr>
                        <w:t>Gestion de Marcas</w:t>
                      </w:r>
                    </w:p>
                  </w:txbxContent>
                </v:textbox>
                <w10:wrap type="tight"/>
              </v:rect>
            </w:pict>
          </mc:Fallback>
        </mc:AlternateContent>
      </w:r>
      <w:r w:rsidRPr="000F6F30">
        <w:rPr>
          <w:rFonts w:ascii="Times New Roman" w:hAnsi="Times New Roman" w:cs="Times New Roman"/>
          <w:noProof/>
          <w:szCs w:val="24"/>
        </w:rPr>
        <mc:AlternateContent>
          <mc:Choice Requires="wps">
            <w:drawing>
              <wp:anchor distT="45720" distB="45720" distL="114300" distR="114300" simplePos="0" relativeHeight="251722752" behindDoc="0" locked="0" layoutInCell="0" hidden="0" allowOverlap="1" wp14:anchorId="541B1615" wp14:editId="2E2B1333">
                <wp:simplePos x="0" y="0"/>
                <wp:positionH relativeFrom="column">
                  <wp:posOffset>4282440</wp:posOffset>
                </wp:positionH>
                <wp:positionV relativeFrom="paragraph">
                  <wp:posOffset>1830705</wp:posOffset>
                </wp:positionV>
                <wp:extent cx="2360930" cy="367030"/>
                <wp:effectExtent l="0" t="0" r="0" b="0"/>
                <wp:wrapTight wrapText="bothSides">
                  <wp:wrapPolygon edited="0">
                    <wp:start x="-1046" y="-75"/>
                    <wp:lineTo x="-1046" y="21376"/>
                    <wp:lineTo x="22646" y="21376"/>
                    <wp:lineTo x="22646" y="-75"/>
                    <wp:lineTo x="-1046" y="-75"/>
                  </wp:wrapPolygon>
                </wp:wrapTight>
                <wp:docPr id="94" name="Cuadro de texto 18"/>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D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QDAAAAowAAAAAAAAAAAAAAAAAAAgAAAFgaAAAAAAAAAgAAAEMLAACGDgAAQgIAAEUABQD4HwAAZhkAACgAAAAIAAAAAQAAAAMAAAA="/>
                          </a:ext>
                        </a:extLst>
                      </wps:cNvSpPr>
                      <wps:spPr>
                        <a:xfrm>
                          <a:off x="0" y="0"/>
                          <a:ext cx="2360930" cy="367030"/>
                        </a:xfrm>
                        <a:prstGeom prst="rect">
                          <a:avLst/>
                        </a:prstGeom>
                        <a:noFill/>
                        <a:ln w="9525">
                          <a:noFill/>
                        </a:ln>
                      </wps:spPr>
                      <wps:txbx>
                        <w:txbxContent>
                          <w:p w14:paraId="79B55F53" w14:textId="77777777" w:rsidR="00030055" w:rsidRDefault="00030055" w:rsidP="00223F59">
                            <w:pPr>
                              <w:pStyle w:val="Prrafodelista"/>
                              <w:numPr>
                                <w:ilvl w:val="0"/>
                                <w:numId w:val="21"/>
                              </w:numPr>
                              <w:spacing w:after="160" w:line="259" w:lineRule="auto"/>
                              <w:ind w:left="720" w:hanging="360"/>
                              <w:contextualSpacing/>
                              <w:jc w:val="left"/>
                            </w:pPr>
                            <w:r>
                              <w:rPr>
                                <w:lang w:val="es-MX"/>
                              </w:rPr>
                              <w:t>Gestion de Productos</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541B1615" id="Cuadro de texto 18" o:spid="_x0000_s1056" style="position:absolute;left:0;text-align:left;margin-left:337.2pt;margin-top:144.15pt;width:185.9pt;height:28.9pt;z-index:2517227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" o:allowincell="f" filled="f" stroked="f">
                <v:textbox style="mso-fit-shape-to-text:t">
                  <w:txbxContent>
                    <w:p w14:paraId="79B55F53" w14:textId="77777777" w:rsidR="00030055" w:rsidRDefault="00030055" w:rsidP="00223F59">
                      <w:pPr>
                        <w:pStyle w:val="Prrafodelista"/>
                        <w:numPr>
                          <w:ilvl w:val="0"/>
                          <w:numId w:val="21"/>
                        </w:numPr>
                        <w:spacing w:after="160" w:line="259" w:lineRule="auto"/>
                        <w:ind w:left="720" w:hanging="360"/>
                        <w:contextualSpacing/>
                        <w:jc w:val="left"/>
                      </w:pPr>
                      <w:r>
                        <w:rPr>
                          <w:lang w:val="es-MX"/>
                        </w:rPr>
                        <w:t>Gestion de Productos</w:t>
                      </w:r>
                    </w:p>
                  </w:txbxContent>
                </v:textbox>
                <w10:wrap type="tight"/>
              </v:rect>
            </w:pict>
          </mc:Fallback>
        </mc:AlternateContent>
      </w:r>
      <w:r w:rsidRPr="000F6F30">
        <w:rPr>
          <w:rFonts w:ascii="Times New Roman" w:hAnsi="Times New Roman" w:cs="Times New Roman"/>
          <w:noProof/>
          <w:szCs w:val="24"/>
        </w:rPr>
        <w:drawing>
          <wp:inline distT="0" distB="0" distL="0" distR="0" wp14:anchorId="458C50C3" wp14:editId="33031C63">
            <wp:extent cx="3590925" cy="2581275"/>
            <wp:effectExtent l="0" t="0" r="0" b="0"/>
            <wp:docPr id="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1"/>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AwAAB6AAAAAAAAAAAAAAAAAAAAAAAAAAAAAAAAAAAAAAAAAAAAAAFxYAAOEPAAAAAAAAAAAAAAAAAAAoAAAACAAAAAEAAAABAAAA"/>
                        </a:ext>
                      </a:extLst>
                    </pic:cNvPicPr>
                  </pic:nvPicPr>
                  <pic:blipFill>
                    <a:blip r:embed="rId35"/>
                    <a:stretch>
                      <a:fillRect/>
                    </a:stretch>
                  </pic:blipFill>
                  <pic:spPr>
                    <a:xfrm>
                      <a:off x="0" y="0"/>
                      <a:ext cx="3590925" cy="2581275"/>
                    </a:xfrm>
                    <a:prstGeom prst="rect">
                      <a:avLst/>
                    </a:prstGeom>
                    <a:noFill/>
                    <a:ln w="9525">
                      <a:noFill/>
                    </a:ln>
                  </pic:spPr>
                </pic:pic>
              </a:graphicData>
            </a:graphic>
          </wp:inline>
        </w:drawing>
      </w:r>
    </w:p>
    <w:p w14:paraId="0D3757BD" w14:textId="77777777" w:rsidR="00030055" w:rsidRPr="000F6F30" w:rsidRDefault="00030055" w:rsidP="00030055">
      <w:pPr>
        <w:rPr>
          <w:rFonts w:ascii="Times New Roman" w:hAnsi="Times New Roman" w:cs="Times New Roman"/>
          <w:szCs w:val="24"/>
        </w:rPr>
      </w:pPr>
    </w:p>
    <w:p w14:paraId="1F2DA077"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 xml:space="preserve">Para añadir un producto, debe darse clic en la opción “Agregar Producto Nuevo” e la gestión de productos. Al hacerlo, se mostrará la </w:t>
      </w:r>
      <w:proofErr w:type="spellStart"/>
      <w:r w:rsidRPr="000F6F30">
        <w:rPr>
          <w:rFonts w:ascii="Times New Roman" w:hAnsi="Times New Roman" w:cs="Times New Roman"/>
          <w:szCs w:val="24"/>
        </w:rPr>
        <w:t>siguente</w:t>
      </w:r>
      <w:proofErr w:type="spellEnd"/>
      <w:r w:rsidRPr="000F6F30">
        <w:rPr>
          <w:rFonts w:ascii="Times New Roman" w:hAnsi="Times New Roman" w:cs="Times New Roman"/>
          <w:szCs w:val="24"/>
        </w:rPr>
        <w:t xml:space="preserve"> vista</w:t>
      </w:r>
    </w:p>
    <w:p w14:paraId="3471AE8D"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noProof/>
          <w:szCs w:val="24"/>
        </w:rPr>
        <w:drawing>
          <wp:inline distT="0" distB="0" distL="0" distR="0" wp14:anchorId="1964C9C0" wp14:editId="4A9C7EAD">
            <wp:extent cx="5612130" cy="2990850"/>
            <wp:effectExtent l="0" t="0" r="0" b="0"/>
            <wp:docPr id="1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36"/>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mAwAAB6AAAAAAAAAAAAAAAAAAAAAAAAAAAAAAAAAAAAAAAAAAAAAAhiIAAGYSAAAAAAAAAAAAAAAAAAAoAAAACAAAAAEAAAABAAAA"/>
                        </a:ext>
                      </a:extLst>
                    </pic:cNvPicPr>
                  </pic:nvPicPr>
                  <pic:blipFill>
                    <a:blip r:embed="rId36"/>
                    <a:stretch>
                      <a:fillRect/>
                    </a:stretch>
                  </pic:blipFill>
                  <pic:spPr>
                    <a:xfrm>
                      <a:off x="0" y="0"/>
                      <a:ext cx="5612130" cy="2990850"/>
                    </a:xfrm>
                    <a:prstGeom prst="rect">
                      <a:avLst/>
                    </a:prstGeom>
                    <a:noFill/>
                    <a:ln w="9525">
                      <a:noFill/>
                    </a:ln>
                  </pic:spPr>
                </pic:pic>
              </a:graphicData>
            </a:graphic>
          </wp:inline>
        </w:drawing>
      </w:r>
    </w:p>
    <w:p w14:paraId="08422F58"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 xml:space="preserve">En ella se deben proveer </w:t>
      </w:r>
      <w:proofErr w:type="gramStart"/>
      <w:r w:rsidRPr="000F6F30">
        <w:rPr>
          <w:rFonts w:ascii="Times New Roman" w:hAnsi="Times New Roman" w:cs="Times New Roman"/>
          <w:szCs w:val="24"/>
        </w:rPr>
        <w:t>todos  los</w:t>
      </w:r>
      <w:proofErr w:type="gramEnd"/>
      <w:r w:rsidRPr="000F6F30">
        <w:rPr>
          <w:rFonts w:ascii="Times New Roman" w:hAnsi="Times New Roman" w:cs="Times New Roman"/>
          <w:szCs w:val="24"/>
        </w:rPr>
        <w:t xml:space="preserve"> datos solicitados y hacer clic en el botón verde “Guardar” Datos como la marca, Proveedor y </w:t>
      </w:r>
      <w:proofErr w:type="spellStart"/>
      <w:r w:rsidRPr="000F6F30">
        <w:rPr>
          <w:rFonts w:ascii="Times New Roman" w:hAnsi="Times New Roman" w:cs="Times New Roman"/>
          <w:szCs w:val="24"/>
        </w:rPr>
        <w:t>Categoria</w:t>
      </w:r>
      <w:proofErr w:type="spellEnd"/>
      <w:r w:rsidRPr="000F6F30">
        <w:rPr>
          <w:rFonts w:ascii="Times New Roman" w:hAnsi="Times New Roman" w:cs="Times New Roman"/>
          <w:szCs w:val="24"/>
        </w:rPr>
        <w:t xml:space="preserve"> del producto están </w:t>
      </w:r>
      <w:r w:rsidRPr="000F6F30">
        <w:rPr>
          <w:rFonts w:ascii="Times New Roman" w:hAnsi="Times New Roman" w:cs="Times New Roman"/>
          <w:szCs w:val="24"/>
        </w:rPr>
        <w:lastRenderedPageBreak/>
        <w:t>establecidos como opcionales para mayor comodidad a la hora de realizar una inserción al sistema, y dichos datos pueden ser editables.</w:t>
      </w:r>
    </w:p>
    <w:p w14:paraId="6E1EE775" w14:textId="77777777" w:rsidR="00030055" w:rsidRPr="000F6F30" w:rsidRDefault="00030055" w:rsidP="00030055">
      <w:pPr>
        <w:rPr>
          <w:rFonts w:ascii="Times New Roman" w:hAnsi="Times New Roman" w:cs="Times New Roman"/>
          <w:szCs w:val="24"/>
        </w:rPr>
      </w:pPr>
    </w:p>
    <w:p w14:paraId="32A25EF4"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t xml:space="preserve">Listar Productos en el sistema  </w:t>
      </w:r>
    </w:p>
    <w:p w14:paraId="1A217C67"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Para observar los productos en sistema, solo basta con hacer clic en “listar productos” para que se realice la respectiva consulta de los elementos</w:t>
      </w:r>
    </w:p>
    <w:p w14:paraId="11AE3305"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0" distB="0" distL="114300" distR="114300" simplePos="0" relativeHeight="251723776" behindDoc="0" locked="0" layoutInCell="0" hidden="0" allowOverlap="1" wp14:anchorId="70B487F7" wp14:editId="58D0F5C1">
                <wp:simplePos x="0" y="0"/>
                <wp:positionH relativeFrom="column">
                  <wp:posOffset>1624965</wp:posOffset>
                </wp:positionH>
                <wp:positionV relativeFrom="paragraph">
                  <wp:posOffset>1647190</wp:posOffset>
                </wp:positionV>
                <wp:extent cx="1400175" cy="57150"/>
                <wp:effectExtent l="258445" t="235585" r="258445" b="281305"/>
                <wp:wrapNone/>
                <wp:docPr id="95" name="Conector recto de flecha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KwDAAAAoAAAAAAAAAAAAAAAAAAAAgAAAP8JAAAAAAAAAgAAACIKAACdCAAAWgAAAEYABQD4EQAAfRwAACgAAAAIAAAAAQAAAAEAAAA="/>
                          </a:ext>
                        </a:extLst>
                      </wps:cNvCnPr>
                      <wps:spPr>
                        <a:xfrm flipH="1">
                          <a:off x="0" y="0"/>
                          <a:ext cx="1400175" cy="571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472D48D4" id="Conector recto de flecha 238" o:spid="_x0000_s1026" type="#_x0000_t32" style="position:absolute;margin-left:127.95pt;margin-top:129.7pt;width:110.25pt;height:4.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" o:allowincell="f" strokeweight="3pt">
                <v:stroke endarrow="block"/>
                <v:shadow on="t" color="black" opacity="22937f" origin=",.5" offset="0,1.8pt"/>
              </v:shape>
            </w:pict>
          </mc:Fallback>
        </mc:AlternateContent>
      </w:r>
      <w:r w:rsidRPr="000F6F30">
        <w:rPr>
          <w:rFonts w:ascii="Times New Roman" w:hAnsi="Times New Roman" w:cs="Times New Roman"/>
          <w:noProof/>
          <w:szCs w:val="24"/>
        </w:rPr>
        <mc:AlternateContent>
          <mc:Choice Requires="wps">
            <w:drawing>
              <wp:anchor distT="45720" distB="45720" distL="114300" distR="114300" simplePos="0" relativeHeight="251724800" behindDoc="0" locked="0" layoutInCell="0" hidden="0" allowOverlap="1" wp14:anchorId="6370E406" wp14:editId="7CE89E21">
                <wp:simplePos x="0" y="0"/>
                <wp:positionH relativeFrom="column">
                  <wp:posOffset>2825115</wp:posOffset>
                </wp:positionH>
                <wp:positionV relativeFrom="paragraph">
                  <wp:posOffset>1408430</wp:posOffset>
                </wp:positionV>
                <wp:extent cx="2360930" cy="367030"/>
                <wp:effectExtent l="0" t="0" r="0" b="0"/>
                <wp:wrapTight wrapText="bothSides">
                  <wp:wrapPolygon edited="0">
                    <wp:start x="-1046" y="-75"/>
                    <wp:lineTo x="-1046" y="21376"/>
                    <wp:lineTo x="22646" y="21376"/>
                    <wp:lineTo x="22646" y="-75"/>
                    <wp:lineTo x="-1046" y="-75"/>
                  </wp:wrapPolygon>
                </wp:wrapTight>
                <wp:docPr id="96" name="Cuadro de texto 17"/>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D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wDAAAAowAAAAAAAAAAAAAAAAAAAgAAAGERAAAAAAAAAgAAAKoIAACGDgAAQgIAAEYABQBaGQAABRsAACgAAAAIAAAAAQAAAAMAAAA="/>
                          </a:ext>
                        </a:extLst>
                      </wps:cNvSpPr>
                      <wps:spPr>
                        <a:xfrm>
                          <a:off x="0" y="0"/>
                          <a:ext cx="2360930" cy="367030"/>
                        </a:xfrm>
                        <a:prstGeom prst="rect">
                          <a:avLst/>
                        </a:prstGeom>
                        <a:noFill/>
                        <a:ln w="9525">
                          <a:noFill/>
                        </a:ln>
                      </wps:spPr>
                      <wps:txbx>
                        <w:txbxContent>
                          <w:p w14:paraId="10D64391" w14:textId="77777777" w:rsidR="00030055" w:rsidRDefault="00030055" w:rsidP="00223F59">
                            <w:pPr>
                              <w:pStyle w:val="Prrafodelista"/>
                              <w:numPr>
                                <w:ilvl w:val="0"/>
                                <w:numId w:val="22"/>
                              </w:numPr>
                              <w:spacing w:after="160" w:line="259" w:lineRule="auto"/>
                              <w:ind w:left="720" w:hanging="360"/>
                              <w:contextualSpacing/>
                              <w:jc w:val="left"/>
                            </w:pPr>
                            <w:r>
                              <w:rPr>
                                <w:lang w:val="es-MX"/>
                              </w:rPr>
                              <w:t>Clic Aquí</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6370E406" id="Cuadro de texto 17" o:spid="_x0000_s1057" style="position:absolute;left:0;text-align:left;margin-left:222.45pt;margin-top:110.9pt;width:185.9pt;height:28.9pt;z-index:2517248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" o:allowincell="f" filled="f" stroked="f">
                <v:textbox style="mso-fit-shape-to-text:t">
                  <w:txbxContent>
                    <w:p w14:paraId="10D64391" w14:textId="77777777" w:rsidR="00030055" w:rsidRDefault="00030055" w:rsidP="00223F59">
                      <w:pPr>
                        <w:pStyle w:val="Prrafodelista"/>
                        <w:numPr>
                          <w:ilvl w:val="0"/>
                          <w:numId w:val="22"/>
                        </w:numPr>
                        <w:spacing w:after="160" w:line="259" w:lineRule="auto"/>
                        <w:ind w:left="720" w:hanging="360"/>
                        <w:contextualSpacing/>
                        <w:jc w:val="left"/>
                      </w:pPr>
                      <w:r>
                        <w:rPr>
                          <w:lang w:val="es-MX"/>
                        </w:rPr>
                        <w:t>Clic Aquí</w:t>
                      </w:r>
                    </w:p>
                  </w:txbxContent>
                </v:textbox>
                <w10:wrap type="tight"/>
              </v:rect>
            </w:pict>
          </mc:Fallback>
        </mc:AlternateContent>
      </w:r>
      <w:r w:rsidRPr="000F6F30">
        <w:rPr>
          <w:rFonts w:ascii="Times New Roman" w:hAnsi="Times New Roman" w:cs="Times New Roman"/>
          <w:noProof/>
          <w:szCs w:val="24"/>
        </w:rPr>
        <w:drawing>
          <wp:inline distT="0" distB="0" distL="0" distR="0" wp14:anchorId="03076409" wp14:editId="4D954D1D">
            <wp:extent cx="1847850" cy="2162175"/>
            <wp:effectExtent l="0" t="0" r="0" b="0"/>
            <wp:docPr id="1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37"/>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wAAB6AAAAAAAAAAAAAAAAAAAAAAAAAAAAAAAAAAAAAAAAAAAAAAXgsAAE0NAAAAAAAAAAAAAAAAAAAoAAAACAAAAAEAAAABAAAA"/>
                        </a:ext>
                      </a:extLst>
                    </pic:cNvPicPr>
                  </pic:nvPicPr>
                  <pic:blipFill>
                    <a:blip r:embed="rId37"/>
                    <a:stretch>
                      <a:fillRect/>
                    </a:stretch>
                  </pic:blipFill>
                  <pic:spPr>
                    <a:xfrm>
                      <a:off x="0" y="0"/>
                      <a:ext cx="1847850" cy="2162175"/>
                    </a:xfrm>
                    <a:prstGeom prst="rect">
                      <a:avLst/>
                    </a:prstGeom>
                    <a:noFill/>
                    <a:ln w="9525">
                      <a:noFill/>
                    </a:ln>
                  </pic:spPr>
                </pic:pic>
              </a:graphicData>
            </a:graphic>
          </wp:inline>
        </w:drawing>
      </w:r>
    </w:p>
    <w:p w14:paraId="62E7F1C0"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45720" distB="45720" distL="114300" distR="114300" simplePos="0" relativeHeight="251725824" behindDoc="0" locked="0" layoutInCell="0" hidden="0" allowOverlap="1" wp14:anchorId="73BC32F1" wp14:editId="15FB3D7E">
                <wp:simplePos x="0" y="0"/>
                <wp:positionH relativeFrom="column">
                  <wp:posOffset>1948815</wp:posOffset>
                </wp:positionH>
                <wp:positionV relativeFrom="paragraph">
                  <wp:posOffset>1522730</wp:posOffset>
                </wp:positionV>
                <wp:extent cx="2360930" cy="367030"/>
                <wp:effectExtent l="0" t="0" r="0" b="0"/>
                <wp:wrapNone/>
                <wp:docPr id="97" name="Cuadro de texto 16"/>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0DAAAAoAAAAAAAAAAAAAAAAAAAAgAAAP0LAAAAAAAAAgAAAF4JAACGDgAAQgIAAEYABQD2EwAA9CkAACgAAAAIAAAAAQAAAAMAAAA="/>
                          </a:ext>
                        </a:extLst>
                      </wps:cNvSpPr>
                      <wps:spPr>
                        <a:xfrm>
                          <a:off x="0" y="0"/>
                          <a:ext cx="2360930" cy="367030"/>
                        </a:xfrm>
                        <a:prstGeom prst="rect">
                          <a:avLst/>
                        </a:prstGeom>
                        <a:noFill/>
                        <a:ln w="9525">
                          <a:noFill/>
                        </a:ln>
                      </wps:spPr>
                      <wps:txbx>
                        <w:txbxContent>
                          <w:p w14:paraId="7B23B219" w14:textId="77777777" w:rsidR="00030055" w:rsidRDefault="00030055" w:rsidP="00223F59">
                            <w:pPr>
                              <w:pStyle w:val="Prrafodelista"/>
                              <w:numPr>
                                <w:ilvl w:val="0"/>
                                <w:numId w:val="22"/>
                              </w:numPr>
                              <w:spacing w:after="160" w:line="259" w:lineRule="auto"/>
                              <w:ind w:left="720" w:hanging="360"/>
                              <w:contextualSpacing/>
                              <w:jc w:val="left"/>
                            </w:pPr>
                            <w:r>
                              <w:rPr>
                                <w:lang w:val="es-MX"/>
                              </w:rPr>
                              <w:t>Vista Renderizada</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73BC32F1" id="Cuadro de texto 16" o:spid="_x0000_s1058" style="position:absolute;left:0;text-align:left;margin-left:153.45pt;margin-top:119.9pt;width:185.9pt;height:28.9pt;z-index:2517258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" o:allowincell="f" filled="f" stroked="f">
                <v:textbox style="mso-fit-shape-to-text:t">
                  <w:txbxContent>
                    <w:p w14:paraId="7B23B219" w14:textId="77777777" w:rsidR="00030055" w:rsidRDefault="00030055" w:rsidP="00223F59">
                      <w:pPr>
                        <w:pStyle w:val="Prrafodelista"/>
                        <w:numPr>
                          <w:ilvl w:val="0"/>
                          <w:numId w:val="22"/>
                        </w:numPr>
                        <w:spacing w:after="160" w:line="259" w:lineRule="auto"/>
                        <w:ind w:left="720" w:hanging="360"/>
                        <w:contextualSpacing/>
                        <w:jc w:val="left"/>
                      </w:pPr>
                      <w:r>
                        <w:rPr>
                          <w:lang w:val="es-MX"/>
                        </w:rPr>
                        <w:t>Vista Renderizada</w:t>
                      </w:r>
                    </w:p>
                  </w:txbxContent>
                </v:textbox>
              </v:rect>
            </w:pict>
          </mc:Fallback>
        </mc:AlternateContent>
      </w:r>
      <w:r w:rsidRPr="000F6F30">
        <w:rPr>
          <w:rFonts w:ascii="Times New Roman" w:hAnsi="Times New Roman" w:cs="Times New Roman"/>
          <w:noProof/>
          <w:szCs w:val="24"/>
        </w:rPr>
        <w:drawing>
          <wp:inline distT="0" distB="0" distL="0" distR="0" wp14:anchorId="6272BAA7" wp14:editId="666F7521">
            <wp:extent cx="5612130" cy="2990850"/>
            <wp:effectExtent l="0" t="0" r="0" b="0"/>
            <wp:docPr id="18"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40"/>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sAwAAB6AAAAAAAAAAAAAAAAAAAAAAAAAAAAAAAAAAAAAAAAAAAAAAhiIAAGYSAAAAAAAAAAAAAAAAAAAoAAAACAAAAAEAAAABAAAA"/>
                        </a:ext>
                      </a:extLst>
                    </pic:cNvPicPr>
                  </pic:nvPicPr>
                  <pic:blipFill>
                    <a:blip r:embed="rId38"/>
                    <a:stretch>
                      <a:fillRect/>
                    </a:stretch>
                  </pic:blipFill>
                  <pic:spPr>
                    <a:xfrm>
                      <a:off x="0" y="0"/>
                      <a:ext cx="5612130" cy="2990850"/>
                    </a:xfrm>
                    <a:prstGeom prst="rect">
                      <a:avLst/>
                    </a:prstGeom>
                    <a:noFill/>
                    <a:ln w="9525">
                      <a:noFill/>
                    </a:ln>
                  </pic:spPr>
                </pic:pic>
              </a:graphicData>
            </a:graphic>
          </wp:inline>
        </w:drawing>
      </w:r>
    </w:p>
    <w:p w14:paraId="77322FA8"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 xml:space="preserve">Aquí todos los elementos serán renderizados, nótese que esta vista también permite consultar productos por medio de una caja de texto, para </w:t>
      </w:r>
      <w:proofErr w:type="gramStart"/>
      <w:r w:rsidRPr="000F6F30">
        <w:rPr>
          <w:rFonts w:ascii="Times New Roman" w:hAnsi="Times New Roman" w:cs="Times New Roman"/>
          <w:szCs w:val="24"/>
        </w:rPr>
        <w:t>mayor información</w:t>
      </w:r>
      <w:proofErr w:type="gramEnd"/>
      <w:r w:rsidRPr="000F6F30">
        <w:rPr>
          <w:rFonts w:ascii="Times New Roman" w:hAnsi="Times New Roman" w:cs="Times New Roman"/>
          <w:szCs w:val="24"/>
        </w:rPr>
        <w:t xml:space="preserve"> vea el apartado “</w:t>
      </w:r>
      <w:proofErr w:type="spellStart"/>
      <w:r w:rsidRPr="000F6F30">
        <w:rPr>
          <w:rFonts w:ascii="Times New Roman" w:hAnsi="Times New Roman" w:cs="Times New Roman"/>
          <w:szCs w:val="24"/>
        </w:rPr>
        <w:t>Gestion</w:t>
      </w:r>
      <w:proofErr w:type="spellEnd"/>
      <w:r w:rsidRPr="000F6F30">
        <w:rPr>
          <w:rFonts w:ascii="Times New Roman" w:hAnsi="Times New Roman" w:cs="Times New Roman"/>
          <w:szCs w:val="24"/>
        </w:rPr>
        <w:t xml:space="preserve"> de Clientes”</w:t>
      </w:r>
    </w:p>
    <w:p w14:paraId="5B5B4939" w14:textId="77777777" w:rsidR="00030055" w:rsidRPr="000F6F30" w:rsidRDefault="00030055" w:rsidP="00030055">
      <w:pPr>
        <w:rPr>
          <w:rFonts w:ascii="Times New Roman" w:hAnsi="Times New Roman" w:cs="Times New Roman"/>
          <w:szCs w:val="24"/>
        </w:rPr>
      </w:pPr>
    </w:p>
    <w:p w14:paraId="58150006" w14:textId="77777777" w:rsidR="00030055" w:rsidRPr="000F6F30" w:rsidRDefault="00030055" w:rsidP="00030055">
      <w:pPr>
        <w:rPr>
          <w:rFonts w:ascii="Times New Roman" w:hAnsi="Times New Roman" w:cs="Times New Roman"/>
          <w:szCs w:val="24"/>
        </w:rPr>
      </w:pPr>
    </w:p>
    <w:p w14:paraId="38AECABC"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t>Detalle de Producto</w:t>
      </w:r>
    </w:p>
    <w:p w14:paraId="24A45EFF"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szCs w:val="24"/>
        </w:rPr>
        <w:lastRenderedPageBreak/>
        <w:t xml:space="preserve">Para poder listar los detalles de un producto, todo lo que tiene que hacer es dar clic en el botón </w:t>
      </w:r>
      <w:proofErr w:type="spellStart"/>
      <w:r w:rsidRPr="000F6F30">
        <w:rPr>
          <w:rFonts w:ascii="Times New Roman" w:hAnsi="Times New Roman" w:cs="Times New Roman"/>
          <w:szCs w:val="24"/>
        </w:rPr>
        <w:t>Info</w:t>
      </w:r>
      <w:proofErr w:type="spellEnd"/>
      <w:r w:rsidRPr="000F6F30">
        <w:rPr>
          <w:rFonts w:ascii="Times New Roman" w:hAnsi="Times New Roman" w:cs="Times New Roman"/>
          <w:szCs w:val="24"/>
        </w:rPr>
        <w:t xml:space="preserve">, y el sistema mostrará una </w:t>
      </w:r>
      <w:proofErr w:type="spellStart"/>
      <w:r w:rsidRPr="000F6F30">
        <w:rPr>
          <w:rFonts w:ascii="Times New Roman" w:hAnsi="Times New Roman" w:cs="Times New Roman"/>
          <w:szCs w:val="24"/>
        </w:rPr>
        <w:t>pagina</w:t>
      </w:r>
      <w:proofErr w:type="spellEnd"/>
      <w:r w:rsidRPr="000F6F30">
        <w:rPr>
          <w:rFonts w:ascii="Times New Roman" w:hAnsi="Times New Roman" w:cs="Times New Roman"/>
          <w:szCs w:val="24"/>
        </w:rPr>
        <w:t xml:space="preserve"> nueva donde se detalla información del producto seleccionado</w:t>
      </w:r>
    </w:p>
    <w:p w14:paraId="50DD282A"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g">
            <w:drawing>
              <wp:anchor distT="0" distB="0" distL="114300" distR="114300" simplePos="0" relativeHeight="251726848" behindDoc="0" locked="0" layoutInCell="0" hidden="0" allowOverlap="1" wp14:anchorId="5CED525F" wp14:editId="177DE91F">
                <wp:simplePos x="0" y="0"/>
                <wp:positionH relativeFrom="margin">
                  <wp:align>center</wp:align>
                </wp:positionH>
                <wp:positionV relativeFrom="paragraph">
                  <wp:posOffset>342265</wp:posOffset>
                </wp:positionV>
                <wp:extent cx="7322185" cy="2563495"/>
                <wp:effectExtent l="0" t="0" r="0" b="0"/>
                <wp:wrapSquare wrapText="bothSides"/>
                <wp:docPr id="98" name="Grupo 245"/>
                <wp:cNvGraphicFramePr/>
                <a:graphic xmlns:a="http://schemas.openxmlformats.org/drawingml/2006/main">
                  <a:graphicData uri="http://schemas.microsoft.com/office/word/2010/wordprocessingGroup">
                    <wpg:wgp>
                      <wpg:cNvGrpSpPr>
                        <a:extLst>
                          <a:ext uri="smNativeData">
                            <sm:smNativeData xmlns="" xmlns:o="urn:schemas-microsoft-com:office:office" xmlns:v="urn:schemas-microsoft-com:vml" xmlns:w10="urn:schemas-microsoft-com:office:word" xmlns:w="http://schemas.openxmlformats.org/wordprocessingml/2006/main" xmlns:sm="smNativeData" val="SMDATA_5_uWSAYRMAAAAlAAAAAQAAAA0AAAAAkAAAAEgAAACQAAAASAAAAAAAAAAAAAAAAAAAABcAAAAUAAAAAAAAAAAAAAD/fwAA/38AAAACAAAJAAAABAAAAAAAAAAhAAAAQAAAADwAAACzAwAAAKIAAAAAAAAAAAAAAgAAAAEAAAAAAAAAAAAAAAIAAAAbAgAACy0AAMUPAABHAAUANgAAAC4SAAAoAAAACAAAAAEAAAADAAAA"/>
                          </a:ext>
                        </a:extLst>
                      </wpg:cNvGrpSpPr>
                      <wpg:grpSpPr>
                        <a:xfrm>
                          <a:off x="0" y="0"/>
                          <a:ext cx="7322185" cy="2563495"/>
                          <a:chOff x="0" y="0"/>
                          <a:chExt cx="7322185" cy="2563495"/>
                        </a:xfrm>
                      </wpg:grpSpPr>
                      <pic:pic xmlns:pic="http://schemas.openxmlformats.org/drawingml/2006/picture">
                        <pic:nvPicPr>
                          <pic:cNvPr id="99" name="Imagen 241"/>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LsDAAAAAAAApRU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QCwAAEMIAAAAAAAANgAAAC4SAAAoAAAACAAAAAEAAAABAAAA"/>
                              </a:ext>
                            </a:extLst>
                          </pic:cNvPicPr>
                        </pic:nvPicPr>
                        <pic:blipFill>
                          <a:blip r:embed="rId38"/>
                          <a:srcRect t="9550" b="55410"/>
                          <a:stretch>
                            <a:fillRect/>
                          </a:stretch>
                        </pic:blipFill>
                        <pic:spPr>
                          <a:xfrm>
                            <a:off x="0" y="0"/>
                            <a:ext cx="7193280" cy="1343025"/>
                          </a:xfrm>
                          <a:prstGeom prst="rect">
                            <a:avLst/>
                          </a:prstGeom>
                          <a:noFill/>
                          <a:ln>
                            <a:noFill/>
                          </a:ln>
                        </pic:spPr>
                      </pic:pic>
                      <wps:wsp>
                        <wps:cNvPr id="100" name="Conector recto de flecha 242"/>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C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DCAQAA6gYAAAAAAADkJAAACRkAACgAAAAIAAAAAQAAAAEAAAA="/>
                            </a:ext>
                          </a:extLst>
                        </wps:cNvCnPr>
                        <wps:spPr>
                          <a:xfrm flipV="1">
                            <a:off x="5962650" y="1114425"/>
                            <a:ext cx="285750" cy="11239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wps:wsp>
                        <wps:cNvPr id="101" name="Cuadro de texto 15"/>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DQAAaQIAAAAAAABxHwAAih8AACgAAAAIAAAAAQAAAAMAAAA="/>
                            </a:ext>
                          </a:extLst>
                        </wps:cNvSpPr>
                        <wps:spPr>
                          <a:xfrm>
                            <a:off x="5076825" y="2171700"/>
                            <a:ext cx="2245360" cy="391795"/>
                          </a:xfrm>
                          <a:prstGeom prst="rect">
                            <a:avLst/>
                          </a:prstGeom>
                          <a:noFill/>
                          <a:ln w="9525">
                            <a:noFill/>
                          </a:ln>
                        </wps:spPr>
                        <wps:txbx>
                          <w:txbxContent>
                            <w:p w14:paraId="44D53D3C" w14:textId="77777777" w:rsidR="00030055" w:rsidRDefault="00030055" w:rsidP="00223F59">
                              <w:pPr>
                                <w:pStyle w:val="Prrafodelista"/>
                                <w:numPr>
                                  <w:ilvl w:val="0"/>
                                  <w:numId w:val="26"/>
                                </w:numPr>
                                <w:spacing w:after="160" w:line="259" w:lineRule="auto"/>
                                <w:ind w:left="720" w:hanging="360"/>
                                <w:contextualSpacing/>
                                <w:jc w:val="left"/>
                              </w:pPr>
                              <w:r>
                                <w:rPr>
                                  <w:lang w:val="es-MX"/>
                                </w:rPr>
                                <w:t>Clic Aquí</w:t>
                              </w:r>
                            </w:p>
                          </w:txbxContent>
                        </wps:txbx>
                        <wps:bodyPr spcFirstLastPara="1" vertOverflow="clip" horzOverflow="clip" lIns="91440" tIns="45720" rIns="91440" bIns="45720" upright="1">
                          <a:prstTxWarp prst="textNoShape">
                            <a:avLst/>
                          </a:prstTxWarp>
                          <a:spAutoFit/>
                        </wps:bodyPr>
                      </wps:wsp>
                    </wpg:wgp>
                  </a:graphicData>
                </a:graphic>
              </wp:anchor>
            </w:drawing>
          </mc:Choice>
          <mc:Fallback>
            <w:pict>
              <v:group w14:anchorId="5CED525F" id="Grupo 245" o:spid="_x0000_s1059" style="position:absolute;left:0;text-align:left;margin-left:0;margin-top:26.95pt;width:576.55pt;height:201.85pt;z-index:251726848;mso-position-horizontal:center;mso-position-horizontal-relative:margin" coordsize="73221,25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" o:allowincell="f">
                <v:shape id="Imagen 241" o:spid="_x0000_s1060" type="#_x0000_t75" style="position:absolute;width:71932;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">
                  <v:imagedata r:id="rId39" o:title="" croptop="6259f" cropbottom="36313f"/>
                </v:shape>
                <v:shape id="Conector recto de flecha 242" o:spid="_x0000_s1061" type="#_x0000_t32" style="position:absolute;left:59626;top:11144;width:2858;height:11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" strokeweight="3pt">
                  <v:stroke endarrow="block"/>
                  <v:shadow on="t" color="black" opacity="22937f" origin=",.5" offset="0,1.8pt"/>
                </v:shape>
                <v:rect id="Cuadro de texto 15" o:spid="_x0000_s1062" style="position:absolute;left:50768;top:21717;width:22453;height:3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" filled="f" stroked="f">
                  <v:textbox style="mso-fit-shape-to-text:t">
                    <w:txbxContent>
                      <w:p w14:paraId="44D53D3C" w14:textId="77777777" w:rsidR="00030055" w:rsidRDefault="00030055" w:rsidP="00223F59">
                        <w:pPr>
                          <w:pStyle w:val="Prrafodelista"/>
                          <w:numPr>
                            <w:ilvl w:val="0"/>
                            <w:numId w:val="26"/>
                          </w:numPr>
                          <w:spacing w:after="160" w:line="259" w:lineRule="auto"/>
                          <w:ind w:left="720" w:hanging="360"/>
                          <w:contextualSpacing/>
                          <w:jc w:val="left"/>
                        </w:pPr>
                        <w:r>
                          <w:rPr>
                            <w:lang w:val="es-MX"/>
                          </w:rPr>
                          <w:t>Clic Aquí</w:t>
                        </w:r>
                      </w:p>
                    </w:txbxContent>
                  </v:textbox>
                </v:rect>
                <w10:wrap type="square" anchorx="margin"/>
              </v:group>
            </w:pict>
          </mc:Fallback>
        </mc:AlternateContent>
      </w:r>
      <w:r w:rsidRPr="000F6F30">
        <w:rPr>
          <w:rFonts w:ascii="Times New Roman" w:hAnsi="Times New Roman" w:cs="Times New Roman"/>
          <w:noProof/>
          <w:szCs w:val="24"/>
        </w:rPr>
        <w:drawing>
          <wp:anchor distT="0" distB="0" distL="114300" distR="114300" simplePos="0" relativeHeight="251727872" behindDoc="0" locked="0" layoutInCell="0" hidden="0" allowOverlap="1" wp14:anchorId="5464FF3C" wp14:editId="41A08ABF">
            <wp:simplePos x="0" y="0"/>
            <wp:positionH relativeFrom="column">
              <wp:posOffset>-653415</wp:posOffset>
            </wp:positionH>
            <wp:positionV relativeFrom="paragraph">
              <wp:posOffset>2971800</wp:posOffset>
            </wp:positionV>
            <wp:extent cx="7162800" cy="2191385"/>
            <wp:effectExtent l="0" t="0" r="0" b="0"/>
            <wp:wrapSquare wrapText="bothSides"/>
            <wp:docPr id="102"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246"/>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oh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wAAAKIAAAAAAAAAAAAAAAAAAAIAAAD7+///AAAAAAIAAABIEgAAECwAAHsNAABHAAUAmwEAAFsiAAAoAAAACAAAAAEAAAABAAAA"/>
                        </a:ext>
                      </a:extLst>
                    </pic:cNvPicPr>
                  </pic:nvPicPr>
                  <pic:blipFill>
                    <a:blip r:embed="rId40"/>
                    <a:srcRect b="42580"/>
                    <a:stretch>
                      <a:fillRect/>
                    </a:stretch>
                  </pic:blipFill>
                  <pic:spPr>
                    <a:xfrm>
                      <a:off x="0" y="0"/>
                      <a:ext cx="7162800" cy="2191385"/>
                    </a:xfrm>
                    <a:prstGeom prst="rect">
                      <a:avLst/>
                    </a:prstGeom>
                    <a:noFill/>
                    <a:ln w="12700">
                      <a:noFill/>
                    </a:ln>
                  </pic:spPr>
                </pic:pic>
              </a:graphicData>
            </a:graphic>
          </wp:anchor>
        </w:drawing>
      </w:r>
    </w:p>
    <w:p w14:paraId="4F5AB0B1" w14:textId="77777777" w:rsidR="00030055" w:rsidRPr="000F6F30" w:rsidRDefault="00030055" w:rsidP="00030055">
      <w:pPr>
        <w:ind w:left="720"/>
        <w:rPr>
          <w:rFonts w:ascii="Times New Roman" w:hAnsi="Times New Roman" w:cs="Times New Roman"/>
          <w:szCs w:val="24"/>
        </w:rPr>
      </w:pPr>
    </w:p>
    <w:p w14:paraId="6539638B"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45720" distB="45720" distL="114300" distR="114300" simplePos="0" relativeHeight="251728896" behindDoc="0" locked="0" layoutInCell="0" hidden="0" allowOverlap="1" wp14:anchorId="46F79515" wp14:editId="231F1C59">
                <wp:simplePos x="0" y="0"/>
                <wp:positionH relativeFrom="column">
                  <wp:posOffset>1948815</wp:posOffset>
                </wp:positionH>
                <wp:positionV relativeFrom="paragraph">
                  <wp:posOffset>-2607310</wp:posOffset>
                </wp:positionV>
                <wp:extent cx="2360930" cy="367030"/>
                <wp:effectExtent l="0" t="0" r="0" b="0"/>
                <wp:wrapNone/>
                <wp:docPr id="103" name="Cuadro de texto 14"/>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UDAAAAoAAAAAAAAAAAAAAAAAAAAgAAAP0LAAAAAAAAAgAAAPbv//+GDgAAQgIAAEcABQCdEQAAuSEAACgAAAAIAAAAAQAAAAMAAAA="/>
                          </a:ext>
                        </a:extLst>
                      </wps:cNvSpPr>
                      <wps:spPr>
                        <a:xfrm>
                          <a:off x="0" y="0"/>
                          <a:ext cx="2360930" cy="367030"/>
                        </a:xfrm>
                        <a:prstGeom prst="rect">
                          <a:avLst/>
                        </a:prstGeom>
                        <a:noFill/>
                        <a:ln w="9525">
                          <a:noFill/>
                        </a:ln>
                      </wps:spPr>
                      <wps:txbx>
                        <w:txbxContent>
                          <w:p w14:paraId="2AD371A4" w14:textId="77777777" w:rsidR="00030055" w:rsidRDefault="00030055" w:rsidP="00223F59">
                            <w:pPr>
                              <w:pStyle w:val="Prrafodelista"/>
                              <w:numPr>
                                <w:ilvl w:val="0"/>
                                <w:numId w:val="29"/>
                              </w:numPr>
                              <w:spacing w:after="160" w:line="259" w:lineRule="auto"/>
                              <w:ind w:left="1080" w:hanging="360"/>
                              <w:contextualSpacing/>
                              <w:jc w:val="left"/>
                            </w:pPr>
                            <w:r>
                              <w:rPr>
                                <w:lang w:val="es-MX"/>
                              </w:rPr>
                              <w:t>Vista Renderizada</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46F79515" id="Cuadro de texto 14" o:spid="_x0000_s1063" style="position:absolute;left:0;text-align:left;margin-left:153.45pt;margin-top:-205.3pt;width:185.9pt;height:28.9pt;z-index:2517288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" o:allowincell="f" filled="f" stroked="f">
                <v:textbox style="mso-fit-shape-to-text:t">
                  <w:txbxContent>
                    <w:p w14:paraId="2AD371A4" w14:textId="77777777" w:rsidR="00030055" w:rsidRDefault="00030055" w:rsidP="00223F59">
                      <w:pPr>
                        <w:pStyle w:val="Prrafodelista"/>
                        <w:numPr>
                          <w:ilvl w:val="0"/>
                          <w:numId w:val="29"/>
                        </w:numPr>
                        <w:spacing w:after="160" w:line="259" w:lineRule="auto"/>
                        <w:ind w:left="1080" w:hanging="360"/>
                        <w:contextualSpacing/>
                        <w:jc w:val="left"/>
                      </w:pPr>
                      <w:r>
                        <w:rPr>
                          <w:lang w:val="es-MX"/>
                        </w:rPr>
                        <w:t>Vista Renderizada</w:t>
                      </w:r>
                    </w:p>
                  </w:txbxContent>
                </v:textbox>
              </v:rect>
            </w:pict>
          </mc:Fallback>
        </mc:AlternateContent>
      </w:r>
      <w:r w:rsidRPr="000F6F30">
        <w:rPr>
          <w:rFonts w:ascii="Times New Roman" w:hAnsi="Times New Roman" w:cs="Times New Roman"/>
          <w:szCs w:val="24"/>
        </w:rPr>
        <w:t xml:space="preserve">Nótese que existen </w:t>
      </w:r>
      <w:proofErr w:type="spellStart"/>
      <w:r w:rsidRPr="000F6F30">
        <w:rPr>
          <w:rFonts w:ascii="Times New Roman" w:hAnsi="Times New Roman" w:cs="Times New Roman"/>
          <w:szCs w:val="24"/>
        </w:rPr>
        <w:t>mas</w:t>
      </w:r>
      <w:proofErr w:type="spellEnd"/>
      <w:r w:rsidRPr="000F6F30">
        <w:rPr>
          <w:rFonts w:ascii="Times New Roman" w:hAnsi="Times New Roman" w:cs="Times New Roman"/>
          <w:szCs w:val="24"/>
        </w:rPr>
        <w:t xml:space="preserve"> botones que en la vista de Clientes o Proveedores, pero ello en un apartado diferente será explicado.</w:t>
      </w:r>
    </w:p>
    <w:p w14:paraId="65ACC541" w14:textId="77777777" w:rsidR="00030055" w:rsidRPr="000F6F30" w:rsidRDefault="00030055" w:rsidP="00030055">
      <w:pPr>
        <w:ind w:left="720"/>
        <w:rPr>
          <w:rFonts w:ascii="Times New Roman" w:hAnsi="Times New Roman" w:cs="Times New Roman"/>
          <w:szCs w:val="24"/>
        </w:rPr>
      </w:pPr>
    </w:p>
    <w:p w14:paraId="30182ED3"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t>Editar detalles de Producto</w:t>
      </w:r>
    </w:p>
    <w:p w14:paraId="2AC910D2"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 xml:space="preserve">Para editar los detalles de un producto, usted debe estar en la vista de detalles como se </w:t>
      </w:r>
      <w:proofErr w:type="spellStart"/>
      <w:r w:rsidRPr="000F6F30">
        <w:rPr>
          <w:rFonts w:ascii="Times New Roman" w:hAnsi="Times New Roman" w:cs="Times New Roman"/>
          <w:szCs w:val="24"/>
        </w:rPr>
        <w:t>indico</w:t>
      </w:r>
      <w:proofErr w:type="spellEnd"/>
      <w:r w:rsidRPr="000F6F30">
        <w:rPr>
          <w:rFonts w:ascii="Times New Roman" w:hAnsi="Times New Roman" w:cs="Times New Roman"/>
          <w:szCs w:val="24"/>
        </w:rPr>
        <w:t xml:space="preserve"> en el apartado anterior. </w:t>
      </w:r>
      <w:proofErr w:type="spellStart"/>
      <w:r w:rsidRPr="000F6F30">
        <w:rPr>
          <w:rFonts w:ascii="Times New Roman" w:hAnsi="Times New Roman" w:cs="Times New Roman"/>
          <w:szCs w:val="24"/>
        </w:rPr>
        <w:t>Alli</w:t>
      </w:r>
      <w:proofErr w:type="spellEnd"/>
      <w:r w:rsidRPr="000F6F30">
        <w:rPr>
          <w:rFonts w:ascii="Times New Roman" w:hAnsi="Times New Roman" w:cs="Times New Roman"/>
          <w:szCs w:val="24"/>
        </w:rPr>
        <w:t xml:space="preserve"> solo debe darle cloc</w:t>
      </w:r>
    </w:p>
    <w:p w14:paraId="7E971CA8"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w:lastRenderedPageBreak/>
        <w:drawing>
          <wp:anchor distT="0" distB="0" distL="114300" distR="114300" simplePos="0" relativeHeight="251729920" behindDoc="1" locked="0" layoutInCell="0" hidden="0" allowOverlap="1" wp14:anchorId="7B8F5460" wp14:editId="44A4E31B">
            <wp:simplePos x="0" y="0"/>
            <wp:positionH relativeFrom="column">
              <wp:posOffset>-289560</wp:posOffset>
            </wp:positionH>
            <wp:positionV relativeFrom="paragraph">
              <wp:posOffset>142240</wp:posOffset>
            </wp:positionV>
            <wp:extent cx="4800600" cy="2406650"/>
            <wp:effectExtent l="0" t="0" r="0" b="0"/>
            <wp:wrapTight wrapText="bothSides">
              <wp:wrapPolygon edited="0">
                <wp:start x="-514" y="439"/>
                <wp:lineTo x="-514" y="21503"/>
                <wp:lineTo x="22114" y="21503"/>
                <wp:lineTo x="22114" y="439"/>
                <wp:lineTo x="-514" y="439"/>
              </wp:wrapPolygon>
            </wp:wrapTight>
            <wp:docPr id="104"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249"/>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0DAADlEwAAOhE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5AwAAACMAAAAAAAAAAAAAAAAAAAIAAAA4/v//AAAAAAIAAADgAAAAiB0AAM4OAABIAAUAMQYAAEUKAAAoAAAACAAAAAEAAAABAAAA"/>
                        </a:ext>
                      </a:extLst>
                    </pic:cNvPicPr>
                  </pic:nvPicPr>
                  <pic:blipFill>
                    <a:blip r:embed="rId40"/>
                    <a:srcRect t="9730" r="50930" b="44100"/>
                    <a:stretch>
                      <a:fillRect/>
                    </a:stretch>
                  </pic:blipFill>
                  <pic:spPr>
                    <a:xfrm>
                      <a:off x="0" y="0"/>
                      <a:ext cx="4800600" cy="2406650"/>
                    </a:xfrm>
                    <a:prstGeom prst="rect">
                      <a:avLst/>
                    </a:prstGeom>
                    <a:noFill/>
                    <a:ln w="12700">
                      <a:noFill/>
                    </a:ln>
                  </pic:spPr>
                </pic:pic>
              </a:graphicData>
            </a:graphic>
          </wp:anchor>
        </w:drawing>
      </w:r>
    </w:p>
    <w:p w14:paraId="0633471B" w14:textId="77777777" w:rsidR="00030055" w:rsidRPr="000F6F30" w:rsidRDefault="00030055" w:rsidP="00030055">
      <w:pPr>
        <w:ind w:left="720"/>
        <w:rPr>
          <w:rFonts w:ascii="Times New Roman" w:hAnsi="Times New Roman" w:cs="Times New Roman"/>
          <w:szCs w:val="24"/>
        </w:rPr>
      </w:pPr>
    </w:p>
    <w:p w14:paraId="783B83D6" w14:textId="77777777" w:rsidR="00030055" w:rsidRPr="000F6F30" w:rsidRDefault="00030055" w:rsidP="00030055">
      <w:pPr>
        <w:ind w:left="720"/>
        <w:rPr>
          <w:rFonts w:ascii="Times New Roman" w:hAnsi="Times New Roman" w:cs="Times New Roman"/>
          <w:szCs w:val="24"/>
        </w:rPr>
      </w:pPr>
    </w:p>
    <w:p w14:paraId="1E3DAF51" w14:textId="77777777" w:rsidR="00030055" w:rsidRPr="000F6F30" w:rsidRDefault="00030055" w:rsidP="00030055">
      <w:pPr>
        <w:ind w:left="720"/>
        <w:rPr>
          <w:rFonts w:ascii="Times New Roman" w:hAnsi="Times New Roman" w:cs="Times New Roman"/>
          <w:szCs w:val="24"/>
        </w:rPr>
      </w:pPr>
    </w:p>
    <w:p w14:paraId="3F7B7298" w14:textId="77777777" w:rsidR="00030055" w:rsidRPr="000F6F30" w:rsidRDefault="00030055" w:rsidP="00030055">
      <w:pPr>
        <w:ind w:left="720"/>
        <w:rPr>
          <w:rFonts w:ascii="Times New Roman" w:hAnsi="Times New Roman" w:cs="Times New Roman"/>
          <w:szCs w:val="24"/>
        </w:rPr>
      </w:pPr>
    </w:p>
    <w:p w14:paraId="7DE80596"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0" distB="0" distL="114300" distR="114300" simplePos="0" relativeHeight="251730944" behindDoc="0" locked="0" layoutInCell="0" hidden="0" allowOverlap="1" wp14:anchorId="04A962F2" wp14:editId="7145931C">
                <wp:simplePos x="0" y="0"/>
                <wp:positionH relativeFrom="column">
                  <wp:posOffset>1539240</wp:posOffset>
                </wp:positionH>
                <wp:positionV relativeFrom="paragraph">
                  <wp:posOffset>200025</wp:posOffset>
                </wp:positionV>
                <wp:extent cx="438150" cy="552450"/>
                <wp:effectExtent l="258445" t="235585" r="258445" b="281305"/>
                <wp:wrapNone/>
                <wp:docPr id="105" name="Conector recto de flecha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L4DAAAAoAAAAAAAAAAAAAAAAAAAAgAAAHgJAAAAAAAAAgAAADsBAACyAgAAZgMAAEgABQBxEQAAPBQAACgAAAAIAAAAAQAAAAEAAAA="/>
                          </a:ext>
                        </a:extLst>
                      </wps:cNvCnPr>
                      <wps:spPr>
                        <a:xfrm flipH="1" flipV="1">
                          <a:off x="0" y="0"/>
                          <a:ext cx="438150" cy="5524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2D7FAE63" id="Conector recto de flecha 250" o:spid="_x0000_s1026" type="#_x0000_t32" style="position:absolute;margin-left:121.2pt;margin-top:15.75pt;width:34.5pt;height:43.5pt;flip:x 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" o:allowincell="f" strokeweight="3pt">
                <v:stroke endarrow="block"/>
                <v:shadow on="t" color="black" opacity="22937f" origin=",.5" offset="0,1.8pt"/>
              </v:shape>
            </w:pict>
          </mc:Fallback>
        </mc:AlternateContent>
      </w:r>
    </w:p>
    <w:p w14:paraId="492B3990" w14:textId="77777777" w:rsidR="00030055" w:rsidRPr="000F6F30" w:rsidRDefault="00030055" w:rsidP="00030055">
      <w:pPr>
        <w:ind w:left="720"/>
        <w:rPr>
          <w:rFonts w:ascii="Times New Roman" w:hAnsi="Times New Roman" w:cs="Times New Roman"/>
          <w:szCs w:val="24"/>
        </w:rPr>
      </w:pPr>
    </w:p>
    <w:p w14:paraId="1A4C1CB6"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45720" distB="45720" distL="114300" distR="114300" simplePos="0" relativeHeight="251731968" behindDoc="0" locked="0" layoutInCell="0" hidden="0" allowOverlap="1" wp14:anchorId="15299807" wp14:editId="77BA0BF2">
                <wp:simplePos x="0" y="0"/>
                <wp:positionH relativeFrom="margin">
                  <wp:posOffset>1350645</wp:posOffset>
                </wp:positionH>
                <wp:positionV relativeFrom="paragraph">
                  <wp:posOffset>114300</wp:posOffset>
                </wp:positionV>
                <wp:extent cx="2360930" cy="367030"/>
                <wp:effectExtent l="0" t="0" r="0" b="0"/>
                <wp:wrapNone/>
                <wp:docPr id="106" name="Cuadro de texto 13"/>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MADAAAAoAAAAAAAAAAAAAAAAAAAAQAAAE8IAAAAAAAAAgAAALQAAACGDgAAQgIAAEgABQBIEAAAjRcAACgAAAAIAAAAAQAAAAMAAAA="/>
                          </a:ext>
                        </a:extLst>
                      </wps:cNvSpPr>
                      <wps:spPr>
                        <a:xfrm>
                          <a:off x="0" y="0"/>
                          <a:ext cx="2360930" cy="367030"/>
                        </a:xfrm>
                        <a:prstGeom prst="rect">
                          <a:avLst/>
                        </a:prstGeom>
                        <a:noFill/>
                        <a:ln w="9525">
                          <a:noFill/>
                        </a:ln>
                      </wps:spPr>
                      <wps:txbx>
                        <w:txbxContent>
                          <w:p w14:paraId="0CD32963" w14:textId="77777777" w:rsidR="00030055" w:rsidRDefault="00030055" w:rsidP="00223F59">
                            <w:pPr>
                              <w:pStyle w:val="Prrafodelista"/>
                              <w:numPr>
                                <w:ilvl w:val="0"/>
                                <w:numId w:val="25"/>
                              </w:numPr>
                              <w:spacing w:after="160" w:line="259" w:lineRule="auto"/>
                              <w:ind w:left="1080" w:hanging="360"/>
                              <w:contextualSpacing/>
                              <w:jc w:val="left"/>
                            </w:pPr>
                            <w:r>
                              <w:rPr>
                                <w:lang w:val="es-MX"/>
                              </w:rPr>
                              <w:t>Clic aquí</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15299807" id="Cuadro de texto 13" o:spid="_x0000_s1064" style="position:absolute;left:0;text-align:left;margin-left:106.35pt;margin-top:9pt;width:185.9pt;height:28.9pt;z-index:2517319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" o:allowincell="f" filled="f" stroked="f">
                <v:textbox style="mso-fit-shape-to-text:t">
                  <w:txbxContent>
                    <w:p w14:paraId="0CD32963" w14:textId="77777777" w:rsidR="00030055" w:rsidRDefault="00030055" w:rsidP="00223F59">
                      <w:pPr>
                        <w:pStyle w:val="Prrafodelista"/>
                        <w:numPr>
                          <w:ilvl w:val="0"/>
                          <w:numId w:val="25"/>
                        </w:numPr>
                        <w:spacing w:after="160" w:line="259" w:lineRule="auto"/>
                        <w:ind w:left="1080" w:hanging="360"/>
                        <w:contextualSpacing/>
                        <w:jc w:val="left"/>
                      </w:pPr>
                      <w:r>
                        <w:rPr>
                          <w:lang w:val="es-MX"/>
                        </w:rPr>
                        <w:t>Clic aquí</w:t>
                      </w:r>
                    </w:p>
                  </w:txbxContent>
                </v:textbox>
                <w10:wrap anchorx="margin"/>
              </v:rect>
            </w:pict>
          </mc:Fallback>
        </mc:AlternateContent>
      </w:r>
    </w:p>
    <w:p w14:paraId="74F62BF5"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w:drawing>
          <wp:anchor distT="0" distB="0" distL="114300" distR="114300" simplePos="0" relativeHeight="251732992" behindDoc="0" locked="0" layoutInCell="0" hidden="0" allowOverlap="1" wp14:anchorId="37694717" wp14:editId="5CD900B7">
            <wp:simplePos x="0" y="0"/>
            <wp:positionH relativeFrom="margin">
              <wp:align>right</wp:align>
            </wp:positionH>
            <wp:positionV relativeFrom="paragraph">
              <wp:posOffset>372110</wp:posOffset>
            </wp:positionV>
            <wp:extent cx="6136005" cy="2957195"/>
            <wp:effectExtent l="0" t="0" r="0" b="0"/>
            <wp:wrapSquare wrapText="bothSides"/>
            <wp:docPr id="107"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280"/>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LsD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wAAAKIAAAAAAAAAAAAAAwAAAAEAAAAAAAAAAAAAAAIAAABKAgAAvyUAADESAABIAAUAcQQAAA8bAAAoAAAACAAAAAEAAAABAAAA"/>
                        </a:ext>
                      </a:extLst>
                    </pic:cNvPicPr>
                  </pic:nvPicPr>
                  <pic:blipFill>
                    <a:blip r:embed="rId41"/>
                    <a:srcRect t="9550"/>
                    <a:stretch>
                      <a:fillRect/>
                    </a:stretch>
                  </pic:blipFill>
                  <pic:spPr>
                    <a:xfrm>
                      <a:off x="0" y="0"/>
                      <a:ext cx="6136005" cy="2957195"/>
                    </a:xfrm>
                    <a:prstGeom prst="rect">
                      <a:avLst/>
                    </a:prstGeom>
                    <a:noFill/>
                    <a:ln w="12700">
                      <a:noFill/>
                    </a:ln>
                  </pic:spPr>
                </pic:pic>
              </a:graphicData>
            </a:graphic>
          </wp:anchor>
        </w:drawing>
      </w:r>
      <w:r w:rsidRPr="000F6F30">
        <w:rPr>
          <w:rFonts w:ascii="Times New Roman" w:hAnsi="Times New Roman" w:cs="Times New Roman"/>
          <w:noProof/>
          <w:szCs w:val="24"/>
        </w:rPr>
        <mc:AlternateContent>
          <mc:Choice Requires="wps">
            <w:drawing>
              <wp:anchor distT="45720" distB="45720" distL="114300" distR="114300" simplePos="0" relativeHeight="251734016" behindDoc="0" locked="0" layoutInCell="0" hidden="0" allowOverlap="1" wp14:anchorId="0BFD51A3" wp14:editId="103195F0">
                <wp:simplePos x="0" y="0"/>
                <wp:positionH relativeFrom="margin">
                  <wp:posOffset>3882390</wp:posOffset>
                </wp:positionH>
                <wp:positionV relativeFrom="paragraph">
                  <wp:posOffset>1672590</wp:posOffset>
                </wp:positionV>
                <wp:extent cx="2360930" cy="715010"/>
                <wp:effectExtent l="0" t="0" r="0" b="0"/>
                <wp:wrapNone/>
                <wp:docPr id="108" name="Cuadro de texto 12"/>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MEDAAAAoAAAAAAAAAAAAAAAAAAAAQAAAOIXAAAAAAAAAgAAAEoKAACGDgAAZgQAAEgABQDbHwAADyMAACgAAAAIAAAAAQAAAAMAAAA="/>
                          </a:ext>
                        </a:extLst>
                      </wps:cNvSpPr>
                      <wps:spPr>
                        <a:xfrm>
                          <a:off x="0" y="0"/>
                          <a:ext cx="2360930" cy="715010"/>
                        </a:xfrm>
                        <a:prstGeom prst="rect">
                          <a:avLst/>
                        </a:prstGeom>
                        <a:noFill/>
                        <a:ln w="9525">
                          <a:noFill/>
                        </a:ln>
                      </wps:spPr>
                      <wps:txbx>
                        <w:txbxContent>
                          <w:p w14:paraId="18315A7A" w14:textId="77777777" w:rsidR="00030055" w:rsidRDefault="00030055" w:rsidP="00223F59">
                            <w:pPr>
                              <w:pStyle w:val="Prrafodelista"/>
                              <w:numPr>
                                <w:ilvl w:val="0"/>
                                <w:numId w:val="25"/>
                              </w:numPr>
                              <w:spacing w:after="160" w:line="259" w:lineRule="auto"/>
                              <w:ind w:left="1080" w:hanging="360"/>
                              <w:contextualSpacing/>
                              <w:jc w:val="left"/>
                            </w:pPr>
                            <w:r>
                              <w:rPr>
                                <w:lang w:val="es-MX"/>
                              </w:rPr>
                              <w:t>Ingrese los datos a actualizar y de clic en el botón actualizar</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0BFD51A3" id="Cuadro de texto 12" o:spid="_x0000_s1065" style="position:absolute;left:0;text-align:left;margin-left:305.7pt;margin-top:131.7pt;width:185.9pt;height:56.3pt;z-index:25173401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" o:allowincell="f" filled="f" stroked="f">
                <v:textbox style="mso-fit-shape-to-text:t">
                  <w:txbxContent>
                    <w:p w14:paraId="18315A7A" w14:textId="77777777" w:rsidR="00030055" w:rsidRDefault="00030055" w:rsidP="00223F59">
                      <w:pPr>
                        <w:pStyle w:val="Prrafodelista"/>
                        <w:numPr>
                          <w:ilvl w:val="0"/>
                          <w:numId w:val="25"/>
                        </w:numPr>
                        <w:spacing w:after="160" w:line="259" w:lineRule="auto"/>
                        <w:ind w:left="1080" w:hanging="360"/>
                        <w:contextualSpacing/>
                        <w:jc w:val="left"/>
                      </w:pPr>
                      <w:r>
                        <w:rPr>
                          <w:lang w:val="es-MX"/>
                        </w:rPr>
                        <w:t>Ingrese los datos a actualizar y de clic en el botón actualizar</w:t>
                      </w:r>
                    </w:p>
                  </w:txbxContent>
                </v:textbox>
                <w10:wrap anchorx="margin"/>
              </v:rect>
            </w:pict>
          </mc:Fallback>
        </mc:AlternateContent>
      </w:r>
    </w:p>
    <w:p w14:paraId="23015EE6" w14:textId="77777777" w:rsidR="00030055" w:rsidRPr="000F6F30" w:rsidRDefault="00030055" w:rsidP="00030055">
      <w:pPr>
        <w:ind w:left="720"/>
        <w:rPr>
          <w:rFonts w:ascii="Times New Roman" w:hAnsi="Times New Roman" w:cs="Times New Roman"/>
          <w:szCs w:val="24"/>
        </w:rPr>
      </w:pPr>
    </w:p>
    <w:p w14:paraId="06A27201" w14:textId="77777777" w:rsidR="00030055" w:rsidRPr="000F6F30" w:rsidRDefault="00030055" w:rsidP="00030055">
      <w:pPr>
        <w:ind w:left="720"/>
        <w:rPr>
          <w:rFonts w:ascii="Times New Roman" w:hAnsi="Times New Roman" w:cs="Times New Roman"/>
          <w:szCs w:val="24"/>
        </w:rPr>
      </w:pPr>
    </w:p>
    <w:p w14:paraId="20FC38AD" w14:textId="77777777" w:rsidR="00030055" w:rsidRPr="000F6F30" w:rsidRDefault="00030055" w:rsidP="00030055">
      <w:pPr>
        <w:ind w:left="720"/>
        <w:rPr>
          <w:rFonts w:ascii="Times New Roman" w:hAnsi="Times New Roman" w:cs="Times New Roman"/>
          <w:szCs w:val="24"/>
        </w:rPr>
      </w:pPr>
    </w:p>
    <w:p w14:paraId="0717140D" w14:textId="77777777" w:rsidR="00030055" w:rsidRPr="000F6F30" w:rsidRDefault="00030055" w:rsidP="00030055">
      <w:pPr>
        <w:ind w:left="720"/>
        <w:rPr>
          <w:rFonts w:ascii="Times New Roman" w:hAnsi="Times New Roman" w:cs="Times New Roman"/>
          <w:szCs w:val="24"/>
        </w:rPr>
      </w:pPr>
    </w:p>
    <w:p w14:paraId="1B68E9FA"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t>Eliminar producto</w:t>
      </w:r>
    </w:p>
    <w:p w14:paraId="22E4D897"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szCs w:val="24"/>
        </w:rPr>
        <w:t>Para eliminar un producto haga lo siguiente:</w:t>
      </w:r>
    </w:p>
    <w:p w14:paraId="4055D83F"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w:lastRenderedPageBreak/>
        <w:drawing>
          <wp:anchor distT="0" distB="0" distL="114300" distR="114300" simplePos="0" relativeHeight="251735040" behindDoc="1" locked="0" layoutInCell="0" hidden="0" allowOverlap="1" wp14:anchorId="5951C2BF" wp14:editId="30A8F9D2">
            <wp:simplePos x="0" y="0"/>
            <wp:positionH relativeFrom="column">
              <wp:posOffset>66675</wp:posOffset>
            </wp:positionH>
            <wp:positionV relativeFrom="paragraph">
              <wp:posOffset>246380</wp:posOffset>
            </wp:positionV>
            <wp:extent cx="4800600" cy="2406650"/>
            <wp:effectExtent l="0" t="0" r="0" b="0"/>
            <wp:wrapTight wrapText="bothSides">
              <wp:wrapPolygon edited="0">
                <wp:start x="-514" y="439"/>
                <wp:lineTo x="-514" y="21503"/>
                <wp:lineTo x="22114" y="21503"/>
                <wp:lineTo x="22114" y="439"/>
                <wp:lineTo x="-514" y="439"/>
              </wp:wrapPolygon>
            </wp:wrapTight>
            <wp:docPr id="109"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281"/>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0DAADlEwAAOhE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wAAACMAAAAAAAAAAAAAAAAAAAIAAABpAAAAAAAAAAIAAACEAQAAiB0AAM4OAABJAAUACQYAANkHAAAoAAAACAAAAAEAAAABAAAA"/>
                        </a:ext>
                      </a:extLst>
                    </pic:cNvPicPr>
                  </pic:nvPicPr>
                  <pic:blipFill>
                    <a:blip r:embed="rId40"/>
                    <a:srcRect t="9730" r="50930" b="44100"/>
                    <a:stretch>
                      <a:fillRect/>
                    </a:stretch>
                  </pic:blipFill>
                  <pic:spPr>
                    <a:xfrm>
                      <a:off x="0" y="0"/>
                      <a:ext cx="4800600" cy="2406650"/>
                    </a:xfrm>
                    <a:prstGeom prst="rect">
                      <a:avLst/>
                    </a:prstGeom>
                    <a:noFill/>
                    <a:ln w="12700">
                      <a:noFill/>
                    </a:ln>
                  </pic:spPr>
                </pic:pic>
              </a:graphicData>
            </a:graphic>
          </wp:anchor>
        </w:drawing>
      </w:r>
    </w:p>
    <w:p w14:paraId="3855B5FD" w14:textId="77777777" w:rsidR="00030055" w:rsidRPr="000F6F30" w:rsidRDefault="00030055" w:rsidP="00030055">
      <w:pPr>
        <w:ind w:left="720"/>
        <w:rPr>
          <w:rFonts w:ascii="Times New Roman" w:hAnsi="Times New Roman" w:cs="Times New Roman"/>
          <w:szCs w:val="24"/>
        </w:rPr>
      </w:pPr>
    </w:p>
    <w:p w14:paraId="4B33813A" w14:textId="77777777" w:rsidR="00030055" w:rsidRPr="000F6F30" w:rsidRDefault="00030055" w:rsidP="00030055">
      <w:pPr>
        <w:ind w:left="720"/>
        <w:rPr>
          <w:rFonts w:ascii="Times New Roman" w:hAnsi="Times New Roman" w:cs="Times New Roman"/>
          <w:szCs w:val="24"/>
        </w:rPr>
      </w:pPr>
    </w:p>
    <w:p w14:paraId="11F17181" w14:textId="77777777" w:rsidR="00030055" w:rsidRPr="000F6F30" w:rsidRDefault="00030055" w:rsidP="00030055">
      <w:pPr>
        <w:ind w:left="720"/>
        <w:rPr>
          <w:rFonts w:ascii="Times New Roman" w:hAnsi="Times New Roman" w:cs="Times New Roman"/>
          <w:szCs w:val="24"/>
        </w:rPr>
      </w:pPr>
    </w:p>
    <w:p w14:paraId="769C16C2" w14:textId="77777777" w:rsidR="00030055" w:rsidRPr="000F6F30" w:rsidRDefault="00030055" w:rsidP="00030055">
      <w:pPr>
        <w:ind w:left="720"/>
        <w:rPr>
          <w:rFonts w:ascii="Times New Roman" w:hAnsi="Times New Roman" w:cs="Times New Roman"/>
          <w:szCs w:val="24"/>
        </w:rPr>
      </w:pPr>
    </w:p>
    <w:p w14:paraId="5D2219D2" w14:textId="77777777" w:rsidR="00030055" w:rsidRPr="000F6F30" w:rsidRDefault="00030055" w:rsidP="00030055">
      <w:pPr>
        <w:ind w:left="720"/>
        <w:rPr>
          <w:rFonts w:ascii="Times New Roman" w:hAnsi="Times New Roman" w:cs="Times New Roman"/>
          <w:szCs w:val="24"/>
        </w:rPr>
      </w:pPr>
    </w:p>
    <w:p w14:paraId="0045652F"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0" distB="0" distL="114300" distR="114300" simplePos="0" relativeHeight="251736064" behindDoc="0" locked="0" layoutInCell="0" hidden="0" allowOverlap="1" wp14:anchorId="5D84BE5C" wp14:editId="4887BDCB">
                <wp:simplePos x="0" y="0"/>
                <wp:positionH relativeFrom="column">
                  <wp:posOffset>2301240</wp:posOffset>
                </wp:positionH>
                <wp:positionV relativeFrom="paragraph">
                  <wp:posOffset>43180</wp:posOffset>
                </wp:positionV>
                <wp:extent cx="1828800" cy="1066800"/>
                <wp:effectExtent l="258445" t="235585" r="258445" b="281305"/>
                <wp:wrapNone/>
                <wp:docPr id="110" name="Conector recto de flecha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M4DAAAAoAAAAAAAAAAAAAAAAAAAAgAAACgOAAAAAAAAAgAAAEQAAABACwAAkAYAAEkABQDIEwAAlSAAACgAAAAIAAAAAQAAAAEAAAA="/>
                          </a:ext>
                        </a:extLst>
                      </wps:cNvCnPr>
                      <wps:spPr>
                        <a:xfrm flipH="1" flipV="1">
                          <a:off x="0" y="0"/>
                          <a:ext cx="1828800" cy="10668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17E93E8F" id="Conector recto de flecha 255" o:spid="_x0000_s1026" type="#_x0000_t32" style="position:absolute;margin-left:181.2pt;margin-top:3.4pt;width:2in;height:84pt;flip:x 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" o:allowincell="f" strokeweight="3pt">
                <v:stroke endarrow="block"/>
                <v:shadow on="t" color="black" opacity="22937f" origin=",.5" offset="0,1.8pt"/>
              </v:shape>
            </w:pict>
          </mc:Fallback>
        </mc:AlternateContent>
      </w:r>
    </w:p>
    <w:p w14:paraId="01477207" w14:textId="77777777" w:rsidR="00030055" w:rsidRPr="000F6F30" w:rsidRDefault="00030055" w:rsidP="00030055">
      <w:pPr>
        <w:ind w:left="720"/>
        <w:rPr>
          <w:rFonts w:ascii="Times New Roman" w:hAnsi="Times New Roman" w:cs="Times New Roman"/>
          <w:szCs w:val="24"/>
        </w:rPr>
      </w:pPr>
    </w:p>
    <w:p w14:paraId="2CEE21A1" w14:textId="77777777" w:rsidR="00030055" w:rsidRPr="000F6F30" w:rsidRDefault="00030055" w:rsidP="00030055">
      <w:pPr>
        <w:ind w:left="720"/>
        <w:rPr>
          <w:rFonts w:ascii="Times New Roman" w:hAnsi="Times New Roman" w:cs="Times New Roman"/>
          <w:szCs w:val="24"/>
        </w:rPr>
      </w:pPr>
    </w:p>
    <w:p w14:paraId="468CF059"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45720" distB="45720" distL="114300" distR="114300" simplePos="0" relativeHeight="251737088" behindDoc="0" locked="0" layoutInCell="0" hidden="0" allowOverlap="1" wp14:anchorId="1A88DD94" wp14:editId="0FA93F86">
                <wp:simplePos x="0" y="0"/>
                <wp:positionH relativeFrom="margin">
                  <wp:posOffset>3653790</wp:posOffset>
                </wp:positionH>
                <wp:positionV relativeFrom="paragraph">
                  <wp:posOffset>210820</wp:posOffset>
                </wp:positionV>
                <wp:extent cx="2360930" cy="541020"/>
                <wp:effectExtent l="0" t="0" r="0" b="0"/>
                <wp:wrapNone/>
                <wp:docPr id="111" name="Cuadro de texto 11"/>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NEDAAAAoAAAAAAAAAAAAAAAAAAAAQAAAHoWAAAAAAAAAgAAAEwBAACGDgAAVAMAAEkABQAaHAAAYScAACgAAAAIAAAAAQAAAAMAAAA="/>
                          </a:ext>
                        </a:extLst>
                      </wps:cNvSpPr>
                      <wps:spPr>
                        <a:xfrm>
                          <a:off x="0" y="0"/>
                          <a:ext cx="2360930" cy="541020"/>
                        </a:xfrm>
                        <a:prstGeom prst="rect">
                          <a:avLst/>
                        </a:prstGeom>
                        <a:noFill/>
                        <a:ln w="9525">
                          <a:noFill/>
                        </a:ln>
                      </wps:spPr>
                      <wps:txbx>
                        <w:txbxContent>
                          <w:p w14:paraId="237895EE" w14:textId="77777777" w:rsidR="00030055" w:rsidRDefault="00030055" w:rsidP="00223F59">
                            <w:pPr>
                              <w:pStyle w:val="Prrafodelista"/>
                              <w:numPr>
                                <w:ilvl w:val="0"/>
                                <w:numId w:val="30"/>
                              </w:numPr>
                              <w:spacing w:after="160" w:line="259" w:lineRule="auto"/>
                              <w:ind w:left="720" w:hanging="360"/>
                              <w:contextualSpacing/>
                              <w:jc w:val="left"/>
                              <w:rPr>
                                <w:lang w:val="es-MX"/>
                              </w:rPr>
                            </w:pPr>
                            <w:r>
                              <w:rPr>
                                <w:lang w:val="es-MX"/>
                              </w:rPr>
                              <w:t>En la vista de detalle de producto de clic aqui</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1A88DD94" id="Cuadro de texto 11" o:spid="_x0000_s1066" style="position:absolute;left:0;text-align:left;margin-left:287.7pt;margin-top:16.6pt;width:185.9pt;height:42.6pt;z-index:2517370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" o:allowincell="f" filled="f" stroked="f">
                <v:textbox style="mso-fit-shape-to-text:t">
                  <w:txbxContent>
                    <w:p w14:paraId="237895EE" w14:textId="77777777" w:rsidR="00030055" w:rsidRDefault="00030055" w:rsidP="00223F59">
                      <w:pPr>
                        <w:pStyle w:val="Prrafodelista"/>
                        <w:numPr>
                          <w:ilvl w:val="0"/>
                          <w:numId w:val="30"/>
                        </w:numPr>
                        <w:spacing w:after="160" w:line="259" w:lineRule="auto"/>
                        <w:ind w:left="720" w:hanging="360"/>
                        <w:contextualSpacing/>
                        <w:jc w:val="left"/>
                        <w:rPr>
                          <w:lang w:val="es-MX"/>
                        </w:rPr>
                      </w:pPr>
                      <w:r>
                        <w:rPr>
                          <w:lang w:val="es-MX"/>
                        </w:rPr>
                        <w:t>En la vista de detalle de producto de clic aqui</w:t>
                      </w:r>
                    </w:p>
                  </w:txbxContent>
                </v:textbox>
                <w10:wrap anchorx="margin"/>
              </v:rect>
            </w:pict>
          </mc:Fallback>
        </mc:AlternateContent>
      </w:r>
    </w:p>
    <w:p w14:paraId="27ED50BD" w14:textId="77777777" w:rsidR="00030055" w:rsidRPr="000F6F30" w:rsidRDefault="00030055" w:rsidP="00030055">
      <w:pPr>
        <w:ind w:left="720"/>
        <w:rPr>
          <w:rFonts w:ascii="Times New Roman" w:hAnsi="Times New Roman" w:cs="Times New Roman"/>
          <w:szCs w:val="24"/>
        </w:rPr>
      </w:pPr>
    </w:p>
    <w:p w14:paraId="563F244C" w14:textId="77777777" w:rsidR="00030055" w:rsidRPr="000F6F30" w:rsidRDefault="00030055" w:rsidP="00030055">
      <w:pPr>
        <w:ind w:left="720"/>
        <w:rPr>
          <w:rFonts w:ascii="Times New Roman" w:hAnsi="Times New Roman" w:cs="Times New Roman"/>
          <w:szCs w:val="24"/>
        </w:rPr>
      </w:pPr>
    </w:p>
    <w:p w14:paraId="4F6055F2" w14:textId="77777777" w:rsidR="00030055" w:rsidRPr="000F6F30" w:rsidRDefault="00030055" w:rsidP="00030055">
      <w:pPr>
        <w:ind w:left="720"/>
        <w:rPr>
          <w:rFonts w:ascii="Times New Roman" w:hAnsi="Times New Roman" w:cs="Times New Roman"/>
          <w:szCs w:val="24"/>
        </w:rPr>
      </w:pPr>
      <w:r w:rsidRPr="000F6F30">
        <w:rPr>
          <w:rFonts w:ascii="Times New Roman" w:hAnsi="Times New Roman" w:cs="Times New Roman"/>
          <w:noProof/>
          <w:szCs w:val="24"/>
        </w:rPr>
        <w:lastRenderedPageBreak/>
        <mc:AlternateContent>
          <mc:Choice Requires="wps">
            <w:drawing>
              <wp:anchor distT="45720" distB="45720" distL="114300" distR="114300" simplePos="0" relativeHeight="251738112" behindDoc="0" locked="0" layoutInCell="0" hidden="0" allowOverlap="1" wp14:anchorId="6AF6B977" wp14:editId="1635F681">
                <wp:simplePos x="0" y="0"/>
                <wp:positionH relativeFrom="margin">
                  <wp:posOffset>2701290</wp:posOffset>
                </wp:positionH>
                <wp:positionV relativeFrom="paragraph">
                  <wp:posOffset>1840230</wp:posOffset>
                </wp:positionV>
                <wp:extent cx="2360930" cy="889000"/>
                <wp:effectExtent l="0" t="0" r="0" b="0"/>
                <wp:wrapNone/>
                <wp:docPr id="112" name="Cuadro de texto 10"/>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NQDAAAAoAAAAAAAAAAAAAAAAAAAAQAAAJ4QAAAAAAAAAgAAAFILAACGDgAAeAUAAEoABQCXGAAApxEAACgAAAAIAAAAAQAAAAMAAAA="/>
                          </a:ext>
                        </a:extLst>
                      </wps:cNvSpPr>
                      <wps:spPr>
                        <a:xfrm>
                          <a:off x="0" y="0"/>
                          <a:ext cx="2360930" cy="889000"/>
                        </a:xfrm>
                        <a:prstGeom prst="rect">
                          <a:avLst/>
                        </a:prstGeom>
                        <a:noFill/>
                        <a:ln w="9525">
                          <a:noFill/>
                        </a:ln>
                      </wps:spPr>
                      <wps:txbx>
                        <w:txbxContent>
                          <w:p w14:paraId="35F09B55" w14:textId="77777777" w:rsidR="00030055" w:rsidRDefault="00030055" w:rsidP="00223F59">
                            <w:pPr>
                              <w:pStyle w:val="Prrafodelista"/>
                              <w:numPr>
                                <w:ilvl w:val="0"/>
                                <w:numId w:val="30"/>
                              </w:numPr>
                              <w:spacing w:after="160" w:line="259" w:lineRule="auto"/>
                              <w:ind w:left="720" w:hanging="360"/>
                              <w:contextualSpacing/>
                              <w:jc w:val="left"/>
                              <w:rPr>
                                <w:lang w:val="es-MX"/>
                              </w:rPr>
                            </w:pPr>
                            <w:r>
                              <w:rPr>
                                <w:lang w:val="es-MX"/>
                              </w:rPr>
                              <w:t>Se le mostrará esta ventana de confirmación, para confirmar de clic en el botón rojo “eliminar”</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6AF6B977" id="Cuadro de texto 10" o:spid="_x0000_s1067" style="position:absolute;left:0;text-align:left;margin-left:212.7pt;margin-top:144.9pt;width:185.9pt;height:70pt;z-index:2517381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" o:allowincell="f" filled="f" stroked="f">
                <v:textbox style="mso-fit-shape-to-text:t">
                  <w:txbxContent>
                    <w:p w14:paraId="35F09B55" w14:textId="77777777" w:rsidR="00030055" w:rsidRDefault="00030055" w:rsidP="00223F59">
                      <w:pPr>
                        <w:pStyle w:val="Prrafodelista"/>
                        <w:numPr>
                          <w:ilvl w:val="0"/>
                          <w:numId w:val="30"/>
                        </w:numPr>
                        <w:spacing w:after="160" w:line="259" w:lineRule="auto"/>
                        <w:ind w:left="720" w:hanging="360"/>
                        <w:contextualSpacing/>
                        <w:jc w:val="left"/>
                        <w:rPr>
                          <w:lang w:val="es-MX"/>
                        </w:rPr>
                      </w:pPr>
                      <w:r>
                        <w:rPr>
                          <w:lang w:val="es-MX"/>
                        </w:rPr>
                        <w:t>Se le mostrará esta ventana de confirmación, para confirmar de clic en el botón rojo “eliminar”</w:t>
                      </w:r>
                    </w:p>
                  </w:txbxContent>
                </v:textbox>
                <w10:wrap anchorx="margin"/>
              </v:rect>
            </w:pict>
          </mc:Fallback>
        </mc:AlternateContent>
      </w:r>
      <w:r w:rsidRPr="000F6F30">
        <w:rPr>
          <w:rFonts w:ascii="Times New Roman" w:hAnsi="Times New Roman" w:cs="Times New Roman"/>
          <w:noProof/>
          <w:szCs w:val="24"/>
        </w:rPr>
        <mc:AlternateContent>
          <mc:Choice Requires="wps">
            <w:drawing>
              <wp:anchor distT="0" distB="0" distL="114300" distR="114300" simplePos="0" relativeHeight="251739136" behindDoc="0" locked="0" layoutInCell="0" hidden="0" allowOverlap="1" wp14:anchorId="2F3E7879" wp14:editId="0AA089FC">
                <wp:simplePos x="0" y="0"/>
                <wp:positionH relativeFrom="column">
                  <wp:posOffset>1177290</wp:posOffset>
                </wp:positionH>
                <wp:positionV relativeFrom="paragraph">
                  <wp:posOffset>1245235</wp:posOffset>
                </wp:positionV>
                <wp:extent cx="1828800" cy="1066800"/>
                <wp:effectExtent l="258445" t="235585" r="258445" b="281305"/>
                <wp:wrapNone/>
                <wp:docPr id="113" name="Conector recto de flecha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NQDAAAAoAAAAAAAAAAAAAAAAAAAAgAAAD4HAAAAAAAAAgAAAKkHAABACwAAkAYAAEoABQA3DwAA/g0AACgAAAAIAAAAAQAAAAEAAAA="/>
                          </a:ext>
                        </a:extLst>
                      </wps:cNvCnPr>
                      <wps:spPr>
                        <a:xfrm flipH="1" flipV="1">
                          <a:off x="0" y="0"/>
                          <a:ext cx="1828800" cy="10668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04607E5B" id="Conector recto de flecha 258" o:spid="_x0000_s1026" type="#_x0000_t32" style="position:absolute;margin-left:92.7pt;margin-top:98.05pt;width:2in;height:84pt;flip:x 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" o:allowincell="f" strokeweight="3pt">
                <v:stroke endarrow="block"/>
                <v:shadow on="t" color="black" opacity="22937f" origin=",.5" offset="0,1.8pt"/>
              </v:shape>
            </w:pict>
          </mc:Fallback>
        </mc:AlternateContent>
      </w:r>
      <w:r w:rsidRPr="000F6F30">
        <w:rPr>
          <w:rFonts w:ascii="Times New Roman" w:hAnsi="Times New Roman" w:cs="Times New Roman"/>
          <w:noProof/>
          <w:szCs w:val="24"/>
        </w:rPr>
        <w:drawing>
          <wp:inline distT="0" distB="0" distL="0" distR="0" wp14:anchorId="4BDA3BB9" wp14:editId="0E32045F">
            <wp:extent cx="5612130" cy="2990850"/>
            <wp:effectExtent l="0" t="0" r="0" b="0"/>
            <wp:docPr id="19"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82"/>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TAwAAB6AAAAAAAAAAAAAAAAAAAAAAAAAAAAAAAAAAAAAAAAAAAAAAhiIAAGYSAAAAAAAAAAAAAAAAAAAoAAAACAAAAAEAAAABAAAA"/>
                        </a:ext>
                      </a:extLst>
                    </pic:cNvPicPr>
                  </pic:nvPicPr>
                  <pic:blipFill>
                    <a:blip r:embed="rId42"/>
                    <a:stretch>
                      <a:fillRect/>
                    </a:stretch>
                  </pic:blipFill>
                  <pic:spPr>
                    <a:xfrm>
                      <a:off x="0" y="0"/>
                      <a:ext cx="5612130" cy="2990850"/>
                    </a:xfrm>
                    <a:prstGeom prst="rect">
                      <a:avLst/>
                    </a:prstGeom>
                    <a:noFill/>
                    <a:ln w="9525">
                      <a:noFill/>
                    </a:ln>
                  </pic:spPr>
                </pic:pic>
              </a:graphicData>
            </a:graphic>
          </wp:inline>
        </w:drawing>
      </w:r>
    </w:p>
    <w:p w14:paraId="3DCDF2B1" w14:textId="77777777" w:rsidR="00030055" w:rsidRPr="000F6F30" w:rsidRDefault="00030055" w:rsidP="00030055">
      <w:pPr>
        <w:ind w:left="720"/>
        <w:rPr>
          <w:rFonts w:ascii="Times New Roman" w:hAnsi="Times New Roman" w:cs="Times New Roman"/>
          <w:szCs w:val="24"/>
        </w:rPr>
      </w:pPr>
    </w:p>
    <w:p w14:paraId="20E4389C" w14:textId="77777777" w:rsidR="00030055" w:rsidRPr="000F6F30" w:rsidRDefault="00030055" w:rsidP="00030055">
      <w:pPr>
        <w:ind w:left="720"/>
        <w:rPr>
          <w:rFonts w:ascii="Times New Roman" w:hAnsi="Times New Roman" w:cs="Times New Roman"/>
          <w:szCs w:val="24"/>
        </w:rPr>
      </w:pPr>
    </w:p>
    <w:p w14:paraId="6E5C7702" w14:textId="77777777" w:rsidR="00030055" w:rsidRPr="000F6F30" w:rsidRDefault="00030055" w:rsidP="00030055">
      <w:pPr>
        <w:ind w:left="720"/>
        <w:rPr>
          <w:rFonts w:ascii="Times New Roman" w:hAnsi="Times New Roman" w:cs="Times New Roman"/>
          <w:szCs w:val="24"/>
        </w:rPr>
      </w:pPr>
    </w:p>
    <w:p w14:paraId="6C4E8CB9" w14:textId="77777777" w:rsidR="00030055" w:rsidRPr="000F6F30" w:rsidRDefault="00030055" w:rsidP="00030055">
      <w:pPr>
        <w:ind w:left="720"/>
        <w:rPr>
          <w:rFonts w:ascii="Times New Roman" w:hAnsi="Times New Roman" w:cs="Times New Roman"/>
          <w:szCs w:val="24"/>
        </w:rPr>
      </w:pPr>
    </w:p>
    <w:p w14:paraId="1C797EEF" w14:textId="77777777" w:rsidR="00030055" w:rsidRPr="000F6F30" w:rsidRDefault="00030055" w:rsidP="00223F59">
      <w:pPr>
        <w:pStyle w:val="Prrafodelista"/>
        <w:numPr>
          <w:ilvl w:val="0"/>
          <w:numId w:val="24"/>
        </w:numPr>
        <w:spacing w:after="160" w:line="259" w:lineRule="auto"/>
        <w:ind w:left="1080" w:hanging="360"/>
        <w:contextualSpacing/>
        <w:jc w:val="left"/>
      </w:pPr>
      <w:proofErr w:type="spellStart"/>
      <w:r w:rsidRPr="000F6F30">
        <w:t>Gestion</w:t>
      </w:r>
      <w:proofErr w:type="spellEnd"/>
      <w:r w:rsidRPr="000F6F30">
        <w:t xml:space="preserve"> de Marca y </w:t>
      </w:r>
      <w:proofErr w:type="spellStart"/>
      <w:r w:rsidRPr="000F6F30">
        <w:t>Categoria</w:t>
      </w:r>
      <w:proofErr w:type="spellEnd"/>
    </w:p>
    <w:p w14:paraId="7C0755B0"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 xml:space="preserve">Estas interfaces siguen la misma lógica que las demás, </w:t>
      </w:r>
      <w:proofErr w:type="spellStart"/>
      <w:r w:rsidRPr="000F6F30">
        <w:rPr>
          <w:rFonts w:ascii="Times New Roman" w:hAnsi="Times New Roman" w:cs="Times New Roman"/>
          <w:szCs w:val="24"/>
        </w:rPr>
        <w:t>asi</w:t>
      </w:r>
      <w:proofErr w:type="spellEnd"/>
      <w:r w:rsidRPr="000F6F30">
        <w:rPr>
          <w:rFonts w:ascii="Times New Roman" w:hAnsi="Times New Roman" w:cs="Times New Roman"/>
          <w:szCs w:val="24"/>
        </w:rPr>
        <w:t xml:space="preserve"> que para poder usarlas puede usar como guía cualquiera de las descritas anteriormente</w:t>
      </w:r>
    </w:p>
    <w:p w14:paraId="406F29FD" w14:textId="77777777" w:rsidR="00030055" w:rsidRPr="000F6F30" w:rsidRDefault="00030055" w:rsidP="00030055">
      <w:pPr>
        <w:rPr>
          <w:rFonts w:ascii="Times New Roman" w:hAnsi="Times New Roman" w:cs="Times New Roman"/>
          <w:szCs w:val="24"/>
        </w:rPr>
      </w:pPr>
    </w:p>
    <w:p w14:paraId="03AA9BDE" w14:textId="77777777" w:rsidR="00030055" w:rsidRPr="000F6F30" w:rsidRDefault="00030055" w:rsidP="00030055">
      <w:pPr>
        <w:rPr>
          <w:rFonts w:ascii="Times New Roman" w:hAnsi="Times New Roman" w:cs="Times New Roman"/>
          <w:szCs w:val="24"/>
        </w:rPr>
      </w:pPr>
    </w:p>
    <w:p w14:paraId="432A35AB"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t>Sugerencia de Productos relacionados</w:t>
      </w:r>
    </w:p>
    <w:p w14:paraId="4559A66E" w14:textId="77777777" w:rsidR="00030055" w:rsidRPr="000F6F30" w:rsidRDefault="00030055" w:rsidP="00030055">
      <w:pPr>
        <w:rPr>
          <w:rFonts w:ascii="Times New Roman" w:hAnsi="Times New Roman" w:cs="Times New Roman"/>
          <w:szCs w:val="24"/>
        </w:rPr>
      </w:pPr>
      <w:r w:rsidRPr="000F6F30">
        <w:rPr>
          <w:rFonts w:ascii="Times New Roman" w:hAnsi="Times New Roman" w:cs="Times New Roman"/>
          <w:szCs w:val="24"/>
        </w:rPr>
        <w:t>El sistema puede mostrar los productos que se encuentren en una misma categoría así:</w:t>
      </w:r>
    </w:p>
    <w:p w14:paraId="1B52A47A" w14:textId="77777777" w:rsidR="00030055" w:rsidRPr="000F6F30" w:rsidRDefault="00030055" w:rsidP="00223F59">
      <w:pPr>
        <w:pStyle w:val="Prrafodelista"/>
        <w:numPr>
          <w:ilvl w:val="0"/>
          <w:numId w:val="27"/>
        </w:numPr>
        <w:spacing w:after="160" w:line="259" w:lineRule="auto"/>
        <w:ind w:left="720" w:hanging="360"/>
        <w:contextualSpacing/>
        <w:jc w:val="left"/>
      </w:pPr>
      <w:r w:rsidRPr="000F6F30">
        <w:t>Cuando se encuentre en los detalles de un producto, de clic en el botón Verde “productos relacionados</w:t>
      </w:r>
    </w:p>
    <w:p w14:paraId="4C7C9FFB" w14:textId="77777777" w:rsidR="00030055" w:rsidRPr="000F6F30" w:rsidRDefault="00030055" w:rsidP="00030055">
      <w:pPr>
        <w:pStyle w:val="Prrafodelista"/>
      </w:pPr>
    </w:p>
    <w:p w14:paraId="64123AD8" w14:textId="77777777" w:rsidR="00030055" w:rsidRPr="000F6F30" w:rsidRDefault="00030055" w:rsidP="00030055">
      <w:pPr>
        <w:pStyle w:val="Prrafodelista"/>
      </w:pPr>
    </w:p>
    <w:p w14:paraId="2A68686E" w14:textId="77777777" w:rsidR="00030055" w:rsidRPr="000F6F30" w:rsidRDefault="00030055" w:rsidP="00030055">
      <w:pPr>
        <w:pStyle w:val="Prrafodelista"/>
      </w:pPr>
      <w:r w:rsidRPr="000F6F30">
        <w:rPr>
          <w:noProof/>
        </w:rPr>
        <w:lastRenderedPageBreak/>
        <w:drawing>
          <wp:anchor distT="0" distB="0" distL="114300" distR="114300" simplePos="0" relativeHeight="251740160" behindDoc="1" locked="0" layoutInCell="0" hidden="0" allowOverlap="1" wp14:anchorId="2FDE7406" wp14:editId="0415D6E9">
            <wp:simplePos x="0" y="0"/>
            <wp:positionH relativeFrom="column">
              <wp:posOffset>177165</wp:posOffset>
            </wp:positionH>
            <wp:positionV relativeFrom="paragraph">
              <wp:posOffset>12065</wp:posOffset>
            </wp:positionV>
            <wp:extent cx="4800600" cy="2406650"/>
            <wp:effectExtent l="0" t="0" r="0" b="0"/>
            <wp:wrapTight wrapText="bothSides">
              <wp:wrapPolygon edited="0">
                <wp:start x="-514" y="439"/>
                <wp:lineTo x="-514" y="21503"/>
                <wp:lineTo x="22114" y="21503"/>
                <wp:lineTo x="22114" y="439"/>
                <wp:lineTo x="-514" y="439"/>
              </wp:wrapPolygon>
            </wp:wrapTight>
            <wp:docPr id="114"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283"/>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0DAADlEwAAOhE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wAAACMAAAAAAAAAAAAAAAAAAAIAAAAXAQAAAAAAAAIAAAATAAAAiB0AAM4OAABLAAUAtwYAAGgGAAAoAAAACAAAAAEAAAABAAAA"/>
                        </a:ext>
                      </a:extLst>
                    </pic:cNvPicPr>
                  </pic:nvPicPr>
                  <pic:blipFill>
                    <a:blip r:embed="rId40"/>
                    <a:srcRect t="9730" r="50930" b="44100"/>
                    <a:stretch>
                      <a:fillRect/>
                    </a:stretch>
                  </pic:blipFill>
                  <pic:spPr>
                    <a:xfrm>
                      <a:off x="0" y="0"/>
                      <a:ext cx="4800600" cy="2406650"/>
                    </a:xfrm>
                    <a:prstGeom prst="rect">
                      <a:avLst/>
                    </a:prstGeom>
                    <a:noFill/>
                    <a:ln w="12700">
                      <a:noFill/>
                    </a:ln>
                  </pic:spPr>
                </pic:pic>
              </a:graphicData>
            </a:graphic>
          </wp:anchor>
        </w:drawing>
      </w:r>
    </w:p>
    <w:p w14:paraId="027B1663" w14:textId="77777777" w:rsidR="00030055" w:rsidRPr="000F6F30" w:rsidRDefault="00030055" w:rsidP="00030055">
      <w:pPr>
        <w:pStyle w:val="Prrafodelista"/>
      </w:pPr>
    </w:p>
    <w:p w14:paraId="47167FF3" w14:textId="77777777" w:rsidR="00030055" w:rsidRPr="000F6F30" w:rsidRDefault="00030055" w:rsidP="00030055">
      <w:pPr>
        <w:pStyle w:val="Prrafodelista"/>
      </w:pPr>
    </w:p>
    <w:p w14:paraId="453758A8" w14:textId="77777777" w:rsidR="00030055" w:rsidRPr="000F6F30" w:rsidRDefault="00030055" w:rsidP="00030055">
      <w:pPr>
        <w:pStyle w:val="Prrafodelista"/>
      </w:pPr>
    </w:p>
    <w:p w14:paraId="77510B88" w14:textId="77777777" w:rsidR="00030055" w:rsidRPr="000F6F30" w:rsidRDefault="00030055" w:rsidP="00030055">
      <w:pPr>
        <w:pStyle w:val="Prrafodelista"/>
      </w:pPr>
    </w:p>
    <w:p w14:paraId="7B344CD3" w14:textId="77777777" w:rsidR="00030055" w:rsidRPr="000F6F30" w:rsidRDefault="00030055" w:rsidP="00030055">
      <w:pPr>
        <w:pStyle w:val="Prrafodelista"/>
      </w:pPr>
    </w:p>
    <w:p w14:paraId="20743490" w14:textId="77777777" w:rsidR="00030055" w:rsidRPr="000F6F30" w:rsidRDefault="00030055" w:rsidP="00030055">
      <w:pPr>
        <w:pStyle w:val="Prrafodelista"/>
      </w:pPr>
    </w:p>
    <w:p w14:paraId="2511402C" w14:textId="77777777" w:rsidR="00030055" w:rsidRPr="000F6F30" w:rsidRDefault="00030055" w:rsidP="00030055">
      <w:pPr>
        <w:pStyle w:val="Prrafodelista"/>
      </w:pPr>
      <w:r w:rsidRPr="000F6F30">
        <w:rPr>
          <w:noProof/>
        </w:rPr>
        <mc:AlternateContent>
          <mc:Choice Requires="wps">
            <w:drawing>
              <wp:anchor distT="0" distB="0" distL="114300" distR="114300" simplePos="0" relativeHeight="251741184" behindDoc="0" locked="0" layoutInCell="0" hidden="0" allowOverlap="1" wp14:anchorId="54E25C1F" wp14:editId="0AF4E2F0">
                <wp:simplePos x="0" y="0"/>
                <wp:positionH relativeFrom="column">
                  <wp:posOffset>1605915</wp:posOffset>
                </wp:positionH>
                <wp:positionV relativeFrom="paragraph">
                  <wp:posOffset>187960</wp:posOffset>
                </wp:positionV>
                <wp:extent cx="1219200" cy="447675"/>
                <wp:effectExtent l="258445" t="235585" r="258445" b="281305"/>
                <wp:wrapNone/>
                <wp:docPr id="115" name="Conector recto de flecha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OkDAAAAoAAAAAAAAAAAAAAAAAAAAgAAAOEJAAAAAAAAAgAAACgBAACABwAAwQIAAEsABQCBDwAA6BEAACgAAAAIAAAAAQAAAAEAAAA="/>
                          </a:ext>
                        </a:extLst>
                      </wps:cNvCnPr>
                      <wps:spPr>
                        <a:xfrm flipH="1" flipV="1">
                          <a:off x="0" y="0"/>
                          <a:ext cx="1219200" cy="447675"/>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656F830A" id="Conector recto de flecha 259" o:spid="_x0000_s1026" type="#_x0000_t32" style="position:absolute;margin-left:126.45pt;margin-top:14.8pt;width:96pt;height:35.25pt;flip:x y;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" o:allowincell="f" strokeweight="3pt">
                <v:stroke endarrow="block"/>
                <v:shadow on="t" color="black" opacity="22937f" origin=",.5" offset="0,1.8pt"/>
              </v:shape>
            </w:pict>
          </mc:Fallback>
        </mc:AlternateContent>
      </w:r>
    </w:p>
    <w:p w14:paraId="21D792E1" w14:textId="77777777" w:rsidR="00030055" w:rsidRPr="000F6F30" w:rsidRDefault="00030055" w:rsidP="00030055">
      <w:pPr>
        <w:pStyle w:val="Prrafodelista"/>
      </w:pPr>
    </w:p>
    <w:p w14:paraId="662A92BC" w14:textId="77777777" w:rsidR="00030055" w:rsidRPr="000F6F30" w:rsidRDefault="00030055" w:rsidP="00030055">
      <w:pPr>
        <w:pStyle w:val="Prrafodelista"/>
      </w:pPr>
    </w:p>
    <w:p w14:paraId="0A4C1DB4" w14:textId="77777777" w:rsidR="00030055" w:rsidRPr="000F6F30" w:rsidRDefault="00030055" w:rsidP="00030055">
      <w:pPr>
        <w:pStyle w:val="Prrafodelista"/>
      </w:pPr>
      <w:r w:rsidRPr="000F6F30">
        <w:rPr>
          <w:noProof/>
        </w:rPr>
        <mc:AlternateContent>
          <mc:Choice Requires="wps">
            <w:drawing>
              <wp:anchor distT="45720" distB="45720" distL="114300" distR="114300" simplePos="0" relativeHeight="251742208" behindDoc="0" locked="0" layoutInCell="0" hidden="0" allowOverlap="1" wp14:anchorId="6FB2C436" wp14:editId="381E4035">
                <wp:simplePos x="0" y="0"/>
                <wp:positionH relativeFrom="margin">
                  <wp:posOffset>2644140</wp:posOffset>
                </wp:positionH>
                <wp:positionV relativeFrom="paragraph">
                  <wp:posOffset>12065</wp:posOffset>
                </wp:positionV>
                <wp:extent cx="2360930" cy="367030"/>
                <wp:effectExtent l="0" t="0" r="0" b="0"/>
                <wp:wrapNone/>
                <wp:docPr id="116" name="Cuadro de texto 9"/>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OwDAAAAoAAAAAAAAAAAAAAAAAAAAQAAAEQQAAAAAAAAAgAAABMAAACGDgAAQgIAAEsABQDkFQAAShUAACgAAAAIAAAAAQAAAAMAAAA="/>
                          </a:ext>
                        </a:extLst>
                      </wps:cNvSpPr>
                      <wps:spPr>
                        <a:xfrm>
                          <a:off x="0" y="0"/>
                          <a:ext cx="2360930" cy="367030"/>
                        </a:xfrm>
                        <a:prstGeom prst="rect">
                          <a:avLst/>
                        </a:prstGeom>
                        <a:noFill/>
                        <a:ln w="9525">
                          <a:noFill/>
                        </a:ln>
                      </wps:spPr>
                      <wps:txbx>
                        <w:txbxContent>
                          <w:p w14:paraId="5FBA84E7" w14:textId="77777777" w:rsidR="00030055" w:rsidRDefault="00030055" w:rsidP="00223F59">
                            <w:pPr>
                              <w:pStyle w:val="Prrafodelista"/>
                              <w:numPr>
                                <w:ilvl w:val="0"/>
                                <w:numId w:val="20"/>
                              </w:numPr>
                              <w:spacing w:after="160" w:line="259" w:lineRule="auto"/>
                              <w:ind w:left="1080" w:hanging="360"/>
                              <w:contextualSpacing/>
                              <w:jc w:val="left"/>
                              <w:rPr>
                                <w:lang w:val="es-MX"/>
                              </w:rPr>
                            </w:pPr>
                            <w:r>
                              <w:rPr>
                                <w:lang w:val="es-MX"/>
                              </w:rPr>
                              <w:t>De clic aquí</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6FB2C436" id="Cuadro de texto 9" o:spid="_x0000_s1068" style="position:absolute;left:0;text-align:left;margin-left:208.2pt;margin-top:.95pt;width:185.9pt;height:28.9pt;z-index:25174220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" o:allowincell="f" filled="f" stroked="f">
                <v:textbox style="mso-fit-shape-to-text:t">
                  <w:txbxContent>
                    <w:p w14:paraId="5FBA84E7" w14:textId="77777777" w:rsidR="00030055" w:rsidRDefault="00030055" w:rsidP="00223F59">
                      <w:pPr>
                        <w:pStyle w:val="Prrafodelista"/>
                        <w:numPr>
                          <w:ilvl w:val="0"/>
                          <w:numId w:val="20"/>
                        </w:numPr>
                        <w:spacing w:after="160" w:line="259" w:lineRule="auto"/>
                        <w:ind w:left="1080" w:hanging="360"/>
                        <w:contextualSpacing/>
                        <w:jc w:val="left"/>
                        <w:rPr>
                          <w:lang w:val="es-MX"/>
                        </w:rPr>
                      </w:pPr>
                      <w:r>
                        <w:rPr>
                          <w:lang w:val="es-MX"/>
                        </w:rPr>
                        <w:t>De clic aquí</w:t>
                      </w:r>
                    </w:p>
                  </w:txbxContent>
                </v:textbox>
                <w10:wrap anchorx="margin"/>
              </v:rect>
            </w:pict>
          </mc:Fallback>
        </mc:AlternateContent>
      </w:r>
    </w:p>
    <w:p w14:paraId="251C28FB" w14:textId="77777777" w:rsidR="00030055" w:rsidRPr="000F6F30" w:rsidRDefault="00030055" w:rsidP="00030055">
      <w:pPr>
        <w:pStyle w:val="Prrafodelista"/>
      </w:pPr>
    </w:p>
    <w:p w14:paraId="445CED90" w14:textId="77777777" w:rsidR="00030055" w:rsidRPr="000F6F30" w:rsidRDefault="00030055" w:rsidP="00030055">
      <w:pPr>
        <w:pStyle w:val="Prrafodelista"/>
      </w:pPr>
    </w:p>
    <w:p w14:paraId="3C1298FC" w14:textId="77777777" w:rsidR="00030055" w:rsidRPr="000F6F30" w:rsidRDefault="00030055" w:rsidP="00030055">
      <w:pPr>
        <w:pStyle w:val="Prrafodelista"/>
      </w:pPr>
    </w:p>
    <w:p w14:paraId="3083D610" w14:textId="77777777" w:rsidR="00030055" w:rsidRPr="000F6F30" w:rsidRDefault="00030055" w:rsidP="00030055">
      <w:pPr>
        <w:pStyle w:val="Prrafodelista"/>
      </w:pPr>
      <w:r w:rsidRPr="000F6F30">
        <w:rPr>
          <w:noProof/>
        </w:rPr>
        <w:drawing>
          <wp:anchor distT="0" distB="0" distL="114300" distR="114300" simplePos="0" relativeHeight="251743232" behindDoc="1" locked="0" layoutInCell="0" hidden="0" allowOverlap="1" wp14:anchorId="7B91FD01" wp14:editId="2AA401B5">
            <wp:simplePos x="0" y="0"/>
            <wp:positionH relativeFrom="margin">
              <wp:posOffset>-360045</wp:posOffset>
            </wp:positionH>
            <wp:positionV relativeFrom="paragraph">
              <wp:posOffset>233680</wp:posOffset>
            </wp:positionV>
            <wp:extent cx="5600700" cy="1419225"/>
            <wp:effectExtent l="0" t="0" r="0" b="0"/>
            <wp:wrapTight wrapText="bothSides">
              <wp:wrapPolygon edited="0">
                <wp:start x="-441" y="435"/>
                <wp:lineTo x="-441" y="21745"/>
                <wp:lineTo x="22041" y="21745"/>
                <wp:lineTo x="22041" y="435"/>
                <wp:lineTo x="-441" y="435"/>
              </wp:wrapPolygon>
            </wp:wrapTight>
            <wp:docPr id="117"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284"/>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BsEAAAUAAAAbBA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wAAACMAAAAAAAAAAAAAAAAAAAEAAADJ/f//AAAAAAIAAABwAQAAdCIAALsIAABLAAUAaQMAAJscAAAoAAAACAAAAAEAAAABAAAA"/>
                        </a:ext>
                      </a:extLst>
                    </pic:cNvPicPr>
                  </pic:nvPicPr>
                  <pic:blipFill>
                    <a:blip r:embed="rId43"/>
                    <a:srcRect t="10510" r="200" b="42040"/>
                    <a:stretch>
                      <a:fillRect/>
                    </a:stretch>
                  </pic:blipFill>
                  <pic:spPr>
                    <a:xfrm>
                      <a:off x="0" y="0"/>
                      <a:ext cx="5600700" cy="1419225"/>
                    </a:xfrm>
                    <a:prstGeom prst="rect">
                      <a:avLst/>
                    </a:prstGeom>
                    <a:noFill/>
                    <a:ln w="12700">
                      <a:noFill/>
                    </a:ln>
                  </pic:spPr>
                </pic:pic>
              </a:graphicData>
            </a:graphic>
          </wp:anchor>
        </w:drawing>
      </w:r>
    </w:p>
    <w:p w14:paraId="4CB7E779" w14:textId="77777777" w:rsidR="00030055" w:rsidRPr="000F6F30" w:rsidRDefault="00030055" w:rsidP="00030055">
      <w:pPr>
        <w:pStyle w:val="Prrafodelista"/>
      </w:pPr>
      <w:r w:rsidRPr="000F6F30">
        <w:rPr>
          <w:noProof/>
        </w:rPr>
        <mc:AlternateContent>
          <mc:Choice Requires="wps">
            <w:drawing>
              <wp:anchor distT="45720" distB="45720" distL="114300" distR="114300" simplePos="0" relativeHeight="251744256" behindDoc="0" locked="0" layoutInCell="0" hidden="0" allowOverlap="1" wp14:anchorId="70E2376C" wp14:editId="31750CB1">
                <wp:simplePos x="0" y="0"/>
                <wp:positionH relativeFrom="margin">
                  <wp:posOffset>2329815</wp:posOffset>
                </wp:positionH>
                <wp:positionV relativeFrom="paragraph">
                  <wp:posOffset>1082675</wp:posOffset>
                </wp:positionV>
                <wp:extent cx="2360930" cy="889000"/>
                <wp:effectExtent l="0" t="0" r="0" b="0"/>
                <wp:wrapNone/>
                <wp:docPr id="118" name="Cuadro de texto 8"/>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PEDAAAAoAAAAAAAAAAAAAAAAAAAAQAAAFUOAAAAAAAAAgAAAKkGAACGDgAAeAUAAEsABQD1EwAAESwAACgAAAAIAAAAAQAAAAMAAAA="/>
                          </a:ext>
                        </a:extLst>
                      </wps:cNvSpPr>
                      <wps:spPr>
                        <a:xfrm>
                          <a:off x="0" y="0"/>
                          <a:ext cx="2360930" cy="889000"/>
                        </a:xfrm>
                        <a:prstGeom prst="rect">
                          <a:avLst/>
                        </a:prstGeom>
                        <a:noFill/>
                        <a:ln w="9525">
                          <a:noFill/>
                        </a:ln>
                      </wps:spPr>
                      <wps:txbx>
                        <w:txbxContent>
                          <w:p w14:paraId="64673010" w14:textId="77777777" w:rsidR="00030055" w:rsidRDefault="00030055" w:rsidP="00223F59">
                            <w:pPr>
                              <w:pStyle w:val="Prrafodelista"/>
                              <w:numPr>
                                <w:ilvl w:val="0"/>
                                <w:numId w:val="20"/>
                              </w:numPr>
                              <w:spacing w:after="160" w:line="259" w:lineRule="auto"/>
                              <w:ind w:left="1080" w:hanging="360"/>
                              <w:contextualSpacing/>
                              <w:jc w:val="left"/>
                              <w:rPr>
                                <w:lang w:val="es-MX"/>
                              </w:rPr>
                            </w:pPr>
                            <w:r>
                              <w:rPr>
                                <w:lang w:val="es-MX"/>
                              </w:rPr>
                              <w:t>Se muestra una lista de productos de la misma categoría que puedan interesar</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70E2376C" id="Cuadro de texto 8" o:spid="_x0000_s1069" style="position:absolute;left:0;text-align:left;margin-left:183.45pt;margin-top:85.25pt;width:185.9pt;height:70pt;z-index:25174425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" o:allowincell="f" filled="f" stroked="f">
                <v:textbox style="mso-fit-shape-to-text:t">
                  <w:txbxContent>
                    <w:p w14:paraId="64673010" w14:textId="77777777" w:rsidR="00030055" w:rsidRDefault="00030055" w:rsidP="00223F59">
                      <w:pPr>
                        <w:pStyle w:val="Prrafodelista"/>
                        <w:numPr>
                          <w:ilvl w:val="0"/>
                          <w:numId w:val="20"/>
                        </w:numPr>
                        <w:spacing w:after="160" w:line="259" w:lineRule="auto"/>
                        <w:ind w:left="1080" w:hanging="360"/>
                        <w:contextualSpacing/>
                        <w:jc w:val="left"/>
                        <w:rPr>
                          <w:lang w:val="es-MX"/>
                        </w:rPr>
                      </w:pPr>
                      <w:r>
                        <w:rPr>
                          <w:lang w:val="es-MX"/>
                        </w:rPr>
                        <w:t>Se muestra una lista de productos de la misma categoría que puedan interesar</w:t>
                      </w:r>
                    </w:p>
                  </w:txbxContent>
                </v:textbox>
                <w10:wrap anchorx="margin"/>
              </v:rect>
            </w:pict>
          </mc:Fallback>
        </mc:AlternateContent>
      </w:r>
    </w:p>
    <w:p w14:paraId="4637E79F" w14:textId="77777777" w:rsidR="00030055" w:rsidRPr="000F6F30" w:rsidRDefault="00030055" w:rsidP="00030055">
      <w:pPr>
        <w:pStyle w:val="Prrafodelista"/>
      </w:pPr>
    </w:p>
    <w:p w14:paraId="69BD905B" w14:textId="77777777" w:rsidR="00030055" w:rsidRPr="000F6F30" w:rsidRDefault="00030055" w:rsidP="00030055">
      <w:pPr>
        <w:pStyle w:val="Prrafodelista"/>
      </w:pPr>
    </w:p>
    <w:p w14:paraId="2857EBD8" w14:textId="77777777" w:rsidR="00030055" w:rsidRPr="000F6F30" w:rsidRDefault="00030055" w:rsidP="00030055">
      <w:pPr>
        <w:pStyle w:val="Prrafodelista"/>
      </w:pPr>
    </w:p>
    <w:p w14:paraId="4FFF8FD0" w14:textId="77777777" w:rsidR="00030055" w:rsidRPr="000F6F30" w:rsidRDefault="00030055" w:rsidP="00030055">
      <w:pPr>
        <w:pStyle w:val="Prrafodelista"/>
      </w:pPr>
    </w:p>
    <w:p w14:paraId="1A3D104E" w14:textId="77777777" w:rsidR="00030055" w:rsidRPr="000F6F30" w:rsidRDefault="00030055" w:rsidP="00030055">
      <w:pPr>
        <w:pStyle w:val="Prrafodelista"/>
      </w:pPr>
    </w:p>
    <w:p w14:paraId="33A74FD6" w14:textId="77777777" w:rsidR="00030055" w:rsidRPr="000F6F30" w:rsidRDefault="00030055" w:rsidP="00030055">
      <w:pPr>
        <w:pStyle w:val="Prrafodelista"/>
      </w:pPr>
    </w:p>
    <w:p w14:paraId="34AE93DE" w14:textId="77777777" w:rsidR="00030055" w:rsidRPr="000F6F30" w:rsidRDefault="00030055" w:rsidP="00030055">
      <w:pPr>
        <w:pStyle w:val="Prrafodelista"/>
      </w:pPr>
    </w:p>
    <w:p w14:paraId="286B7E4C" w14:textId="77777777" w:rsidR="00030055" w:rsidRPr="000F6F30" w:rsidRDefault="00030055" w:rsidP="00030055">
      <w:pPr>
        <w:pStyle w:val="Prrafodelista"/>
      </w:pPr>
    </w:p>
    <w:p w14:paraId="3ED8EA7F" w14:textId="77777777" w:rsidR="00030055" w:rsidRPr="000F6F30" w:rsidRDefault="00030055" w:rsidP="00030055">
      <w:pPr>
        <w:pStyle w:val="Prrafodelista"/>
      </w:pPr>
    </w:p>
    <w:p w14:paraId="22A8EF84" w14:textId="77777777" w:rsidR="00030055" w:rsidRPr="000F6F30" w:rsidRDefault="00030055" w:rsidP="00030055">
      <w:pPr>
        <w:pStyle w:val="Prrafodelista"/>
      </w:pPr>
    </w:p>
    <w:p w14:paraId="45F96B93" w14:textId="77777777" w:rsidR="00030055" w:rsidRPr="000F6F30" w:rsidRDefault="00030055" w:rsidP="00030055">
      <w:pPr>
        <w:pStyle w:val="Prrafodelista"/>
      </w:pPr>
    </w:p>
    <w:p w14:paraId="0CA0D154" w14:textId="77777777" w:rsidR="00030055" w:rsidRPr="000F6F30" w:rsidRDefault="00030055" w:rsidP="00030055">
      <w:pPr>
        <w:pStyle w:val="Prrafodelista"/>
      </w:pPr>
    </w:p>
    <w:p w14:paraId="108B3EB6" w14:textId="77777777" w:rsidR="00030055" w:rsidRPr="000F6F30" w:rsidRDefault="00030055" w:rsidP="00030055">
      <w:pPr>
        <w:pStyle w:val="Prrafodelista"/>
      </w:pPr>
    </w:p>
    <w:p w14:paraId="48F192A0" w14:textId="77777777" w:rsidR="00030055" w:rsidRPr="000F6F30" w:rsidRDefault="00030055" w:rsidP="00030055">
      <w:pPr>
        <w:pStyle w:val="Prrafodelista"/>
      </w:pPr>
    </w:p>
    <w:p w14:paraId="7692DB0A" w14:textId="77777777" w:rsidR="00030055" w:rsidRPr="000F6F30" w:rsidRDefault="00030055" w:rsidP="00223F59">
      <w:pPr>
        <w:pStyle w:val="Prrafodelista"/>
        <w:numPr>
          <w:ilvl w:val="0"/>
          <w:numId w:val="24"/>
        </w:numPr>
        <w:spacing w:after="160" w:line="259" w:lineRule="auto"/>
        <w:ind w:left="1080" w:hanging="360"/>
        <w:contextualSpacing/>
        <w:jc w:val="left"/>
      </w:pPr>
      <w:r w:rsidRPr="000F6F30">
        <w:rPr>
          <w:b/>
        </w:rPr>
        <w:t>CARRITO DE COMPRAS.</w:t>
      </w:r>
    </w:p>
    <w:p w14:paraId="7AEA0371" w14:textId="77777777" w:rsidR="00030055" w:rsidRPr="000F6F30" w:rsidRDefault="00030055" w:rsidP="00030055">
      <w:pPr>
        <w:pStyle w:val="Prrafodelista"/>
        <w:ind w:left="1080"/>
      </w:pPr>
      <w:r w:rsidRPr="000F6F30">
        <w:rPr>
          <w:noProof/>
        </w:rPr>
        <w:drawing>
          <wp:anchor distT="0" distB="0" distL="114300" distR="114300" simplePos="0" relativeHeight="251745280" behindDoc="1" locked="0" layoutInCell="0" hidden="0" allowOverlap="1" wp14:anchorId="7274AFD9" wp14:editId="018B17F7">
            <wp:simplePos x="0" y="0"/>
            <wp:positionH relativeFrom="column">
              <wp:posOffset>-280035</wp:posOffset>
            </wp:positionH>
            <wp:positionV relativeFrom="paragraph">
              <wp:posOffset>421005</wp:posOffset>
            </wp:positionV>
            <wp:extent cx="6227445" cy="2343150"/>
            <wp:effectExtent l="0" t="0" r="0" b="0"/>
            <wp:wrapTight wrapText="bothSides">
              <wp:wrapPolygon edited="0">
                <wp:start x="-396" y="439"/>
                <wp:lineTo x="-396" y="21512"/>
                <wp:lineTo x="21996" y="21512"/>
                <wp:lineTo x="21996" y="439"/>
                <wp:lineTo x="-396" y="439"/>
              </wp:wrapPolygon>
            </wp:wrapTight>
            <wp:docPr id="119"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285"/>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PkFAAAdBgAA1Ak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BAAAACMAAAAAAAAAAAAAAAAAAAIAAABH/v//AAAAAAIAAACXAgAATyYAAGoOAABMAAUAQAYAAHEOAAAoAAAACAAAAAEAAAABAAAA"/>
                        </a:ext>
                      </a:extLst>
                    </pic:cNvPicPr>
                  </pic:nvPicPr>
                  <pic:blipFill>
                    <a:blip r:embed="rId44"/>
                    <a:srcRect t="15290" r="15650" b="25160"/>
                    <a:stretch>
                      <a:fillRect/>
                    </a:stretch>
                  </pic:blipFill>
                  <pic:spPr>
                    <a:xfrm>
                      <a:off x="0" y="0"/>
                      <a:ext cx="6227445" cy="2343150"/>
                    </a:xfrm>
                    <a:prstGeom prst="rect">
                      <a:avLst/>
                    </a:prstGeom>
                    <a:noFill/>
                    <a:ln w="12700">
                      <a:noFill/>
                    </a:ln>
                  </pic:spPr>
                </pic:pic>
              </a:graphicData>
            </a:graphic>
          </wp:anchor>
        </w:drawing>
      </w:r>
      <w:r w:rsidRPr="000F6F30">
        <w:rPr>
          <w:noProof/>
        </w:rPr>
        <mc:AlternateContent>
          <mc:Choice Requires="wps">
            <w:drawing>
              <wp:anchor distT="0" distB="0" distL="114300" distR="114300" simplePos="0" relativeHeight="251746304" behindDoc="0" locked="0" layoutInCell="0" hidden="0" allowOverlap="1" wp14:anchorId="50230338" wp14:editId="6A3F66CA">
                <wp:simplePos x="0" y="0"/>
                <wp:positionH relativeFrom="column">
                  <wp:posOffset>1253490</wp:posOffset>
                </wp:positionH>
                <wp:positionV relativeFrom="paragraph">
                  <wp:posOffset>1678305</wp:posOffset>
                </wp:positionV>
                <wp:extent cx="1352550" cy="1143000"/>
                <wp:effectExtent l="258445" t="235585" r="258445" b="281305"/>
                <wp:wrapNone/>
                <wp:docPr id="120" name="Conector recto de flecha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EEAAAAoAAAAAAAAAAAAAAAAAAAAgAAALYHAAAAAAAAAgAAAFMKAABSCAAACAcAAEwABQCvDwAALRYAACgAAAAIAAAAAQAAAAEAAAA="/>
                          </a:ext>
                        </a:extLst>
                      </wps:cNvCnPr>
                      <wps:spPr>
                        <a:xfrm flipV="1">
                          <a:off x="0" y="0"/>
                          <a:ext cx="1352550" cy="114300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326D189E" id="Conector recto de flecha 265" o:spid="_x0000_s1026" type="#_x0000_t32" style="position:absolute;margin-left:98.7pt;margin-top:132.15pt;width:106.5pt;height:90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" o:allowincell="f" strokeweight="3pt">
                <v:stroke endarrow="block"/>
                <v:shadow on="t" color="black" opacity="22937f" origin=",.5" offset="0,1.8pt"/>
              </v:shape>
            </w:pict>
          </mc:Fallback>
        </mc:AlternateContent>
      </w:r>
      <w:r w:rsidRPr="000F6F30">
        <w:rPr>
          <w:noProof/>
        </w:rPr>
        <mc:AlternateContent>
          <mc:Choice Requires="wps">
            <w:drawing>
              <wp:anchor distT="0" distB="0" distL="114300" distR="114300" simplePos="0" relativeHeight="251747328" behindDoc="0" locked="0" layoutInCell="0" hidden="0" allowOverlap="1" wp14:anchorId="1D574AD2" wp14:editId="38DE224C">
                <wp:simplePos x="0" y="0"/>
                <wp:positionH relativeFrom="column">
                  <wp:posOffset>3339465</wp:posOffset>
                </wp:positionH>
                <wp:positionV relativeFrom="paragraph">
                  <wp:posOffset>2249805</wp:posOffset>
                </wp:positionV>
                <wp:extent cx="971550" cy="428625"/>
                <wp:effectExtent l="258445" t="235585" r="258445" b="281305"/>
                <wp:wrapNone/>
                <wp:docPr id="121" name="Conector recto de flecha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EEAAAAoAAAAAAAAAAAAAAAAAAAAgAAAIsUAAAAAAAAAgAAANcNAAD6BQAAowIAAEwABQCEHAAAsRkAACgAAAAIAAAAAQAAAAEAAAA="/>
                          </a:ext>
                        </a:extLst>
                      </wps:cNvCnPr>
                      <wps:spPr>
                        <a:xfrm flipH="1" flipV="1">
                          <a:off x="0" y="0"/>
                          <a:ext cx="971550" cy="428625"/>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73B7FED2" id="Conector recto de flecha 266" o:spid="_x0000_s1026" type="#_x0000_t32" style="position:absolute;margin-left:262.95pt;margin-top:177.15pt;width:76.5pt;height:33.75pt;flip:x 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748352" behindDoc="0" locked="0" layoutInCell="0" hidden="0" allowOverlap="1" wp14:anchorId="3CD68671" wp14:editId="0CF065CF">
                <wp:simplePos x="0" y="0"/>
                <wp:positionH relativeFrom="margin">
                  <wp:posOffset>-470535</wp:posOffset>
                </wp:positionH>
                <wp:positionV relativeFrom="paragraph">
                  <wp:posOffset>2425700</wp:posOffset>
                </wp:positionV>
                <wp:extent cx="2360930" cy="541020"/>
                <wp:effectExtent l="0" t="0" r="0" b="0"/>
                <wp:wrapNone/>
                <wp:docPr id="122" name="Cuadro de texto 7"/>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EAAAAoAAAAAAAAAAAAAAAAAAAAQAAABv9//8AAAAAAgAAAOwOAACGDgAAVAMAAEwABQAUBQAAxhoAACgAAAAIAAAAAQAAAAMAAAA="/>
                          </a:ext>
                        </a:extLst>
                      </wps:cNvSpPr>
                      <wps:spPr>
                        <a:xfrm>
                          <a:off x="0" y="0"/>
                          <a:ext cx="2360930" cy="541020"/>
                        </a:xfrm>
                        <a:prstGeom prst="rect">
                          <a:avLst/>
                        </a:prstGeom>
                        <a:noFill/>
                        <a:ln w="9525">
                          <a:noFill/>
                        </a:ln>
                      </wps:spPr>
                      <wps:txbx>
                        <w:txbxContent>
                          <w:p w14:paraId="09B1A67C" w14:textId="77777777" w:rsidR="00030055" w:rsidRDefault="00030055" w:rsidP="00223F59">
                            <w:pPr>
                              <w:pStyle w:val="Prrafodelista"/>
                              <w:numPr>
                                <w:ilvl w:val="0"/>
                                <w:numId w:val="31"/>
                              </w:numPr>
                              <w:spacing w:after="160" w:line="259" w:lineRule="auto"/>
                              <w:ind w:left="1440" w:hanging="360"/>
                              <w:contextualSpacing/>
                              <w:jc w:val="left"/>
                              <w:rPr>
                                <w:lang w:val="es-MX"/>
                              </w:rPr>
                            </w:pPr>
                            <w:r>
                              <w:rPr>
                                <w:lang w:val="es-MX"/>
                              </w:rPr>
                              <w:t>Clic en añadir a carrito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3CD68671" id="Cuadro de texto 7" o:spid="_x0000_s1070" style="position:absolute;left:0;text-align:left;margin-left:-37.05pt;margin-top:191pt;width:185.9pt;height:42.6pt;z-index:25174835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" o:allowincell="f" filled="f" stroked="f">
                <v:textbox style="mso-fit-shape-to-text:t">
                  <w:txbxContent>
                    <w:p w14:paraId="09B1A67C" w14:textId="77777777" w:rsidR="00030055" w:rsidRDefault="00030055" w:rsidP="00223F59">
                      <w:pPr>
                        <w:pStyle w:val="Prrafodelista"/>
                        <w:numPr>
                          <w:ilvl w:val="0"/>
                          <w:numId w:val="31"/>
                        </w:numPr>
                        <w:spacing w:after="160" w:line="259" w:lineRule="auto"/>
                        <w:ind w:left="1440" w:hanging="360"/>
                        <w:contextualSpacing/>
                        <w:jc w:val="left"/>
                        <w:rPr>
                          <w:lang w:val="es-MX"/>
                        </w:rPr>
                      </w:pPr>
                      <w:r>
                        <w:rPr>
                          <w:lang w:val="es-MX"/>
                        </w:rPr>
                        <w:t>Clic en añadir a carrito</w:t>
                      </w:r>
                    </w:p>
                  </w:txbxContent>
                </v:textbox>
                <w10:wrap anchorx="margin"/>
              </v:rect>
            </w:pict>
          </mc:Fallback>
        </mc:AlternateContent>
      </w:r>
      <w:r w:rsidRPr="000F6F30">
        <w:rPr>
          <w:noProof/>
        </w:rPr>
        <mc:AlternateContent>
          <mc:Choice Requires="wps">
            <w:drawing>
              <wp:anchor distT="45720" distB="45720" distL="114300" distR="114300" simplePos="0" relativeHeight="251749376" behindDoc="0" locked="0" layoutInCell="0" hidden="0" allowOverlap="1" wp14:anchorId="7D7E77FC" wp14:editId="77CDEAD1">
                <wp:simplePos x="0" y="0"/>
                <wp:positionH relativeFrom="margin">
                  <wp:posOffset>3625215</wp:posOffset>
                </wp:positionH>
                <wp:positionV relativeFrom="paragraph">
                  <wp:posOffset>2473325</wp:posOffset>
                </wp:positionV>
                <wp:extent cx="2360930" cy="575310"/>
                <wp:effectExtent l="0" t="0" r="0" b="0"/>
                <wp:wrapNone/>
                <wp:docPr id="123" name="Cuadro de texto 6"/>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EAAAAoAAAAAAAAAAAAAAAAAAAAQAAAE0WAAAAAAAAAgAAADcPAACGDgAAigMAAEwABQBGHgAAERsAACgAAAAIAAAAAQAAAAMAAAA="/>
                          </a:ext>
                        </a:extLst>
                      </wps:cNvSpPr>
                      <wps:spPr>
                        <a:xfrm>
                          <a:off x="0" y="0"/>
                          <a:ext cx="2360930" cy="575310"/>
                        </a:xfrm>
                        <a:prstGeom prst="rect">
                          <a:avLst/>
                        </a:prstGeom>
                        <a:noFill/>
                        <a:ln w="9525">
                          <a:noFill/>
                        </a:ln>
                      </wps:spPr>
                      <wps:txbx>
                        <w:txbxContent>
                          <w:p w14:paraId="3A5C6BA7" w14:textId="77777777" w:rsidR="00030055" w:rsidRDefault="00030055" w:rsidP="00030055">
                            <w:pPr>
                              <w:pStyle w:val="Prrafodelista"/>
                              <w:ind w:left="1080"/>
                              <w:rPr>
                                <w:lang w:val="es-MX"/>
                              </w:rPr>
                            </w:pPr>
                            <w:r>
                              <w:rPr>
                                <w:lang w:val="es-MX"/>
                              </w:rPr>
                              <w:t>2. El elemento se añade al carrito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7D7E77FC" id="Cuadro de texto 6" o:spid="_x0000_s1071" style="position:absolute;left:0;text-align:left;margin-left:285.45pt;margin-top:194.75pt;width:185.9pt;height:45.3pt;z-index:25174937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" o:allowincell="f" filled="f" stroked="f">
                <v:textbox style="mso-fit-shape-to-text:t">
                  <w:txbxContent>
                    <w:p w14:paraId="3A5C6BA7" w14:textId="77777777" w:rsidR="00030055" w:rsidRDefault="00030055" w:rsidP="00030055">
                      <w:pPr>
                        <w:pStyle w:val="Prrafodelista"/>
                        <w:ind w:left="1080"/>
                        <w:rPr>
                          <w:lang w:val="es-MX"/>
                        </w:rPr>
                      </w:pPr>
                      <w:r>
                        <w:rPr>
                          <w:lang w:val="es-MX"/>
                        </w:rPr>
                        <w:t>2. El elemento se añade al carrito</w:t>
                      </w:r>
                    </w:p>
                  </w:txbxContent>
                </v:textbox>
                <w10:wrap anchorx="margin"/>
              </v:rect>
            </w:pict>
          </mc:Fallback>
        </mc:AlternateContent>
      </w:r>
      <w:r w:rsidRPr="000F6F30">
        <w:t>Se ha agregado un carrito de compras, ahora es posible añadir elementos a esta función para que el sistema notifique el valor total a pagar</w:t>
      </w:r>
    </w:p>
    <w:p w14:paraId="7E930D25" w14:textId="77777777" w:rsidR="00030055" w:rsidRPr="000F6F30" w:rsidRDefault="00030055" w:rsidP="00030055">
      <w:pPr>
        <w:pStyle w:val="Prrafodelista"/>
        <w:ind w:left="1080"/>
      </w:pPr>
    </w:p>
    <w:p w14:paraId="6A6C3176" w14:textId="77777777" w:rsidR="00030055" w:rsidRPr="000F6F30" w:rsidRDefault="00030055" w:rsidP="00030055">
      <w:pPr>
        <w:pStyle w:val="Prrafodelista"/>
        <w:ind w:left="1080"/>
      </w:pPr>
    </w:p>
    <w:p w14:paraId="53B260CB" w14:textId="77777777" w:rsidR="00030055" w:rsidRPr="000F6F30" w:rsidRDefault="00030055" w:rsidP="00030055">
      <w:pPr>
        <w:pStyle w:val="Prrafodelista"/>
        <w:ind w:left="1080"/>
      </w:pPr>
      <w:r w:rsidRPr="000F6F30">
        <w:t>Solo hay que ir al listado general de productos en Inventario - &gt; listar productos y dar clic en el botón verde “añadir al carrito”. El sistema añade el producto de a uno por vez y va calculando el valor a pagar una vez se hayan terminado de añadir.</w:t>
      </w:r>
    </w:p>
    <w:p w14:paraId="7D383F48" w14:textId="77777777" w:rsidR="00030055" w:rsidRPr="000F6F30" w:rsidRDefault="00030055" w:rsidP="00030055">
      <w:pPr>
        <w:pStyle w:val="Prrafodelista"/>
        <w:ind w:left="1080"/>
      </w:pPr>
    </w:p>
    <w:p w14:paraId="71E0B0CD" w14:textId="77777777" w:rsidR="00030055" w:rsidRPr="000F6F30" w:rsidRDefault="00030055" w:rsidP="00030055">
      <w:pPr>
        <w:pStyle w:val="Prrafodelista"/>
        <w:ind w:left="1080"/>
      </w:pPr>
      <w:r w:rsidRPr="000F6F30">
        <w:t>De lado derecho se encuentra el carrito de compras, a la izquierda el listado de productos que, aparte de añadirlos al carrito puede consultar sus detalles.</w:t>
      </w:r>
    </w:p>
    <w:p w14:paraId="53EBAE38" w14:textId="77777777" w:rsidR="00030055" w:rsidRPr="000F6F30" w:rsidRDefault="00030055" w:rsidP="00030055">
      <w:pPr>
        <w:pStyle w:val="Prrafodelista"/>
        <w:ind w:left="1080"/>
      </w:pPr>
    </w:p>
    <w:p w14:paraId="13877D07" w14:textId="77777777" w:rsidR="00030055" w:rsidRPr="000F6F30" w:rsidRDefault="00030055" w:rsidP="00030055">
      <w:pPr>
        <w:pStyle w:val="Prrafodelista"/>
        <w:ind w:left="1080"/>
      </w:pPr>
      <w:proofErr w:type="spellStart"/>
      <w:r w:rsidRPr="000F6F30">
        <w:t>Caracteristicas</w:t>
      </w:r>
      <w:proofErr w:type="spellEnd"/>
      <w:r w:rsidRPr="000F6F30">
        <w:t xml:space="preserve"> del carrito:</w:t>
      </w:r>
    </w:p>
    <w:p w14:paraId="4FD4317C" w14:textId="77777777" w:rsidR="00030055" w:rsidRPr="000F6F30" w:rsidRDefault="00030055" w:rsidP="00030055">
      <w:pPr>
        <w:pStyle w:val="Prrafodelista"/>
        <w:ind w:left="1080"/>
      </w:pPr>
      <w:r w:rsidRPr="000F6F30">
        <w:rPr>
          <w:noProof/>
        </w:rPr>
        <w:lastRenderedPageBreak/>
        <w:drawing>
          <wp:anchor distT="0" distB="0" distL="114300" distR="114300" simplePos="0" relativeHeight="251750400" behindDoc="1" locked="0" layoutInCell="0" hidden="0" allowOverlap="1" wp14:anchorId="31B63FE6" wp14:editId="37BE2AA7">
            <wp:simplePos x="0" y="0"/>
            <wp:positionH relativeFrom="column">
              <wp:posOffset>196215</wp:posOffset>
            </wp:positionH>
            <wp:positionV relativeFrom="paragraph">
              <wp:posOffset>368935</wp:posOffset>
            </wp:positionV>
            <wp:extent cx="4467225" cy="3092450"/>
            <wp:effectExtent l="0" t="0" r="0" b="0"/>
            <wp:wrapTight wrapText="bothSides">
              <wp:wrapPolygon edited="0">
                <wp:start x="-553" y="439"/>
                <wp:lineTo x="-553" y="21516"/>
                <wp:lineTo x="22153" y="21516"/>
                <wp:lineTo x="22153" y="439"/>
                <wp:lineTo x="-553" y="439"/>
              </wp:wrapPolygon>
            </wp:wrapTight>
            <wp:docPr id="124"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286"/>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JBIAALMKAACoBgAA1Ak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JBAAAACMAAAAAAAAAAAAAAAAAAAIAAAA1AQAAAAAAAAIAAABFAgAAexsAAAYTAABNAAUA1QYAAJoIAAAoAAAACAAAAAEAAAABAAAA"/>
                        </a:ext>
                      </a:extLst>
                    </pic:cNvPicPr>
                  </pic:nvPicPr>
                  <pic:blipFill>
                    <a:blip r:embed="rId44"/>
                    <a:srcRect l="46440" t="27390" r="17040" b="25160"/>
                    <a:stretch>
                      <a:fillRect/>
                    </a:stretch>
                  </pic:blipFill>
                  <pic:spPr>
                    <a:xfrm>
                      <a:off x="0" y="0"/>
                      <a:ext cx="4467225" cy="3092450"/>
                    </a:xfrm>
                    <a:prstGeom prst="rect">
                      <a:avLst/>
                    </a:prstGeom>
                    <a:noFill/>
                    <a:ln w="12700">
                      <a:noFill/>
                    </a:ln>
                  </pic:spPr>
                </pic:pic>
              </a:graphicData>
            </a:graphic>
          </wp:anchor>
        </w:drawing>
      </w:r>
      <w:r w:rsidRPr="000F6F30">
        <w:rPr>
          <w:noProof/>
        </w:rPr>
        <mc:AlternateContent>
          <mc:Choice Requires="wps">
            <w:drawing>
              <wp:anchor distT="45720" distB="45720" distL="114300" distR="114300" simplePos="0" relativeHeight="251751424" behindDoc="0" locked="0" layoutInCell="0" hidden="0" allowOverlap="1" wp14:anchorId="1577292E" wp14:editId="17737B64">
                <wp:simplePos x="0" y="0"/>
                <wp:positionH relativeFrom="margin">
                  <wp:posOffset>3968115</wp:posOffset>
                </wp:positionH>
                <wp:positionV relativeFrom="paragraph">
                  <wp:posOffset>516255</wp:posOffset>
                </wp:positionV>
                <wp:extent cx="2360930" cy="367030"/>
                <wp:effectExtent l="0" t="0" r="0" b="0"/>
                <wp:wrapNone/>
                <wp:docPr id="125" name="Cuadro de texto 5"/>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kEAAAAoAAAAAAAAAAAAAAAAAAAAQAAAGkYAAAAAAAAAgAAAC0DAACGDgAAQgIAAE0ABQAJHgAAggkAACgAAAAIAAAAAQAAAAMAAAA="/>
                          </a:ext>
                        </a:extLst>
                      </wps:cNvSpPr>
                      <wps:spPr>
                        <a:xfrm>
                          <a:off x="0" y="0"/>
                          <a:ext cx="2360930" cy="367030"/>
                        </a:xfrm>
                        <a:prstGeom prst="rect">
                          <a:avLst/>
                        </a:prstGeom>
                        <a:noFill/>
                        <a:ln w="9525">
                          <a:noFill/>
                        </a:ln>
                      </wps:spPr>
                      <wps:txbx>
                        <w:txbxContent>
                          <w:p w14:paraId="76A992D0" w14:textId="77777777" w:rsidR="00030055" w:rsidRDefault="00030055" w:rsidP="00223F59">
                            <w:pPr>
                              <w:pStyle w:val="Prrafodelista"/>
                              <w:numPr>
                                <w:ilvl w:val="0"/>
                                <w:numId w:val="33"/>
                              </w:numPr>
                              <w:spacing w:after="160" w:line="259" w:lineRule="auto"/>
                              <w:ind w:left="720" w:hanging="360"/>
                              <w:contextualSpacing/>
                              <w:jc w:val="left"/>
                              <w:rPr>
                                <w:lang w:val="es-MX"/>
                              </w:rPr>
                            </w:pPr>
                            <w:r>
                              <w:rPr>
                                <w:lang w:val="es-MX"/>
                              </w:rPr>
                              <w:t>Vacia el carrito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1577292E" id="Cuadro de texto 5" o:spid="_x0000_s1072" style="position:absolute;left:0;text-align:left;margin-left:312.45pt;margin-top:40.65pt;width:185.9pt;height:28.9pt;z-index:25175142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" o:allowincell="f" filled="f" stroked="f">
                <v:textbox style="mso-fit-shape-to-text:t">
                  <w:txbxContent>
                    <w:p w14:paraId="76A992D0" w14:textId="77777777" w:rsidR="00030055" w:rsidRDefault="00030055" w:rsidP="00223F59">
                      <w:pPr>
                        <w:pStyle w:val="Prrafodelista"/>
                        <w:numPr>
                          <w:ilvl w:val="0"/>
                          <w:numId w:val="33"/>
                        </w:numPr>
                        <w:spacing w:after="160" w:line="259" w:lineRule="auto"/>
                        <w:ind w:left="720" w:hanging="360"/>
                        <w:contextualSpacing/>
                        <w:jc w:val="left"/>
                        <w:rPr>
                          <w:lang w:val="es-MX"/>
                        </w:rPr>
                      </w:pPr>
                      <w:r>
                        <w:rPr>
                          <w:lang w:val="es-MX"/>
                        </w:rPr>
                        <w:t>Vacia el carrito</w:t>
                      </w:r>
                    </w:p>
                  </w:txbxContent>
                </v:textbox>
                <w10:wrap anchorx="margin"/>
              </v:rect>
            </w:pict>
          </mc:Fallback>
        </mc:AlternateContent>
      </w:r>
      <w:r w:rsidRPr="000F6F30">
        <w:rPr>
          <w:noProof/>
        </w:rPr>
        <mc:AlternateContent>
          <mc:Choice Requires="wps">
            <w:drawing>
              <wp:anchor distT="0" distB="0" distL="114300" distR="114300" simplePos="0" relativeHeight="251752448" behindDoc="0" locked="0" layoutInCell="0" hidden="0" allowOverlap="1" wp14:anchorId="44516F37" wp14:editId="03245A30">
                <wp:simplePos x="0" y="0"/>
                <wp:positionH relativeFrom="column">
                  <wp:posOffset>3482340</wp:posOffset>
                </wp:positionH>
                <wp:positionV relativeFrom="paragraph">
                  <wp:posOffset>807085</wp:posOffset>
                </wp:positionV>
                <wp:extent cx="1228725" cy="95250"/>
                <wp:effectExtent l="258445" t="235585" r="258445" b="281305"/>
                <wp:wrapNone/>
                <wp:docPr id="126" name="Conector recto de flecha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kEAAAAoAAAAAAAAAAAAAAAAAAAAgAAAGwVAAAAAAAAAgAAAPcEAACPBwAAlgAAAE0ABQAMGwAATAsAACgAAAAIAAAAAQAAAAEAAAA="/>
                          </a:ext>
                        </a:extLst>
                      </wps:cNvCnPr>
                      <wps:spPr>
                        <a:xfrm flipH="1">
                          <a:off x="0" y="0"/>
                          <a:ext cx="1228725" cy="952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52E16AF3" id="Conector recto de flecha 271" o:spid="_x0000_s1026" type="#_x0000_t32" style="position:absolute;margin-left:274.2pt;margin-top:63.55pt;width:96.75pt;height:7.5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" o:allowincell="f" strokeweight="3pt">
                <v:stroke endarrow="block"/>
                <v:shadow on="t" color="black" opacity="22937f" origin=",.5" offset="0,1.8pt"/>
              </v:shape>
            </w:pict>
          </mc:Fallback>
        </mc:AlternateContent>
      </w:r>
      <w:r w:rsidRPr="000F6F30">
        <w:rPr>
          <w:noProof/>
        </w:rPr>
        <mc:AlternateContent>
          <mc:Choice Requires="wps">
            <w:drawing>
              <wp:anchor distT="0" distB="0" distL="114300" distR="114300" simplePos="0" relativeHeight="251753472" behindDoc="0" locked="0" layoutInCell="0" hidden="0" allowOverlap="1" wp14:anchorId="24A4A8AC" wp14:editId="5BE7A208">
                <wp:simplePos x="0" y="0"/>
                <wp:positionH relativeFrom="column">
                  <wp:posOffset>4377690</wp:posOffset>
                </wp:positionH>
                <wp:positionV relativeFrom="paragraph">
                  <wp:posOffset>1654810</wp:posOffset>
                </wp:positionV>
                <wp:extent cx="485775" cy="447675"/>
                <wp:effectExtent l="258445" t="235585" r="258445" b="281305"/>
                <wp:wrapNone/>
                <wp:docPr id="127" name="Conector recto de flecha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kEAAAAoAAAAAAAAAAAAAAAAAAAAgAAAO4aAAAAAAAAAgAAAC4KAAD9AgAAwQIAAE0ABQCOIAAAgxAAACgAAAAIAAAAAQAAAAEAAAA="/>
                          </a:ext>
                        </a:extLst>
                      </wps:cNvCnPr>
                      <wps:spPr>
                        <a:xfrm flipH="1" flipV="1">
                          <a:off x="0" y="0"/>
                          <a:ext cx="485775" cy="447675"/>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7554400E" id="Conector recto de flecha 272" o:spid="_x0000_s1026" type="#_x0000_t32" style="position:absolute;margin-left:344.7pt;margin-top:130.3pt;width:38.25pt;height:35.25pt;flip:x 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754496" behindDoc="0" locked="0" layoutInCell="0" hidden="0" allowOverlap="1" wp14:anchorId="603FEBB0" wp14:editId="0F41B687">
                <wp:simplePos x="0" y="0"/>
                <wp:positionH relativeFrom="margin">
                  <wp:posOffset>4415790</wp:posOffset>
                </wp:positionH>
                <wp:positionV relativeFrom="paragraph">
                  <wp:posOffset>1630680</wp:posOffset>
                </wp:positionV>
                <wp:extent cx="2360930" cy="1062990"/>
                <wp:effectExtent l="0" t="0" r="0" b="0"/>
                <wp:wrapNone/>
                <wp:docPr id="128" name="Cuadro de texto 4"/>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kEAAAAoAAAAAAAAAAAAAAAAAAAAQAAACobAAAAAAAAAgAAAAgKAACGDgAAigYAAE0ABQDKIAAAXRAAACgAAAAIAAAAAQAAAAMAAAA="/>
                          </a:ext>
                        </a:extLst>
                      </wps:cNvSpPr>
                      <wps:spPr>
                        <a:xfrm>
                          <a:off x="0" y="0"/>
                          <a:ext cx="2360930" cy="1062990"/>
                        </a:xfrm>
                        <a:prstGeom prst="rect">
                          <a:avLst/>
                        </a:prstGeom>
                        <a:noFill/>
                        <a:ln w="9525">
                          <a:noFill/>
                        </a:ln>
                      </wps:spPr>
                      <wps:txbx>
                        <w:txbxContent>
                          <w:p w14:paraId="5279F277" w14:textId="77777777" w:rsidR="00030055" w:rsidRDefault="00030055" w:rsidP="00223F59">
                            <w:pPr>
                              <w:pStyle w:val="Prrafodelista"/>
                              <w:numPr>
                                <w:ilvl w:val="0"/>
                                <w:numId w:val="33"/>
                              </w:numPr>
                              <w:spacing w:after="160" w:line="259" w:lineRule="auto"/>
                              <w:ind w:left="720" w:hanging="360"/>
                              <w:contextualSpacing/>
                              <w:jc w:val="left"/>
                              <w:rPr>
                                <w:lang w:val="es-MX"/>
                              </w:rPr>
                            </w:pPr>
                            <w:r>
                              <w:rPr>
                                <w:lang w:val="es-MX"/>
                              </w:rPr>
                              <w:t>Elimina un elemento del total añadido de un producto en sistema. (Por ej: de 2 papeles se puede eliminar uno)</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603FEBB0" id="Cuadro de texto 4" o:spid="_x0000_s1073" style="position:absolute;left:0;text-align:left;margin-left:347.7pt;margin-top:128.4pt;width:185.9pt;height:83.7pt;z-index:25175449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" o:allowincell="f" filled="f" stroked="f">
                <v:textbox style="mso-fit-shape-to-text:t">
                  <w:txbxContent>
                    <w:p w14:paraId="5279F277" w14:textId="77777777" w:rsidR="00030055" w:rsidRDefault="00030055" w:rsidP="00223F59">
                      <w:pPr>
                        <w:pStyle w:val="Prrafodelista"/>
                        <w:numPr>
                          <w:ilvl w:val="0"/>
                          <w:numId w:val="33"/>
                        </w:numPr>
                        <w:spacing w:after="160" w:line="259" w:lineRule="auto"/>
                        <w:ind w:left="720" w:hanging="360"/>
                        <w:contextualSpacing/>
                        <w:jc w:val="left"/>
                        <w:rPr>
                          <w:lang w:val="es-MX"/>
                        </w:rPr>
                      </w:pPr>
                      <w:r>
                        <w:rPr>
                          <w:lang w:val="es-MX"/>
                        </w:rPr>
                        <w:t>Elimina un elemento del total añadido de un producto en sistema. (Por ej: de 2 papeles se puede eliminar uno)</w:t>
                      </w:r>
                    </w:p>
                  </w:txbxContent>
                </v:textbox>
                <w10:wrap anchorx="margin"/>
              </v:rect>
            </w:pict>
          </mc:Fallback>
        </mc:AlternateContent>
      </w:r>
      <w:r w:rsidRPr="000F6F30">
        <w:rPr>
          <w:noProof/>
        </w:rPr>
        <mc:AlternateContent>
          <mc:Choice Requires="wps">
            <w:drawing>
              <wp:anchor distT="45720" distB="45720" distL="114300" distR="114300" simplePos="0" relativeHeight="251755520" behindDoc="0" locked="0" layoutInCell="0" hidden="0" allowOverlap="1" wp14:anchorId="6704089F" wp14:editId="20CBA2B7">
                <wp:simplePos x="0" y="0"/>
                <wp:positionH relativeFrom="margin">
                  <wp:align>right</wp:align>
                </wp:positionH>
                <wp:positionV relativeFrom="paragraph">
                  <wp:posOffset>3075305</wp:posOffset>
                </wp:positionV>
                <wp:extent cx="2360930" cy="1062990"/>
                <wp:effectExtent l="0" t="0" r="0" b="0"/>
                <wp:wrapNone/>
                <wp:docPr id="129" name="Cuadro de texto 3"/>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kEAAAAoAAAAAAAAAAAAAADAAAAAQAAAAAAAAAAAAAAAgAAAOsSAACGDgAAigYAAE0ABQBRGQAAQBkAACgAAAAIAAAAAQAAAAMAAAA="/>
                          </a:ext>
                        </a:extLst>
                      </wps:cNvSpPr>
                      <wps:spPr>
                        <a:xfrm>
                          <a:off x="0" y="0"/>
                          <a:ext cx="2360930" cy="1062990"/>
                        </a:xfrm>
                        <a:prstGeom prst="rect">
                          <a:avLst/>
                        </a:prstGeom>
                        <a:noFill/>
                        <a:ln w="9525">
                          <a:noFill/>
                        </a:ln>
                      </wps:spPr>
                      <wps:txbx>
                        <w:txbxContent>
                          <w:p w14:paraId="5E0A9182" w14:textId="77777777" w:rsidR="00030055" w:rsidRDefault="00030055" w:rsidP="00223F59">
                            <w:pPr>
                              <w:pStyle w:val="Prrafodelista"/>
                              <w:numPr>
                                <w:ilvl w:val="0"/>
                                <w:numId w:val="33"/>
                              </w:numPr>
                              <w:spacing w:after="160" w:line="259" w:lineRule="auto"/>
                              <w:ind w:left="720" w:hanging="360"/>
                              <w:contextualSpacing/>
                              <w:jc w:val="left"/>
                              <w:rPr>
                                <w:lang w:val="es-MX"/>
                              </w:rPr>
                            </w:pPr>
                            <w:r>
                              <w:rPr>
                                <w:lang w:val="es-MX"/>
                              </w:rPr>
                              <w:t>Añade un elemento al total a vender un producto (por ej. Se quiere comprar otro marcador de la misma referencia)</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6704089F" id="Cuadro de texto 3" o:spid="_x0000_s1074" style="position:absolute;left:0;text-align:left;margin-left:134.7pt;margin-top:242.15pt;width:185.9pt;height:83.7pt;z-index:251755520;visibility:visible;mso-wrap-style:square;mso-wrap-distance-left:9pt;mso-wrap-distance-top:3.6pt;mso-wrap-distance-right:9pt;mso-wrap-distance-bottom:3.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" o:allowincell="f" filled="f" stroked="f">
                <v:textbox style="mso-fit-shape-to-text:t">
                  <w:txbxContent>
                    <w:p w14:paraId="5E0A9182" w14:textId="77777777" w:rsidR="00030055" w:rsidRDefault="00030055" w:rsidP="00223F59">
                      <w:pPr>
                        <w:pStyle w:val="Prrafodelista"/>
                        <w:numPr>
                          <w:ilvl w:val="0"/>
                          <w:numId w:val="33"/>
                        </w:numPr>
                        <w:spacing w:after="160" w:line="259" w:lineRule="auto"/>
                        <w:ind w:left="720" w:hanging="360"/>
                        <w:contextualSpacing/>
                        <w:jc w:val="left"/>
                        <w:rPr>
                          <w:lang w:val="es-MX"/>
                        </w:rPr>
                      </w:pPr>
                      <w:r>
                        <w:rPr>
                          <w:lang w:val="es-MX"/>
                        </w:rPr>
                        <w:t>Añade un elemento al total a vender un producto (por ej. Se quiere comprar otro marcador de la misma referencia)</w:t>
                      </w:r>
                    </w:p>
                  </w:txbxContent>
                </v:textbox>
                <w10:wrap anchorx="margin"/>
              </v:rect>
            </w:pict>
          </mc:Fallback>
        </mc:AlternateContent>
      </w:r>
      <w:r w:rsidRPr="000F6F30">
        <w:rPr>
          <w:noProof/>
        </w:rPr>
        <mc:AlternateContent>
          <mc:Choice Requires="wps">
            <w:drawing>
              <wp:anchor distT="0" distB="0" distL="114300" distR="114300" simplePos="0" relativeHeight="251756544" behindDoc="0" locked="0" layoutInCell="0" hidden="0" allowOverlap="1" wp14:anchorId="3F2E0FFC" wp14:editId="652817A7">
                <wp:simplePos x="0" y="0"/>
                <wp:positionH relativeFrom="column">
                  <wp:posOffset>3834765</wp:posOffset>
                </wp:positionH>
                <wp:positionV relativeFrom="paragraph">
                  <wp:posOffset>2616835</wp:posOffset>
                </wp:positionV>
                <wp:extent cx="66675" cy="476250"/>
                <wp:effectExtent l="258445" t="235585" r="258445" b="281305"/>
                <wp:wrapNone/>
                <wp:docPr id="130" name="Conector recto de flecha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kEAAAAoAAAAAAAAAAAAAAAAAAAAgAAAJcXAAAAAAAAAgAAABkQAABpAAAA7gIAAE0ABQA3HQAAbhYAACgAAAAIAAAAAQAAAAEAAAA="/>
                          </a:ext>
                        </a:extLst>
                      </wps:cNvCnPr>
                      <wps:spPr>
                        <a:xfrm flipH="1" flipV="1">
                          <a:off x="0" y="0"/>
                          <a:ext cx="66675" cy="476250"/>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1A6F1735" id="Conector recto de flecha 275" o:spid="_x0000_s1026" type="#_x0000_t32" style="position:absolute;margin-left:301.95pt;margin-top:206.05pt;width:5.25pt;height:37.5pt;flip:x y;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" o:allowincell="f" strokeweight="3pt">
                <v:stroke endarrow="block"/>
                <v:shadow on="t" color="black" opacity="22937f" origin=",.5" offset="0,1.8pt"/>
              </v:shape>
            </w:pict>
          </mc:Fallback>
        </mc:AlternateContent>
      </w:r>
      <w:r w:rsidRPr="000F6F30">
        <w:rPr>
          <w:noProof/>
        </w:rPr>
        <mc:AlternateContent>
          <mc:Choice Requires="wps">
            <w:drawing>
              <wp:anchor distT="0" distB="0" distL="114300" distR="114300" simplePos="0" relativeHeight="251757568" behindDoc="0" locked="0" layoutInCell="0" hidden="0" allowOverlap="1" wp14:anchorId="4E204B17" wp14:editId="47EDA100">
                <wp:simplePos x="0" y="0"/>
                <wp:positionH relativeFrom="column">
                  <wp:posOffset>43815</wp:posOffset>
                </wp:positionH>
                <wp:positionV relativeFrom="paragraph">
                  <wp:posOffset>928370</wp:posOffset>
                </wp:positionV>
                <wp:extent cx="847725" cy="393065"/>
                <wp:effectExtent l="258445" t="235585" r="258445" b="281305"/>
                <wp:wrapNone/>
                <wp:docPr id="131" name="Conector recto de flecha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val="SMDATA_14_uWSAYR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BQAAAAUAAAAFAAAAAEAAAAAAAAAZAAAAGQAAAACAAAAZAAAAGQAAAAVAAAAYAAAAAAAAAAAAAAADwAAACADAAAAAAAAAAAAAAEAAACgMgAAVgcAAKr4//8BAAAAf39/AAEAAABkAAAAAAAAABQAAABAHwAAAAAAACYAAAAAAAAAwOD//wAAAAAmAAAAZAAAABYAAABMAAAAAQAAAAAAAAAHAAAAAAAAAAEAAAAAAAAAQQAAAAAAAAAkAAAAZAAAAGQAAAAAAAAAzMzMAAAAAABQAAAAUAAAAGQAAABkAAAAAAAAABcAAAAUAAAAAAAAAAAAAAD/fwAA/38AAAAAAAAJAAAABAAAAAAAAAAeAAAAaAAAAAAAAAAAAAAAAAAAAAAAAAAAAAAAECcAABAnAAAAAAAAAAAAAAAAAAAAAAAAAAAAAAAAAAAAAAAAAAAAAD8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kEAAAAoAAAAAAAAAAAAAAAAAAAAgAAAEUAAAAAAAAAAgAAALYFAAA3BQAAawIAAE0ABQDlBQAACwwAACgAAAAIAAAAAQAAAAEAAAA="/>
                          </a:ext>
                        </a:extLst>
                      </wps:cNvCnPr>
                      <wps:spPr>
                        <a:xfrm flipV="1">
                          <a:off x="0" y="0"/>
                          <a:ext cx="847725" cy="393065"/>
                        </a:xfrm>
                        <a:prstGeom prst="straightConnector1">
                          <a:avLst/>
                        </a:prstGeom>
                        <a:noFill/>
                        <a:ln w="38100">
                          <a:solidFill>
                            <a:srgbClr val="000000"/>
                          </a:solidFill>
                          <a:tailEnd type="triangle" w="med" len="med"/>
                        </a:ln>
                        <a:effectLst>
                          <a:outerShdw blurRad="40005" dist="22860" dir="5400000" rotWithShape="0">
                            <a:srgbClr val="000000">
                              <a:alpha val="35000"/>
                            </a:srgbClr>
                          </a:outerShdw>
                        </a:effectLst>
                      </wps:spPr>
                      <wps:bodyPr/>
                    </wps:wsp>
                  </a:graphicData>
                </a:graphic>
              </wp:anchor>
            </w:drawing>
          </mc:Choice>
          <mc:Fallback>
            <w:pict>
              <v:shape w14:anchorId="1439F64E" id="Conector recto de flecha 276" o:spid="_x0000_s1026" type="#_x0000_t32" style="position:absolute;margin-left:3.45pt;margin-top:73.1pt;width:66.75pt;height:30.95pt;flip:y;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" o:allowincell="f" strokeweight="3pt">
                <v:stroke endarrow="block"/>
                <v:shadow on="t" color="black" opacity="22937f" origin=",.5" offset="0,1.8pt"/>
              </v:shape>
            </w:pict>
          </mc:Fallback>
        </mc:AlternateContent>
      </w:r>
      <w:r w:rsidRPr="000F6F30">
        <w:rPr>
          <w:noProof/>
        </w:rPr>
        <mc:AlternateContent>
          <mc:Choice Requires="wps">
            <w:drawing>
              <wp:anchor distT="45720" distB="45720" distL="114300" distR="114300" simplePos="0" relativeHeight="251758592" behindDoc="0" locked="0" layoutInCell="0" hidden="0" allowOverlap="1" wp14:anchorId="02464935" wp14:editId="5D731F50">
                <wp:simplePos x="0" y="0"/>
                <wp:positionH relativeFrom="margin">
                  <wp:posOffset>-1032510</wp:posOffset>
                </wp:positionH>
                <wp:positionV relativeFrom="paragraph">
                  <wp:posOffset>1321435</wp:posOffset>
                </wp:positionV>
                <wp:extent cx="2962275" cy="414020"/>
                <wp:effectExtent l="0" t="0" r="0" b="0"/>
                <wp:wrapNone/>
                <wp:docPr id="132" name="Cuadro de texto 2"/>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val="SMDATA_14_uWSAY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kEAAAAoAAAAAAAAAAAAAAAAAAAAQAAAKb5//8AAAAAAgAAACEIAAA5EgAAjAIAAE0ABQBG////dg4AACgAAAAIAAAAAQAAAAMAAAA="/>
                          </a:ext>
                        </a:extLst>
                      </wps:cNvSpPr>
                      <wps:spPr>
                        <a:xfrm>
                          <a:off x="0" y="0"/>
                          <a:ext cx="2962275" cy="414020"/>
                        </a:xfrm>
                        <a:prstGeom prst="rect">
                          <a:avLst/>
                        </a:prstGeom>
                        <a:noFill/>
                        <a:ln w="9525">
                          <a:noFill/>
                        </a:ln>
                      </wps:spPr>
                      <wps:txbx>
                        <w:txbxContent>
                          <w:p w14:paraId="14D37734" w14:textId="77777777" w:rsidR="00030055" w:rsidRDefault="00030055" w:rsidP="00030055">
                            <w:pPr>
                              <w:spacing w:after="0" w:line="240" w:lineRule="auto"/>
                              <w:rPr>
                                <w:lang w:val="es-MX"/>
                              </w:rPr>
                            </w:pPr>
                            <w:r>
                              <w:rPr>
                                <w:lang w:val="es-MX"/>
                              </w:rPr>
                              <w:t>Calculo de total</w:t>
                            </w:r>
                          </w:p>
                          <w:p w14:paraId="0F90CAAE" w14:textId="77777777" w:rsidR="00030055" w:rsidRDefault="00030055" w:rsidP="00030055">
                            <w:pPr>
                              <w:spacing w:after="0" w:line="240" w:lineRule="auto"/>
                              <w:rPr>
                                <w:lang w:val="es-MX"/>
                              </w:rPr>
                            </w:pPr>
                            <w:r>
                              <w:rPr>
                                <w:lang w:val="es-MX"/>
                              </w:rPr>
                              <w:t xml:space="preserve"> a pagar</w:t>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rect w14:anchorId="02464935" id="Cuadro de texto 2" o:spid="_x0000_s1075" style="position:absolute;left:0;text-align:left;margin-left:-81.3pt;margin-top:104.05pt;width:233.25pt;height:32.6pt;z-index:25175859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" o:allowincell="f" filled="f" stroked="f">
                <v:textbox style="mso-fit-shape-to-text:t">
                  <w:txbxContent>
                    <w:p w14:paraId="14D37734" w14:textId="77777777" w:rsidR="00030055" w:rsidRDefault="00030055" w:rsidP="00030055">
                      <w:pPr>
                        <w:spacing w:after="0" w:line="240" w:lineRule="auto"/>
                        <w:rPr>
                          <w:lang w:val="es-MX"/>
                        </w:rPr>
                      </w:pPr>
                      <w:r>
                        <w:rPr>
                          <w:lang w:val="es-MX"/>
                        </w:rPr>
                        <w:t>Calculo de total</w:t>
                      </w:r>
                    </w:p>
                    <w:p w14:paraId="0F90CAAE" w14:textId="77777777" w:rsidR="00030055" w:rsidRDefault="00030055" w:rsidP="00030055">
                      <w:pPr>
                        <w:spacing w:after="0" w:line="240" w:lineRule="auto"/>
                        <w:rPr>
                          <w:lang w:val="es-MX"/>
                        </w:rPr>
                      </w:pPr>
                      <w:r>
                        <w:rPr>
                          <w:lang w:val="es-MX"/>
                        </w:rPr>
                        <w:t xml:space="preserve"> a pagar</w:t>
                      </w:r>
                    </w:p>
                  </w:txbxContent>
                </v:textbox>
                <w10:wrap anchorx="margin"/>
              </v:rect>
            </w:pict>
          </mc:Fallback>
        </mc:AlternateContent>
      </w:r>
    </w:p>
    <w:p w14:paraId="1A7B47E1"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val="es-ES" w:eastAsia="en-US"/>
        </w:rPr>
      </w:pPr>
    </w:p>
    <w:p w14:paraId="06813073"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252C579D" w14:textId="77777777" w:rsidR="00030055" w:rsidRPr="000F6F30" w:rsidRDefault="00030055" w:rsidP="00030055">
      <w:pPr>
        <w:pStyle w:val="Normal1"/>
        <w:spacing w:line="360" w:lineRule="auto"/>
        <w:jc w:val="both"/>
        <w:rPr>
          <w:rFonts w:ascii="Times New Roman" w:eastAsia="Calibri" w:hAnsi="Times New Roman" w:cs="Times New Roman"/>
          <w:b/>
          <w:bCs/>
          <w:sz w:val="24"/>
          <w:szCs w:val="24"/>
          <w:lang w:eastAsia="en-US"/>
        </w:rPr>
      </w:pPr>
    </w:p>
    <w:p w14:paraId="3129DF7A" w14:textId="77777777" w:rsidR="00030055" w:rsidRPr="000F6F30" w:rsidRDefault="00030055" w:rsidP="00030055">
      <w:pPr>
        <w:pStyle w:val="Normal1"/>
        <w:spacing w:line="360" w:lineRule="auto"/>
        <w:ind w:left="780"/>
        <w:jc w:val="both"/>
        <w:rPr>
          <w:rFonts w:ascii="Times New Roman" w:eastAsia="Calibri" w:hAnsi="Times New Roman" w:cs="Times New Roman"/>
          <w:sz w:val="24"/>
          <w:szCs w:val="24"/>
          <w:lang w:eastAsia="en-US"/>
        </w:rPr>
      </w:pPr>
    </w:p>
    <w:p w14:paraId="2E6F2310"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78A0EB2F" w14:textId="77777777" w:rsidR="00030055" w:rsidRPr="000F6F30" w:rsidRDefault="00030055" w:rsidP="00030055">
      <w:pPr>
        <w:pStyle w:val="Normal1"/>
        <w:spacing w:line="360" w:lineRule="auto"/>
        <w:ind w:left="780"/>
        <w:jc w:val="both"/>
        <w:rPr>
          <w:rFonts w:ascii="Times New Roman" w:eastAsia="Calibri" w:hAnsi="Times New Roman" w:cs="Times New Roman"/>
          <w:sz w:val="24"/>
          <w:szCs w:val="24"/>
          <w:lang w:eastAsia="en-US"/>
        </w:rPr>
      </w:pPr>
    </w:p>
    <w:p w14:paraId="506B6A20" w14:textId="77777777" w:rsidR="00030055" w:rsidRPr="000F6F30" w:rsidRDefault="00030055" w:rsidP="00030055">
      <w:pPr>
        <w:pStyle w:val="Normal1"/>
        <w:spacing w:line="360" w:lineRule="auto"/>
        <w:ind w:left="780"/>
        <w:jc w:val="both"/>
        <w:rPr>
          <w:rFonts w:ascii="Times New Roman" w:eastAsia="Calibri" w:hAnsi="Times New Roman" w:cs="Times New Roman"/>
          <w:sz w:val="24"/>
          <w:szCs w:val="24"/>
          <w:lang w:eastAsia="en-US"/>
        </w:rPr>
      </w:pPr>
    </w:p>
    <w:p w14:paraId="43D337CC" w14:textId="77777777" w:rsidR="00030055" w:rsidRPr="000F6F30" w:rsidRDefault="00030055" w:rsidP="00030055">
      <w:pPr>
        <w:pStyle w:val="Normal1"/>
        <w:spacing w:line="360" w:lineRule="auto"/>
        <w:ind w:left="780"/>
        <w:jc w:val="both"/>
        <w:rPr>
          <w:rFonts w:ascii="Times New Roman" w:eastAsia="Calibri" w:hAnsi="Times New Roman" w:cs="Times New Roman"/>
          <w:sz w:val="24"/>
          <w:szCs w:val="24"/>
          <w:lang w:eastAsia="en-US"/>
        </w:rPr>
      </w:pPr>
    </w:p>
    <w:p w14:paraId="191075B6" w14:textId="77777777" w:rsidR="00030055" w:rsidRPr="000F6F30" w:rsidRDefault="00030055" w:rsidP="00030055">
      <w:pPr>
        <w:pStyle w:val="Normal1"/>
        <w:spacing w:line="360" w:lineRule="auto"/>
        <w:jc w:val="both"/>
        <w:rPr>
          <w:rFonts w:ascii="Times New Roman" w:hAnsi="Times New Roman" w:cs="Times New Roman"/>
          <w:sz w:val="24"/>
          <w:szCs w:val="24"/>
        </w:rPr>
      </w:pPr>
    </w:p>
    <w:p w14:paraId="27809079" w14:textId="77777777" w:rsidR="00030055" w:rsidRPr="000F6F30" w:rsidRDefault="00030055" w:rsidP="00030055">
      <w:pPr>
        <w:pStyle w:val="Normal1"/>
        <w:spacing w:line="360" w:lineRule="auto"/>
        <w:jc w:val="both"/>
        <w:rPr>
          <w:rFonts w:ascii="Times New Roman" w:eastAsia="Calibri" w:hAnsi="Times New Roman" w:cs="Times New Roman"/>
          <w:b/>
          <w:bCs/>
          <w:sz w:val="24"/>
          <w:szCs w:val="24"/>
          <w:lang w:eastAsia="en-US"/>
        </w:rPr>
      </w:pPr>
    </w:p>
    <w:p w14:paraId="0A334522" w14:textId="77777777" w:rsidR="00030055" w:rsidRPr="000F6F30" w:rsidRDefault="00030055" w:rsidP="00030055">
      <w:pPr>
        <w:pStyle w:val="Normal1"/>
        <w:spacing w:line="360" w:lineRule="auto"/>
        <w:ind w:left="780"/>
        <w:jc w:val="both"/>
        <w:rPr>
          <w:rFonts w:ascii="Times New Roman" w:eastAsia="Calibri" w:hAnsi="Times New Roman" w:cs="Times New Roman"/>
          <w:sz w:val="24"/>
          <w:szCs w:val="24"/>
          <w:lang w:eastAsia="en-US"/>
        </w:rPr>
      </w:pPr>
    </w:p>
    <w:p w14:paraId="6BEFCE4A" w14:textId="77777777" w:rsidR="00030055" w:rsidRPr="000F6F30" w:rsidRDefault="00030055" w:rsidP="00030055">
      <w:pPr>
        <w:pStyle w:val="Normal1"/>
        <w:spacing w:line="360" w:lineRule="auto"/>
        <w:jc w:val="both"/>
        <w:rPr>
          <w:rFonts w:ascii="Times New Roman" w:eastAsia="Calibri" w:hAnsi="Times New Roman" w:cs="Times New Roman"/>
          <w:b/>
          <w:bCs/>
          <w:sz w:val="24"/>
          <w:szCs w:val="24"/>
          <w:lang w:eastAsia="en-US"/>
        </w:rPr>
      </w:pPr>
    </w:p>
    <w:p w14:paraId="69C9DBC6"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0001348B"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49496467"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1F9DAE32" w14:textId="77777777" w:rsidR="00030055" w:rsidRPr="000F6F30" w:rsidRDefault="00030055" w:rsidP="00030055">
      <w:pPr>
        <w:pStyle w:val="Prrafodelista"/>
        <w:rPr>
          <w:rFonts w:eastAsia="Calibri"/>
          <w:b/>
          <w:bCs/>
          <w:color w:val="000000"/>
          <w:lang w:val="es-CO" w:eastAsia="en-US"/>
        </w:rPr>
      </w:pPr>
    </w:p>
    <w:p w14:paraId="7F306F47" w14:textId="77777777" w:rsidR="00030055" w:rsidRPr="000F6F30" w:rsidRDefault="00030055" w:rsidP="00030055">
      <w:pPr>
        <w:pStyle w:val="Normal1"/>
        <w:spacing w:line="360" w:lineRule="auto"/>
        <w:ind w:left="1500"/>
        <w:jc w:val="both"/>
        <w:rPr>
          <w:rFonts w:ascii="Times New Roman" w:eastAsia="Calibri" w:hAnsi="Times New Roman" w:cs="Times New Roman"/>
          <w:sz w:val="24"/>
          <w:szCs w:val="24"/>
          <w:lang w:eastAsia="en-US"/>
        </w:rPr>
      </w:pPr>
    </w:p>
    <w:p w14:paraId="002A0310"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66C4317C" w14:textId="77777777" w:rsidR="00030055" w:rsidRPr="000F6F30" w:rsidRDefault="00030055" w:rsidP="00030055">
      <w:pPr>
        <w:pStyle w:val="Prrafodelista"/>
        <w:spacing w:after="160" w:line="259" w:lineRule="auto"/>
        <w:ind w:left="1080"/>
        <w:contextualSpacing/>
        <w:jc w:val="left"/>
        <w:rPr>
          <w:rFonts w:eastAsia="Calibri"/>
          <w:b/>
          <w:lang w:val="es-CO" w:eastAsia="en-US"/>
        </w:rPr>
      </w:pPr>
      <w:proofErr w:type="gramStart"/>
      <w:r w:rsidRPr="000F6F30">
        <w:rPr>
          <w:rFonts w:eastAsia="Calibri"/>
          <w:b/>
          <w:lang w:val="es-CO" w:eastAsia="en-US"/>
        </w:rPr>
        <w:t>( Ver</w:t>
      </w:r>
      <w:proofErr w:type="gramEnd"/>
      <w:r w:rsidRPr="000F6F30">
        <w:rPr>
          <w:rFonts w:eastAsia="Calibri"/>
          <w:b/>
          <w:lang w:val="es-CO" w:eastAsia="en-US"/>
        </w:rPr>
        <w:t xml:space="preserve"> 0.0.3) Añadido PDF</w:t>
      </w:r>
    </w:p>
    <w:p w14:paraId="0FAB567D" w14:textId="77777777" w:rsidR="00030055" w:rsidRPr="000F6F30" w:rsidRDefault="00030055" w:rsidP="00030055">
      <w:pPr>
        <w:pStyle w:val="Prrafodelista"/>
        <w:spacing w:after="160" w:line="259" w:lineRule="auto"/>
        <w:ind w:left="1080"/>
        <w:contextualSpacing/>
        <w:jc w:val="left"/>
        <w:rPr>
          <w:rFonts w:eastAsia="Calibri"/>
          <w:lang w:val="es-CO" w:eastAsia="en-US"/>
        </w:rPr>
      </w:pPr>
      <w:r w:rsidRPr="000F6F30">
        <w:rPr>
          <w:rFonts w:eastAsia="Calibri"/>
          <w:lang w:val="es-CO" w:eastAsia="en-US"/>
        </w:rPr>
        <w:t xml:space="preserve">El sistema ahora se encuentra en la capacidad de generar PDF con el fin de poder generar facturas y cotizaciones, por lo que se </w:t>
      </w:r>
      <w:proofErr w:type="spellStart"/>
      <w:r w:rsidRPr="000F6F30">
        <w:rPr>
          <w:rFonts w:eastAsia="Calibri"/>
          <w:lang w:val="es-CO" w:eastAsia="en-US"/>
        </w:rPr>
        <w:t>habilitarion</w:t>
      </w:r>
      <w:proofErr w:type="spellEnd"/>
      <w:r w:rsidRPr="000F6F30">
        <w:rPr>
          <w:rFonts w:eastAsia="Calibri"/>
          <w:lang w:val="es-CO" w:eastAsia="en-US"/>
        </w:rPr>
        <w:t xml:space="preserve"> dos </w:t>
      </w:r>
      <w:proofErr w:type="spellStart"/>
      <w:r w:rsidRPr="000F6F30">
        <w:rPr>
          <w:rFonts w:eastAsia="Calibri"/>
          <w:lang w:val="es-CO" w:eastAsia="en-US"/>
        </w:rPr>
        <w:t>botoes</w:t>
      </w:r>
      <w:proofErr w:type="spellEnd"/>
      <w:r w:rsidRPr="000F6F30">
        <w:rPr>
          <w:rFonts w:eastAsia="Calibri"/>
          <w:lang w:val="es-CO" w:eastAsia="en-US"/>
        </w:rPr>
        <w:t xml:space="preserve"> para ese </w:t>
      </w:r>
      <w:proofErr w:type="spellStart"/>
      <w:r w:rsidRPr="000F6F30">
        <w:rPr>
          <w:rFonts w:eastAsia="Calibri"/>
          <w:lang w:val="es-CO" w:eastAsia="en-US"/>
        </w:rPr>
        <w:t>fín</w:t>
      </w:r>
      <w:proofErr w:type="spellEnd"/>
      <w:r w:rsidRPr="000F6F30">
        <w:rPr>
          <w:rFonts w:eastAsia="Calibri"/>
          <w:lang w:val="es-CO" w:eastAsia="en-US"/>
        </w:rPr>
        <w:t xml:space="preserve">: </w:t>
      </w:r>
    </w:p>
    <w:p w14:paraId="3B21C59D" w14:textId="77777777" w:rsidR="00030055" w:rsidRPr="000F6F30" w:rsidRDefault="00030055" w:rsidP="00397A7B">
      <w:pPr>
        <w:pStyle w:val="Ttulo1"/>
        <w:rPr>
          <w:rFonts w:ascii="Times New Roman" w:eastAsia="Calibri" w:hAnsi="Times New Roman" w:cs="Times New Roman"/>
          <w:szCs w:val="24"/>
          <w:lang w:eastAsia="en-US"/>
        </w:rPr>
      </w:pPr>
      <w:bookmarkStart w:id="106" w:name="_Toc86719241"/>
      <w:proofErr w:type="spellStart"/>
      <w:r w:rsidRPr="000F6F30">
        <w:rPr>
          <w:rFonts w:ascii="Times New Roman" w:eastAsia="Calibri" w:hAnsi="Times New Roman" w:cs="Times New Roman"/>
          <w:szCs w:val="24"/>
          <w:lang w:eastAsia="en-US"/>
        </w:rPr>
        <w:t>Boton</w:t>
      </w:r>
      <w:proofErr w:type="spellEnd"/>
      <w:r w:rsidRPr="000F6F30">
        <w:rPr>
          <w:rFonts w:ascii="Times New Roman" w:eastAsia="Calibri" w:hAnsi="Times New Roman" w:cs="Times New Roman"/>
          <w:szCs w:val="24"/>
          <w:lang w:eastAsia="en-US"/>
        </w:rPr>
        <w:t xml:space="preserve"> de Cotizaciones, donde </w:t>
      </w:r>
      <w:proofErr w:type="spellStart"/>
      <w:r w:rsidRPr="000F6F30">
        <w:rPr>
          <w:rFonts w:ascii="Times New Roman" w:eastAsia="Calibri" w:hAnsi="Times New Roman" w:cs="Times New Roman"/>
          <w:szCs w:val="24"/>
          <w:lang w:eastAsia="en-US"/>
        </w:rPr>
        <w:t>despues</w:t>
      </w:r>
      <w:proofErr w:type="spellEnd"/>
      <w:r w:rsidRPr="000F6F30">
        <w:rPr>
          <w:rFonts w:ascii="Times New Roman" w:eastAsia="Calibri" w:hAnsi="Times New Roman" w:cs="Times New Roman"/>
          <w:szCs w:val="24"/>
          <w:lang w:eastAsia="en-US"/>
        </w:rPr>
        <w:t xml:space="preserve"> de seleccionar los elementos el sistema genera PDF con </w:t>
      </w:r>
      <w:proofErr w:type="spellStart"/>
      <w:r w:rsidRPr="000F6F30">
        <w:rPr>
          <w:rFonts w:ascii="Times New Roman" w:eastAsia="Calibri" w:hAnsi="Times New Roman" w:cs="Times New Roman"/>
          <w:szCs w:val="24"/>
          <w:lang w:eastAsia="en-US"/>
        </w:rPr>
        <w:t>informacion</w:t>
      </w:r>
      <w:proofErr w:type="spellEnd"/>
      <w:r w:rsidRPr="000F6F30">
        <w:rPr>
          <w:rFonts w:ascii="Times New Roman" w:eastAsia="Calibri" w:hAnsi="Times New Roman" w:cs="Times New Roman"/>
          <w:szCs w:val="24"/>
          <w:lang w:eastAsia="en-US"/>
        </w:rPr>
        <w:t xml:space="preserve"> relacionada sobre los elementos que </w:t>
      </w:r>
      <w:proofErr w:type="spellStart"/>
      <w:r w:rsidRPr="000F6F30">
        <w:rPr>
          <w:rFonts w:ascii="Times New Roman" w:eastAsia="Calibri" w:hAnsi="Times New Roman" w:cs="Times New Roman"/>
          <w:szCs w:val="24"/>
          <w:lang w:eastAsia="en-US"/>
        </w:rPr>
        <w:t>seran</w:t>
      </w:r>
      <w:proofErr w:type="spellEnd"/>
      <w:r w:rsidRPr="000F6F30">
        <w:rPr>
          <w:rFonts w:ascii="Times New Roman" w:eastAsia="Calibri" w:hAnsi="Times New Roman" w:cs="Times New Roman"/>
          <w:szCs w:val="24"/>
          <w:lang w:eastAsia="en-US"/>
        </w:rPr>
        <w:t xml:space="preserve"> pagados,</w:t>
      </w:r>
      <w:bookmarkEnd w:id="106"/>
    </w:p>
    <w:p w14:paraId="19A6E776" w14:textId="77777777" w:rsidR="00030055" w:rsidRPr="000F6F30" w:rsidRDefault="00030055" w:rsidP="00397A7B">
      <w:pPr>
        <w:pStyle w:val="Ttulo1"/>
        <w:rPr>
          <w:rFonts w:ascii="Times New Roman" w:eastAsia="Calibri" w:hAnsi="Times New Roman" w:cs="Times New Roman"/>
          <w:szCs w:val="24"/>
          <w:lang w:eastAsia="en-US"/>
        </w:rPr>
      </w:pPr>
      <w:bookmarkStart w:id="107" w:name="_Toc86719242"/>
      <w:proofErr w:type="spellStart"/>
      <w:r w:rsidRPr="000F6F30">
        <w:rPr>
          <w:rFonts w:ascii="Times New Roman" w:eastAsia="Calibri" w:hAnsi="Times New Roman" w:cs="Times New Roman"/>
          <w:szCs w:val="24"/>
          <w:lang w:eastAsia="en-US"/>
        </w:rPr>
        <w:t>Boton</w:t>
      </w:r>
      <w:proofErr w:type="spellEnd"/>
      <w:r w:rsidRPr="000F6F30">
        <w:rPr>
          <w:rFonts w:ascii="Times New Roman" w:eastAsia="Calibri" w:hAnsi="Times New Roman" w:cs="Times New Roman"/>
          <w:szCs w:val="24"/>
          <w:lang w:eastAsia="en-US"/>
        </w:rPr>
        <w:t xml:space="preserve"> de pagos, donde el sistema genera un PDF con la </w:t>
      </w:r>
      <w:proofErr w:type="spellStart"/>
      <w:r w:rsidRPr="000F6F30">
        <w:rPr>
          <w:rFonts w:ascii="Times New Roman" w:eastAsia="Calibri" w:hAnsi="Times New Roman" w:cs="Times New Roman"/>
          <w:szCs w:val="24"/>
          <w:lang w:eastAsia="en-US"/>
        </w:rPr>
        <w:t>informacion</w:t>
      </w:r>
      <w:proofErr w:type="spellEnd"/>
      <w:r w:rsidRPr="000F6F30">
        <w:rPr>
          <w:rFonts w:ascii="Times New Roman" w:eastAsia="Calibri" w:hAnsi="Times New Roman" w:cs="Times New Roman"/>
          <w:szCs w:val="24"/>
          <w:lang w:eastAsia="en-US"/>
        </w:rPr>
        <w:t xml:space="preserve"> de los elementos comprados, y que luego, debita de las existencias de la base de datos</w:t>
      </w:r>
      <w:bookmarkEnd w:id="107"/>
    </w:p>
    <w:p w14:paraId="330A6206" w14:textId="77777777" w:rsidR="00030055" w:rsidRPr="000F6F30" w:rsidRDefault="00030055" w:rsidP="00030055">
      <w:pPr>
        <w:spacing w:after="160" w:line="259" w:lineRule="auto"/>
        <w:rPr>
          <w:rFonts w:ascii="Times New Roman" w:hAnsi="Times New Roman" w:cs="Times New Roman"/>
          <w:szCs w:val="24"/>
        </w:rPr>
      </w:pPr>
    </w:p>
    <w:p w14:paraId="305F56F3" w14:textId="77777777" w:rsidR="00030055" w:rsidRPr="000F6F30" w:rsidRDefault="00030055" w:rsidP="00030055">
      <w:pPr>
        <w:spacing w:after="160" w:line="259" w:lineRule="auto"/>
        <w:ind w:left="1080"/>
        <w:rPr>
          <w:rFonts w:ascii="Times New Roman" w:hAnsi="Times New Roman" w:cs="Times New Roman"/>
          <w:szCs w:val="24"/>
        </w:rPr>
      </w:pPr>
    </w:p>
    <w:p w14:paraId="549768CA" w14:textId="77777777" w:rsidR="00030055" w:rsidRPr="000F6F30" w:rsidRDefault="00030055" w:rsidP="00030055">
      <w:pPr>
        <w:spacing w:after="160" w:line="259" w:lineRule="auto"/>
        <w:ind w:left="1080"/>
        <w:rPr>
          <w:rFonts w:ascii="Times New Roman" w:hAnsi="Times New Roman" w:cs="Times New Roman"/>
          <w:szCs w:val="24"/>
        </w:rPr>
      </w:pPr>
    </w:p>
    <w:p w14:paraId="4F9BF648" w14:textId="77777777" w:rsidR="00030055" w:rsidRPr="000F6F30" w:rsidRDefault="00030055" w:rsidP="00030055">
      <w:pPr>
        <w:spacing w:after="160" w:line="259" w:lineRule="auto"/>
        <w:rPr>
          <w:rFonts w:ascii="Times New Roman" w:hAnsi="Times New Roman" w:cs="Times New Roman"/>
          <w:szCs w:val="24"/>
        </w:rPr>
      </w:pPr>
    </w:p>
    <w:p w14:paraId="2D440D63" w14:textId="77777777" w:rsidR="00030055" w:rsidRPr="000F6F30" w:rsidRDefault="00030055" w:rsidP="00030055">
      <w:pPr>
        <w:spacing w:after="160" w:line="259" w:lineRule="auto"/>
        <w:ind w:left="1080"/>
        <w:rPr>
          <w:rFonts w:ascii="Times New Roman" w:hAnsi="Times New Roman" w:cs="Times New Roman"/>
          <w:szCs w:val="24"/>
        </w:rPr>
      </w:pPr>
    </w:p>
    <w:p w14:paraId="26C251A7"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07C34079"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688D1C66"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088768F9" w14:textId="77777777" w:rsidR="00030055" w:rsidRPr="000F6F30" w:rsidRDefault="00030055" w:rsidP="00030055">
      <w:pPr>
        <w:pStyle w:val="Prrafodelista"/>
        <w:spacing w:after="160" w:line="259" w:lineRule="auto"/>
        <w:ind w:left="1080"/>
        <w:contextualSpacing/>
        <w:jc w:val="left"/>
        <w:rPr>
          <w:rFonts w:eastAsia="Calibri"/>
          <w:lang w:val="es-CO" w:eastAsia="en-US"/>
        </w:rPr>
      </w:pPr>
      <w:r w:rsidRPr="000F6F30">
        <w:rPr>
          <w:noProof/>
        </w:rPr>
        <w:drawing>
          <wp:anchor distT="0" distB="0" distL="0" distR="0" simplePos="0" relativeHeight="251760640" behindDoc="0" locked="0" layoutInCell="0" hidden="0" allowOverlap="1" wp14:anchorId="24852E96" wp14:editId="2458F7E7">
            <wp:simplePos x="0" y="0"/>
            <wp:positionH relativeFrom="page">
              <wp:posOffset>1563370</wp:posOffset>
            </wp:positionH>
            <wp:positionV relativeFrom="page">
              <wp:posOffset>2573020</wp:posOffset>
            </wp:positionV>
            <wp:extent cx="5240020" cy="2973705"/>
            <wp:effectExtent l="0" t="0" r="0" b="0"/>
            <wp:wrapSquare wrapText="bothSides"/>
            <wp:docPr id="134" name="Imagen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n287"/>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dxQAAGgOAAAAAAAA4wU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oBAAAAIIAAAAAAAAAAAAAAAAAAAAAAACeCQAAAAAAAAAAAADUDwAAPCAAAEsSAABOAAUAngkAANQPAAAoAAAACAAAAAEAAAABAAAA"/>
                        </a:ext>
                      </a:extLst>
                    </pic:cNvPicPr>
                  </pic:nvPicPr>
                  <pic:blipFill>
                    <a:blip r:embed="rId45"/>
                    <a:srcRect l="52390" t="36880" b="15070"/>
                    <a:stretch>
                      <a:fillRect/>
                    </a:stretch>
                  </pic:blipFill>
                  <pic:spPr>
                    <a:xfrm>
                      <a:off x="0" y="0"/>
                      <a:ext cx="5240020" cy="2973705"/>
                    </a:xfrm>
                    <a:prstGeom prst="rect">
                      <a:avLst/>
                    </a:prstGeom>
                    <a:noFill/>
                    <a:ln w="9525">
                      <a:noFill/>
                    </a:ln>
                  </pic:spPr>
                </pic:pic>
              </a:graphicData>
            </a:graphic>
          </wp:anchor>
        </w:drawing>
      </w:r>
    </w:p>
    <w:p w14:paraId="4DD2CBDB"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2AE381A1" w14:textId="77777777" w:rsidR="00030055" w:rsidRPr="000F6F30" w:rsidRDefault="00030055" w:rsidP="00030055">
      <w:pPr>
        <w:pStyle w:val="Prrafodelista"/>
        <w:spacing w:after="160" w:line="259" w:lineRule="auto"/>
        <w:ind w:left="1080"/>
        <w:contextualSpacing/>
        <w:jc w:val="left"/>
        <w:rPr>
          <w:rFonts w:eastAsia="Calibri"/>
          <w:lang w:val="es-CO" w:eastAsia="en-US"/>
        </w:rPr>
      </w:pPr>
      <w:r w:rsidRPr="000F6F30">
        <w:rPr>
          <w:noProof/>
        </w:rPr>
        <mc:AlternateContent>
          <mc:Choice Requires="wps">
            <w:drawing>
              <wp:anchor distT="0" distB="0" distL="114935" distR="114935" simplePos="0" relativeHeight="251759616" behindDoc="0" locked="0" layoutInCell="0" hidden="0" allowOverlap="1" wp14:anchorId="042B105E" wp14:editId="031FA983">
                <wp:simplePos x="0" y="0"/>
                <wp:positionH relativeFrom="page">
                  <wp:posOffset>5193030</wp:posOffset>
                </wp:positionH>
                <wp:positionV relativeFrom="page">
                  <wp:posOffset>2617470</wp:posOffset>
                </wp:positionV>
                <wp:extent cx="723900" cy="537845"/>
                <wp:effectExtent l="109220" t="109220" r="109220" b="109220"/>
                <wp:wrapSquare wrapText="bothSides"/>
                <wp:docPr id="133" name="Línea3"/>
                <wp:cNvGraphicFramePr/>
                <a:graphic xmlns:a="http://schemas.openxmlformats.org/drawingml/2006/main">
                  <a:graphicData uri="http://schemas.microsoft.com/office/word/2010/wordprocessingShape">
                    <wps:wsp>
                      <wps:cNvCnPr/>
                      <wps:spPr>
                        <a:xfrm flipH="1">
                          <a:off x="0" y="0"/>
                          <a:ext cx="723900" cy="537845"/>
                        </a:xfrm>
                        <a:prstGeom prst="line">
                          <a:avLst/>
                        </a:prstGeom>
                        <a:noFill/>
                        <a:ln w="19050">
                          <a:solidFill>
                            <a:srgbClr val="000000"/>
                          </a:solidFill>
                          <a:tailEnd type="arrow" w="med" len="med"/>
                        </a:ln>
                      </wps:spPr>
                      <wps:bodyPr/>
                    </wps:wsp>
                  </a:graphicData>
                </a:graphic>
              </wp:anchor>
            </w:drawing>
          </mc:Choice>
          <mc:Fallback>
            <w:pict>
              <v:line w14:anchorId="2313C567" id="Línea3" o:spid="_x0000_s1026" style="position:absolute;flip:x;z-index:251759616;visibility:visible;mso-wrap-style:square;mso-wrap-distance-left:9.05pt;mso-wrap-distance-top:0;mso-wrap-distance-right:9.05pt;mso-wrap-distance-bottom:0;mso-position-horizontal:absolute;mso-position-horizontal-relative:page;mso-position-vertical:absolute;mso-position-vertical-relative:page" from="408.9pt,206.1pt" to="465.9pt,2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" o:allowincell="f" strokeweight="1.5pt">
                <v:stroke endarrow="open"/>
                <w10:wrap type="square" anchorx="page" anchory="page"/>
              </v:line>
            </w:pict>
          </mc:Fallback>
        </mc:AlternateContent>
      </w:r>
    </w:p>
    <w:p w14:paraId="74F0B4A2"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514E9F11" w14:textId="77777777" w:rsidR="00030055" w:rsidRPr="000F6F30" w:rsidRDefault="00030055" w:rsidP="00030055">
      <w:pPr>
        <w:pStyle w:val="Prrafodelista"/>
        <w:spacing w:after="160" w:line="259" w:lineRule="auto"/>
        <w:ind w:left="1080"/>
        <w:contextualSpacing/>
        <w:jc w:val="left"/>
        <w:rPr>
          <w:rFonts w:eastAsia="Calibri"/>
          <w:lang w:val="es-CO" w:eastAsia="en-US"/>
        </w:rPr>
      </w:pPr>
      <w:r w:rsidRPr="000F6F30">
        <w:rPr>
          <w:noProof/>
        </w:rPr>
        <mc:AlternateContent>
          <mc:Choice Requires="wps">
            <w:drawing>
              <wp:anchor distT="0" distB="0" distL="114935" distR="114935" simplePos="0" relativeHeight="251763712" behindDoc="0" locked="0" layoutInCell="0" hidden="0" allowOverlap="1" wp14:anchorId="70B6C561" wp14:editId="2EBEFC53">
                <wp:simplePos x="0" y="0"/>
                <wp:positionH relativeFrom="page">
                  <wp:posOffset>4863465</wp:posOffset>
                </wp:positionH>
                <wp:positionV relativeFrom="page">
                  <wp:posOffset>1975485</wp:posOffset>
                </wp:positionV>
                <wp:extent cx="1971675" cy="457200"/>
                <wp:effectExtent l="12700" t="12700" r="12700" b="12700"/>
                <wp:wrapSquare wrapText="bothSides"/>
                <wp:docPr id="137" name="CuadroTexto10"/>
                <wp:cNvGraphicFramePr/>
                <a:graphic xmlns:a="http://schemas.openxmlformats.org/drawingml/2006/main">
                  <a:graphicData uri="http://schemas.microsoft.com/office/word/2010/wordprocessingShape">
                    <wps:wsp>
                      <wps:cNvSpPr txBox="1">
                        <a:extLst>
                          <a:ext uri="smNativeData">
                            <sm:smNativeData xmlns="" xmlns:o="urn:schemas-microsoft-com:office:office" xmlns:v="urn:schemas-microsoft-com:vml" xmlns:w10="urn:schemas-microsoft-com:office:word" xmlns:w="http://schemas.openxmlformats.org/wordprocessingml/2006/main" xmlns:sm="smNativeData" val="SMDATA_14_uWSAYRMAAAAlAAAAEgAAAA0AAAAAmgAAAFIAAACaAAAAUg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HgAAAB4AAAA3IgAA6zE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CwEAAAAggAAAAAAAAAAAAAAAAAAAAAAAOsdAAAAAAAAAAAAACcMAAAhDAAA0AIAAE4ABQDrHQAAJwwAACgAAAAIAAAAAQAAAAEAAAA="/>
                          </a:ext>
                        </a:extLst>
                      </wps:cNvSpPr>
                      <wps:spPr>
                        <a:xfrm>
                          <a:off x="0" y="0"/>
                          <a:ext cx="1971675" cy="457200"/>
                        </a:xfrm>
                        <a:prstGeom prst="rect">
                          <a:avLst/>
                        </a:prstGeom>
                        <a:solidFill>
                          <a:srgbClr val="FFFFFF"/>
                        </a:solidFill>
                        <a:ln w="12700">
                          <a:solidFill>
                            <a:srgbClr val="000000"/>
                          </a:solidFill>
                        </a:ln>
                      </wps:spPr>
                      <wps:txbx>
                        <w:txbxContent>
                          <w:p w14:paraId="0BFC0A6D" w14:textId="77777777" w:rsidR="00030055" w:rsidRDefault="00030055" w:rsidP="00030055">
                            <w:pPr>
                              <w:spacing w:after="160" w:line="259" w:lineRule="auto"/>
                              <w:rPr>
                                <w:rFonts w:ascii="Calibri" w:hAnsi="Calibri"/>
                                <w:sz w:val="22"/>
                              </w:rPr>
                            </w:pPr>
                            <w:r>
                              <w:rPr>
                                <w:rFonts w:ascii="Calibri" w:hAnsi="Calibri"/>
                                <w:sz w:val="22"/>
                              </w:rPr>
                              <w:t>2. Botón de cotizaciones</w:t>
                            </w:r>
                          </w:p>
                        </w:txbxContent>
                      </wps:txbx>
                      <wps:bodyPr spcFirstLastPara="1" vertOverflow="clip" horzOverflow="clip" lIns="97790" tIns="52070" rIns="97790" bIns="52070" upright="1">
                        <a:prstTxWarp prst="textNoShape">
                          <a:avLst/>
                        </a:prstTxWarp>
                        <a:noAutofit/>
                      </wps:bodyPr>
                    </wps:wsp>
                  </a:graphicData>
                </a:graphic>
              </wp:anchor>
            </w:drawing>
          </mc:Choice>
          <mc:Fallback>
            <w:pict>
              <v:shapetype w14:anchorId="70B6C561" id="_x0000_t202" coordsize="21600,21600" o:spt="202" path="m,l,21600r21600,l21600,xe">
                <v:stroke joinstyle="miter"/>
                <v:path gradientshapeok="t" o:connecttype="rect"/>
              </v:shapetype>
              <v:shape id="CuadroTexto10" o:spid="_x0000_s1076" type="#_x0000_t202" style="position:absolute;left:0;text-align:left;margin-left:382.95pt;margin-top:155.55pt;width:155.25pt;height:36pt;z-index:251763712;visibility:visible;mso-wrap-style:square;mso-wrap-distance-left:9.05pt;mso-wrap-distance-top:0;mso-wrap-distance-right:9.0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" o:allowincell="f" strokeweight="1pt">
                <v:textbox inset="7.7pt,4.1pt,7.7pt,4.1pt">
                  <w:txbxContent>
                    <w:p w14:paraId="0BFC0A6D" w14:textId="77777777" w:rsidR="00030055" w:rsidRDefault="00030055" w:rsidP="00030055">
                      <w:pPr>
                        <w:spacing w:after="160" w:line="259" w:lineRule="auto"/>
                        <w:rPr>
                          <w:rFonts w:ascii="Calibri" w:hAnsi="Calibri"/>
                          <w:sz w:val="22"/>
                        </w:rPr>
                      </w:pPr>
                      <w:r>
                        <w:rPr>
                          <w:rFonts w:ascii="Calibri" w:hAnsi="Calibri"/>
                          <w:sz w:val="22"/>
                        </w:rPr>
                        <w:t>2. Botón de cotizaciones</w:t>
                      </w:r>
                    </w:p>
                  </w:txbxContent>
                </v:textbox>
                <w10:wrap type="square" anchorx="page" anchory="page"/>
              </v:shape>
            </w:pict>
          </mc:Fallback>
        </mc:AlternateContent>
      </w:r>
    </w:p>
    <w:p w14:paraId="50391E86" w14:textId="77777777" w:rsidR="00030055" w:rsidRPr="000F6F30" w:rsidRDefault="00030055" w:rsidP="00030055">
      <w:pPr>
        <w:pStyle w:val="Prrafodelista"/>
        <w:spacing w:after="160" w:line="259" w:lineRule="auto"/>
        <w:ind w:left="1080"/>
        <w:contextualSpacing/>
        <w:jc w:val="left"/>
        <w:rPr>
          <w:rFonts w:eastAsia="Calibri"/>
          <w:lang w:val="es-CO" w:eastAsia="en-US"/>
        </w:rPr>
      </w:pPr>
      <w:r w:rsidRPr="000F6F30">
        <w:rPr>
          <w:noProof/>
        </w:rPr>
        <mc:AlternateContent>
          <mc:Choice Requires="wps">
            <w:drawing>
              <wp:anchor distT="0" distB="0" distL="114935" distR="114935" simplePos="0" relativeHeight="251761664" behindDoc="0" locked="0" layoutInCell="0" hidden="0" allowOverlap="1" wp14:anchorId="6FE2BDB6" wp14:editId="6894ECD8">
                <wp:simplePos x="0" y="0"/>
                <wp:positionH relativeFrom="page">
                  <wp:posOffset>5222240</wp:posOffset>
                </wp:positionH>
                <wp:positionV relativeFrom="page">
                  <wp:posOffset>2279015</wp:posOffset>
                </wp:positionV>
                <wp:extent cx="721995" cy="815975"/>
                <wp:effectExtent l="109220" t="109220" r="109220" b="109220"/>
                <wp:wrapSquare wrapText="bothSides"/>
                <wp:docPr id="135" name="Línea4"/>
                <wp:cNvGraphicFramePr/>
                <a:graphic xmlns:a="http://schemas.openxmlformats.org/drawingml/2006/main">
                  <a:graphicData uri="http://schemas.microsoft.com/office/word/2010/wordprocessingShape">
                    <wps:wsp>
                      <wps:cNvCnPr/>
                      <wps:spPr>
                        <a:xfrm flipH="1">
                          <a:off x="0" y="0"/>
                          <a:ext cx="721995" cy="815975"/>
                        </a:xfrm>
                        <a:prstGeom prst="line">
                          <a:avLst/>
                        </a:prstGeom>
                        <a:noFill/>
                        <a:ln w="19050">
                          <a:solidFill>
                            <a:srgbClr val="000000"/>
                          </a:solidFill>
                          <a:tailEnd type="arrow" w="med" len="med"/>
                        </a:ln>
                      </wps:spPr>
                      <wps:bodyPr/>
                    </wps:wsp>
                  </a:graphicData>
                </a:graphic>
              </wp:anchor>
            </w:drawing>
          </mc:Choice>
          <mc:Fallback>
            <w:pict>
              <v:line w14:anchorId="73141E5A" id="Línea4" o:spid="_x0000_s1026" style="position:absolute;flip:x;z-index:251761664;visibility:visible;mso-wrap-style:square;mso-wrap-distance-left:9.05pt;mso-wrap-distance-top:0;mso-wrap-distance-right:9.05pt;mso-wrap-distance-bottom:0;mso-position-horizontal:absolute;mso-position-horizontal-relative:page;mso-position-vertical:absolute;mso-position-vertical-relative:page" from="411.2pt,179.45pt" to="468.05pt,2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" o:allowincell="f" strokeweight="1.5pt">
                <v:stroke endarrow="open"/>
                <w10:wrap type="square" anchorx="page" anchory="page"/>
              </v:line>
            </w:pict>
          </mc:Fallback>
        </mc:AlternateContent>
      </w:r>
      <w:r w:rsidRPr="000F6F30">
        <w:rPr>
          <w:noProof/>
        </w:rPr>
        <mc:AlternateContent>
          <mc:Choice Requires="wps">
            <w:drawing>
              <wp:anchor distT="0" distB="0" distL="114935" distR="114935" simplePos="0" relativeHeight="251764736" behindDoc="0" locked="0" layoutInCell="0" hidden="0" allowOverlap="1" wp14:anchorId="344F12E1" wp14:editId="5894179B">
                <wp:simplePos x="0" y="0"/>
                <wp:positionH relativeFrom="page">
                  <wp:posOffset>1463040</wp:posOffset>
                </wp:positionH>
                <wp:positionV relativeFrom="page">
                  <wp:posOffset>2061845</wp:posOffset>
                </wp:positionV>
                <wp:extent cx="1971675" cy="457200"/>
                <wp:effectExtent l="12700" t="12700" r="12700" b="12700"/>
                <wp:wrapSquare wrapText="bothSides"/>
                <wp:docPr id="138" name="CuadroTexto11"/>
                <wp:cNvGraphicFramePr/>
                <a:graphic xmlns:a="http://schemas.openxmlformats.org/drawingml/2006/main">
                  <a:graphicData uri="http://schemas.microsoft.com/office/word/2010/wordprocessingShape">
                    <wps:wsp>
                      <wps:cNvSpPr txBox="1">
                        <a:extLst>
                          <a:ext uri="smNativeData">
                            <sm:smNativeData xmlns="" xmlns:o="urn:schemas-microsoft-com:office:office" xmlns:v="urn:schemas-microsoft-com:vml" xmlns:w10="urn:schemas-microsoft-com:office:word" xmlns:w="http://schemas.openxmlformats.org/wordprocessingml/2006/main" xmlns:sm="smNativeData" val="SMDATA_14_uWSAYRMAAAAlAAAAEgAAAA0AAAAAmgAAAFIAAACaAAAAUg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HgAAAB4AAAA3IgAA6zE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C0EAAAAggAAAAAAAAAAAAAAAAAAAAAAAAAJAAAAAAAAAAAAAK8MAAAhDAAA0AIAAE4ABQAACQAArwwAACgAAAAIAAAAAQAAAAEAAAA="/>
                          </a:ext>
                        </a:extLst>
                      </wps:cNvSpPr>
                      <wps:spPr>
                        <a:xfrm>
                          <a:off x="0" y="0"/>
                          <a:ext cx="1971675" cy="457200"/>
                        </a:xfrm>
                        <a:prstGeom prst="rect">
                          <a:avLst/>
                        </a:prstGeom>
                        <a:solidFill>
                          <a:srgbClr val="FFFFFF"/>
                        </a:solidFill>
                        <a:ln w="12700">
                          <a:solidFill>
                            <a:srgbClr val="000000"/>
                          </a:solidFill>
                        </a:ln>
                      </wps:spPr>
                      <wps:txbx>
                        <w:txbxContent>
                          <w:p w14:paraId="35F2CCAE" w14:textId="77777777" w:rsidR="00030055" w:rsidRDefault="00030055" w:rsidP="00030055">
                            <w:pPr>
                              <w:pStyle w:val="Sinespaciado"/>
                              <w:rPr>
                                <w:rFonts w:ascii="Calibri" w:hAnsi="Calibri" w:cs="Arial"/>
                              </w:rPr>
                            </w:pPr>
                            <w:r>
                              <w:rPr>
                                <w:rFonts w:ascii="Calibri" w:hAnsi="Calibri" w:cs="Arial"/>
                              </w:rPr>
                              <w:t>Botón de ventas</w:t>
                            </w:r>
                          </w:p>
                        </w:txbxContent>
                      </wps:txbx>
                      <wps:bodyPr spcFirstLastPara="1" vertOverflow="clip" horzOverflow="clip" lIns="97790" tIns="52070" rIns="97790" bIns="52070" upright="1">
                        <a:prstTxWarp prst="textNoShape">
                          <a:avLst/>
                        </a:prstTxWarp>
                        <a:noAutofit/>
                      </wps:bodyPr>
                    </wps:wsp>
                  </a:graphicData>
                </a:graphic>
              </wp:anchor>
            </w:drawing>
          </mc:Choice>
          <mc:Fallback>
            <w:pict>
              <v:shape w14:anchorId="344F12E1" id="CuadroTexto11" o:spid="_x0000_s1077" type="#_x0000_t202" style="position:absolute;left:0;text-align:left;margin-left:115.2pt;margin-top:162.35pt;width:155.25pt;height:36pt;z-index:251764736;visibility:visible;mso-wrap-style:square;mso-wrap-distance-left:9.05pt;mso-wrap-distance-top:0;mso-wrap-distance-right:9.0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" o:allowincell="f" strokeweight="1pt">
                <v:textbox inset="7.7pt,4.1pt,7.7pt,4.1pt">
                  <w:txbxContent>
                    <w:p w14:paraId="35F2CCAE" w14:textId="77777777" w:rsidR="00030055" w:rsidRDefault="00030055" w:rsidP="00030055">
                      <w:pPr>
                        <w:pStyle w:val="Sinespaciado"/>
                        <w:rPr>
                          <w:rFonts w:ascii="Calibri" w:hAnsi="Calibri" w:cs="Arial"/>
                        </w:rPr>
                      </w:pPr>
                      <w:r>
                        <w:rPr>
                          <w:rFonts w:ascii="Calibri" w:hAnsi="Calibri" w:cs="Arial"/>
                        </w:rPr>
                        <w:t>Botón de ventas</w:t>
                      </w:r>
                    </w:p>
                  </w:txbxContent>
                </v:textbox>
                <w10:wrap type="square" anchorx="page" anchory="page"/>
              </v:shape>
            </w:pict>
          </mc:Fallback>
        </mc:AlternateContent>
      </w:r>
    </w:p>
    <w:p w14:paraId="3A54E23B" w14:textId="77777777" w:rsidR="00030055" w:rsidRPr="000F6F30" w:rsidRDefault="00030055" w:rsidP="00030055">
      <w:pPr>
        <w:pStyle w:val="Prrafodelista"/>
        <w:spacing w:after="160" w:line="259" w:lineRule="auto"/>
        <w:ind w:left="1080"/>
        <w:contextualSpacing/>
        <w:jc w:val="left"/>
        <w:rPr>
          <w:rFonts w:eastAsia="Calibri"/>
          <w:lang w:val="es-CO" w:eastAsia="en-US"/>
        </w:rPr>
      </w:pPr>
      <w:r w:rsidRPr="000F6F30">
        <w:rPr>
          <w:noProof/>
        </w:rPr>
        <mc:AlternateContent>
          <mc:Choice Requires="wps">
            <w:drawing>
              <wp:anchor distT="0" distB="0" distL="114935" distR="114935" simplePos="0" relativeHeight="251762688" behindDoc="0" locked="0" layoutInCell="0" hidden="0" allowOverlap="1" wp14:anchorId="445A754B" wp14:editId="5D528BDF">
                <wp:simplePos x="0" y="0"/>
                <wp:positionH relativeFrom="page">
                  <wp:posOffset>2689225</wp:posOffset>
                </wp:positionH>
                <wp:positionV relativeFrom="page">
                  <wp:posOffset>2421890</wp:posOffset>
                </wp:positionV>
                <wp:extent cx="1219200" cy="600710"/>
                <wp:effectExtent l="109220" t="109220" r="109220" b="109220"/>
                <wp:wrapSquare wrapText="bothSides"/>
                <wp:docPr id="136" name="Línea5"/>
                <wp:cNvGraphicFramePr/>
                <a:graphic xmlns:a="http://schemas.openxmlformats.org/drawingml/2006/main">
                  <a:graphicData uri="http://schemas.microsoft.com/office/word/2010/wordprocessingShape">
                    <wps:wsp>
                      <wps:cNvCnPr/>
                      <wps:spPr>
                        <a:xfrm>
                          <a:off x="0" y="0"/>
                          <a:ext cx="1219200" cy="600710"/>
                        </a:xfrm>
                        <a:prstGeom prst="line">
                          <a:avLst/>
                        </a:prstGeom>
                        <a:noFill/>
                        <a:ln w="19050">
                          <a:solidFill>
                            <a:srgbClr val="000000"/>
                          </a:solidFill>
                          <a:tailEnd type="arrow" w="med" len="med"/>
                        </a:ln>
                      </wps:spPr>
                      <wps:bodyPr/>
                    </wps:wsp>
                  </a:graphicData>
                </a:graphic>
              </wp:anchor>
            </w:drawing>
          </mc:Choice>
          <mc:Fallback>
            <w:pict>
              <v:line w14:anchorId="1EDDFC3C" id="Línea5" o:spid="_x0000_s1026" style="position:absolute;z-index:251762688;visibility:visible;mso-wrap-style:square;mso-wrap-distance-left:9.05pt;mso-wrap-distance-top:0;mso-wrap-distance-right:9.05pt;mso-wrap-distance-bottom:0;mso-position-horizontal:absolute;mso-position-horizontal-relative:page;mso-position-vertical:absolute;mso-position-vertical-relative:page" from="211.75pt,190.7pt" to="307.7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" o:allowincell="f" strokeweight="1.5pt">
                <v:stroke endarrow="open"/>
                <w10:wrap type="square" anchorx="page" anchory="page"/>
              </v:line>
            </w:pict>
          </mc:Fallback>
        </mc:AlternateContent>
      </w:r>
    </w:p>
    <w:p w14:paraId="6577CC52"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3FE64C4B"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01099F4F"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693146CE"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22763404" w14:textId="77777777" w:rsidR="00030055" w:rsidRPr="000F6F30" w:rsidRDefault="00030055" w:rsidP="00030055">
      <w:pPr>
        <w:pStyle w:val="Prrafodelista"/>
        <w:spacing w:after="160" w:line="259" w:lineRule="auto"/>
        <w:ind w:left="1080"/>
        <w:contextualSpacing/>
        <w:jc w:val="left"/>
        <w:rPr>
          <w:rFonts w:eastAsia="Calibri"/>
          <w:lang w:val="es-CO" w:eastAsia="en-US"/>
        </w:rPr>
      </w:pPr>
      <w:r w:rsidRPr="000F6F30">
        <w:rPr>
          <w:rFonts w:eastAsia="Calibri"/>
          <w:b/>
          <w:lang w:val="es-CO" w:eastAsia="en-US"/>
        </w:rPr>
        <w:t xml:space="preserve">NOTA: </w:t>
      </w:r>
      <w:r w:rsidRPr="000F6F30">
        <w:rPr>
          <w:rFonts w:eastAsia="Calibri"/>
          <w:lang w:val="es-CO" w:eastAsia="en-US"/>
        </w:rPr>
        <w:t xml:space="preserve">Luego de realizar las cotizaciones o las ventas, debe refrescarse la </w:t>
      </w:r>
      <w:proofErr w:type="spellStart"/>
      <w:r w:rsidRPr="000F6F30">
        <w:rPr>
          <w:rFonts w:eastAsia="Calibri"/>
          <w:lang w:val="es-CO" w:eastAsia="en-US"/>
        </w:rPr>
        <w:t>pagina</w:t>
      </w:r>
      <w:proofErr w:type="spellEnd"/>
      <w:r w:rsidRPr="000F6F30">
        <w:rPr>
          <w:rFonts w:eastAsia="Calibri"/>
          <w:lang w:val="es-CO" w:eastAsia="en-US"/>
        </w:rPr>
        <w:t xml:space="preserve"> para que los cambios sean aplicados satisfactoriamente</w:t>
      </w:r>
    </w:p>
    <w:p w14:paraId="2BB640F7"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09E71076" w14:textId="77777777" w:rsidR="00030055" w:rsidRPr="000F6F30" w:rsidRDefault="00030055" w:rsidP="00030055">
      <w:pPr>
        <w:pStyle w:val="Prrafodelista"/>
        <w:spacing w:after="160" w:line="259" w:lineRule="auto"/>
        <w:ind w:left="1080"/>
        <w:contextualSpacing/>
        <w:jc w:val="left"/>
        <w:rPr>
          <w:rFonts w:eastAsia="Calibri"/>
          <w:b/>
          <w:lang w:val="es-CO" w:eastAsia="en-US"/>
        </w:rPr>
      </w:pPr>
      <w:r w:rsidRPr="000F6F30">
        <w:rPr>
          <w:rFonts w:eastAsia="Calibri"/>
          <w:b/>
          <w:lang w:val="es-CO" w:eastAsia="en-US"/>
        </w:rPr>
        <w:t>ACTUALIZACIÓN DE INTERFACES GENERALES:</w:t>
      </w:r>
    </w:p>
    <w:p w14:paraId="006F3259" w14:textId="77777777" w:rsidR="00030055" w:rsidRPr="000F6F30" w:rsidRDefault="00030055" w:rsidP="00030055">
      <w:pPr>
        <w:pStyle w:val="Prrafodelista"/>
        <w:spacing w:after="160" w:line="259" w:lineRule="auto"/>
        <w:ind w:left="1080"/>
        <w:contextualSpacing/>
        <w:jc w:val="left"/>
        <w:rPr>
          <w:rFonts w:eastAsia="Calibri"/>
          <w:lang w:val="es-CO" w:eastAsia="en-US"/>
        </w:rPr>
      </w:pPr>
      <w:r w:rsidRPr="000F6F30">
        <w:rPr>
          <w:rFonts w:eastAsia="Calibri"/>
          <w:lang w:val="es-CO" w:eastAsia="en-US"/>
        </w:rPr>
        <w:t xml:space="preserve">Ahora, las interfaces incluyen un botón dentro de su listado general, donde se pueden añadir elementos desde la vista sin </w:t>
      </w:r>
      <w:proofErr w:type="spellStart"/>
      <w:r w:rsidRPr="000F6F30">
        <w:rPr>
          <w:rFonts w:eastAsia="Calibri"/>
          <w:lang w:val="es-CO" w:eastAsia="en-US"/>
        </w:rPr>
        <w:t>necesitadad</w:t>
      </w:r>
      <w:proofErr w:type="spellEnd"/>
      <w:r w:rsidRPr="000F6F30">
        <w:rPr>
          <w:rFonts w:eastAsia="Calibri"/>
          <w:lang w:val="es-CO" w:eastAsia="en-US"/>
        </w:rPr>
        <w:t xml:space="preserve"> de dar clic en el menú de la barra de navegación:</w:t>
      </w:r>
    </w:p>
    <w:p w14:paraId="44EB2BA4" w14:textId="77777777" w:rsidR="00030055" w:rsidRPr="000F6F30" w:rsidRDefault="00030055" w:rsidP="00030055">
      <w:pPr>
        <w:pStyle w:val="Prrafodelista"/>
        <w:spacing w:after="160" w:line="259" w:lineRule="auto"/>
        <w:ind w:left="1080"/>
        <w:contextualSpacing/>
        <w:jc w:val="left"/>
        <w:rPr>
          <w:rFonts w:eastAsia="Calibri"/>
          <w:lang w:val="es-CO" w:eastAsia="en-US"/>
        </w:rPr>
      </w:pPr>
    </w:p>
    <w:p w14:paraId="0CF60BF9" w14:textId="77777777" w:rsidR="00030055" w:rsidRPr="000F6F30" w:rsidRDefault="00030055" w:rsidP="00030055">
      <w:pPr>
        <w:spacing w:after="160" w:line="259" w:lineRule="auto"/>
        <w:rPr>
          <w:rFonts w:ascii="Times New Roman" w:hAnsi="Times New Roman" w:cs="Times New Roman"/>
          <w:szCs w:val="24"/>
        </w:rPr>
      </w:pPr>
    </w:p>
    <w:p w14:paraId="563602C8" w14:textId="77777777" w:rsidR="00030055" w:rsidRPr="000F6F30" w:rsidRDefault="00030055" w:rsidP="00030055">
      <w:pPr>
        <w:spacing w:after="160" w:line="259" w:lineRule="auto"/>
        <w:rPr>
          <w:rFonts w:ascii="Times New Roman" w:hAnsi="Times New Roman" w:cs="Times New Roman"/>
          <w:szCs w:val="24"/>
        </w:rPr>
      </w:pPr>
    </w:p>
    <w:p w14:paraId="71159CC1" w14:textId="77777777" w:rsidR="00030055" w:rsidRPr="000F6F30" w:rsidRDefault="00030055" w:rsidP="00030055">
      <w:pPr>
        <w:spacing w:after="160" w:line="259" w:lineRule="auto"/>
        <w:rPr>
          <w:rFonts w:ascii="Times New Roman" w:hAnsi="Times New Roman" w:cs="Times New Roman"/>
          <w:szCs w:val="24"/>
        </w:rPr>
      </w:pPr>
    </w:p>
    <w:p w14:paraId="652B79BE"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4FEA61F0" w14:textId="77777777" w:rsidR="00030055" w:rsidRPr="000F6F30" w:rsidRDefault="00030055" w:rsidP="00030055">
      <w:pPr>
        <w:pStyle w:val="Normal1"/>
        <w:spacing w:line="360" w:lineRule="auto"/>
        <w:jc w:val="both"/>
        <w:rPr>
          <w:rFonts w:ascii="Times New Roman" w:eastAsia="Calibri" w:hAnsi="Times New Roman" w:cs="Times New Roman"/>
          <w:sz w:val="24"/>
          <w:szCs w:val="24"/>
          <w:lang w:eastAsia="en-US"/>
        </w:rPr>
      </w:pPr>
    </w:p>
    <w:p w14:paraId="6DBC0DF3" w14:textId="77777777" w:rsidR="00030055" w:rsidRPr="000F6F30" w:rsidRDefault="00030055" w:rsidP="00030055">
      <w:pPr>
        <w:pStyle w:val="Normal1"/>
        <w:spacing w:line="360" w:lineRule="auto"/>
        <w:jc w:val="both"/>
        <w:rPr>
          <w:rFonts w:ascii="Times New Roman" w:hAnsi="Times New Roman" w:cs="Times New Roman"/>
          <w:sz w:val="24"/>
          <w:szCs w:val="24"/>
        </w:rPr>
      </w:pPr>
    </w:p>
    <w:p w14:paraId="62701458" w14:textId="77777777" w:rsidR="00030055" w:rsidRPr="000F6F30" w:rsidRDefault="00030055" w:rsidP="00030055">
      <w:pPr>
        <w:pStyle w:val="Normal1"/>
        <w:spacing w:line="360" w:lineRule="auto"/>
        <w:ind w:left="720"/>
        <w:jc w:val="both"/>
        <w:rPr>
          <w:rFonts w:ascii="Times New Roman" w:eastAsia="Calibri" w:hAnsi="Times New Roman" w:cs="Times New Roman"/>
          <w:sz w:val="24"/>
          <w:szCs w:val="24"/>
          <w:lang w:eastAsia="en-US"/>
        </w:rPr>
      </w:pPr>
    </w:p>
    <w:p w14:paraId="00C9518F" w14:textId="77777777" w:rsidR="00030055" w:rsidRPr="000F6F30" w:rsidRDefault="00030055" w:rsidP="00030055">
      <w:pPr>
        <w:pStyle w:val="Normal1"/>
        <w:spacing w:line="360" w:lineRule="auto"/>
        <w:jc w:val="both"/>
        <w:rPr>
          <w:rFonts w:ascii="Times New Roman" w:hAnsi="Times New Roman" w:cs="Times New Roman"/>
          <w:b/>
          <w:bCs/>
          <w:sz w:val="24"/>
          <w:szCs w:val="24"/>
        </w:rPr>
      </w:pPr>
    </w:p>
    <w:p w14:paraId="1340497F" w14:textId="77777777" w:rsidR="000F6F30" w:rsidRPr="000F6F30" w:rsidRDefault="00030055" w:rsidP="000F6F30">
      <w:pPr>
        <w:spacing w:line="360" w:lineRule="auto"/>
        <w:rPr>
          <w:rFonts w:ascii="Times New Roman" w:hAnsi="Times New Roman" w:cs="Times New Roman"/>
          <w:szCs w:val="24"/>
        </w:rPr>
      </w:pPr>
      <w:r w:rsidRPr="000F6F30">
        <w:rPr>
          <w:rFonts w:ascii="Times New Roman" w:hAnsi="Times New Roman" w:cs="Times New Roman"/>
          <w:noProof/>
          <w:szCs w:val="24"/>
        </w:rPr>
        <mc:AlternateContent>
          <mc:Choice Requires="wps">
            <w:drawing>
              <wp:anchor distT="0" distB="0" distL="114935" distR="114935" simplePos="0" relativeHeight="251765760" behindDoc="0" locked="0" layoutInCell="0" hidden="0" allowOverlap="1" wp14:anchorId="42CCCABF" wp14:editId="458AC7F8">
                <wp:simplePos x="0" y="0"/>
                <wp:positionH relativeFrom="page">
                  <wp:posOffset>5708015</wp:posOffset>
                </wp:positionH>
                <wp:positionV relativeFrom="page">
                  <wp:posOffset>3160395</wp:posOffset>
                </wp:positionV>
                <wp:extent cx="266700" cy="1409700"/>
                <wp:effectExtent l="143510" t="143510" r="143510" b="143510"/>
                <wp:wrapSquare wrapText="bothSides"/>
                <wp:docPr id="139" name="Línea7"/>
                <wp:cNvGraphicFramePr/>
                <a:graphic xmlns:a="http://schemas.openxmlformats.org/drawingml/2006/main">
                  <a:graphicData uri="http://schemas.microsoft.com/office/word/2010/wordprocessingShape">
                    <wps:wsp>
                      <wps:cNvCnPr/>
                      <wps:spPr>
                        <a:xfrm flipV="1">
                          <a:off x="0" y="0"/>
                          <a:ext cx="266700" cy="1409700"/>
                        </a:xfrm>
                        <a:prstGeom prst="line">
                          <a:avLst/>
                        </a:prstGeom>
                        <a:noFill/>
                        <a:ln w="28575">
                          <a:solidFill>
                            <a:srgbClr val="000000"/>
                          </a:solidFill>
                          <a:tailEnd type="arrow" w="med" len="med"/>
                        </a:ln>
                      </wps:spPr>
                      <wps:bodyPr/>
                    </wps:wsp>
                  </a:graphicData>
                </a:graphic>
              </wp:anchor>
            </w:drawing>
          </mc:Choice>
          <mc:Fallback>
            <w:pict>
              <v:line w14:anchorId="1406C5D0" id="Línea7" o:spid="_x0000_s1026" style="position:absolute;flip:y;z-index:251765760;visibility:visible;mso-wrap-style:square;mso-wrap-distance-left:9.05pt;mso-wrap-distance-top:0;mso-wrap-distance-right:9.05pt;mso-wrap-distance-bottom:0;mso-position-horizontal:absolute;mso-position-horizontal-relative:page;mso-position-vertical:absolute;mso-position-vertical-relative:page" from="449.45pt,248.85pt" to="470.45pt,3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" o:allowincell="f" strokeweight="2.25pt">
                <v:stroke endarrow="open"/>
                <w10:wrap type="square" anchorx="page" anchory="page"/>
              </v:line>
            </w:pict>
          </mc:Fallback>
        </mc:AlternateContent>
      </w:r>
      <w:r w:rsidRPr="000F6F30">
        <w:rPr>
          <w:rFonts w:ascii="Times New Roman" w:hAnsi="Times New Roman" w:cs="Times New Roman"/>
          <w:noProof/>
          <w:szCs w:val="24"/>
        </w:rPr>
        <mc:AlternateContent>
          <mc:Choice Requires="wps">
            <w:drawing>
              <wp:anchor distT="0" distB="0" distL="114935" distR="114935" simplePos="0" relativeHeight="251766784" behindDoc="0" locked="0" layoutInCell="0" hidden="0" allowOverlap="1" wp14:anchorId="782652FA" wp14:editId="714A3183">
                <wp:simplePos x="0" y="0"/>
                <wp:positionH relativeFrom="page">
                  <wp:posOffset>3035935</wp:posOffset>
                </wp:positionH>
                <wp:positionV relativeFrom="page">
                  <wp:posOffset>3955415</wp:posOffset>
                </wp:positionV>
                <wp:extent cx="609600" cy="676275"/>
                <wp:effectExtent l="143510" t="143510" r="143510" b="143510"/>
                <wp:wrapSquare wrapText="bothSides"/>
                <wp:docPr id="140" name="Línea8"/>
                <wp:cNvGraphicFramePr/>
                <a:graphic xmlns:a="http://schemas.openxmlformats.org/drawingml/2006/main">
                  <a:graphicData uri="http://schemas.microsoft.com/office/word/2010/wordprocessingShape">
                    <wps:wsp>
                      <wps:cNvCnPr/>
                      <wps:spPr>
                        <a:xfrm flipH="1" flipV="1">
                          <a:off x="0" y="0"/>
                          <a:ext cx="609600" cy="676275"/>
                        </a:xfrm>
                        <a:prstGeom prst="line">
                          <a:avLst/>
                        </a:prstGeom>
                        <a:noFill/>
                        <a:ln w="28575">
                          <a:solidFill>
                            <a:srgbClr val="000000"/>
                          </a:solidFill>
                          <a:tailEnd type="arrow" w="med" len="med"/>
                        </a:ln>
                      </wps:spPr>
                      <wps:bodyPr/>
                    </wps:wsp>
                  </a:graphicData>
                </a:graphic>
              </wp:anchor>
            </w:drawing>
          </mc:Choice>
          <mc:Fallback>
            <w:pict>
              <v:line w14:anchorId="129EE666" id="Línea8" o:spid="_x0000_s1026" style="position:absolute;flip:x y;z-index:251766784;visibility:visible;mso-wrap-style:square;mso-wrap-distance-left:9.05pt;mso-wrap-distance-top:0;mso-wrap-distance-right:9.05pt;mso-wrap-distance-bottom:0;mso-position-horizontal:absolute;mso-position-horizontal-relative:page;mso-position-vertical:absolute;mso-position-vertical-relative:page" from="239.05pt,311.45pt" to="287.05pt,3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" o:allowincell="f" strokeweight="2.25pt">
                <v:stroke endarrow="open"/>
                <w10:wrap type="square" anchorx="page" anchory="page"/>
              </v:line>
            </w:pict>
          </mc:Fallback>
        </mc:AlternateContent>
      </w:r>
      <w:r w:rsidRPr="000F6F30">
        <w:rPr>
          <w:rFonts w:ascii="Times New Roman" w:hAnsi="Times New Roman" w:cs="Times New Roman"/>
          <w:noProof/>
          <w:szCs w:val="24"/>
        </w:rPr>
        <mc:AlternateContent>
          <mc:Choice Requires="wps">
            <w:drawing>
              <wp:anchor distT="0" distB="0" distL="114935" distR="114935" simplePos="0" relativeHeight="251767808" behindDoc="0" locked="0" layoutInCell="0" hidden="0" allowOverlap="1" wp14:anchorId="465A4F9F" wp14:editId="11AD694C">
                <wp:simplePos x="0" y="0"/>
                <wp:positionH relativeFrom="page">
                  <wp:posOffset>3482975</wp:posOffset>
                </wp:positionH>
                <wp:positionV relativeFrom="page">
                  <wp:posOffset>4648200</wp:posOffset>
                </wp:positionV>
                <wp:extent cx="2933700" cy="447675"/>
                <wp:effectExtent l="12700" t="12700" r="12700" b="12700"/>
                <wp:wrapSquare wrapText="bothSides"/>
                <wp:docPr id="141" name="CuadroTexto12"/>
                <wp:cNvGraphicFramePr/>
                <a:graphic xmlns:a="http://schemas.openxmlformats.org/drawingml/2006/main">
                  <a:graphicData uri="http://schemas.microsoft.com/office/word/2010/wordprocessingShape">
                    <wps:wsp>
                      <wps:cNvSpPr txBox="1">
                        <a:extLst>
                          <a:ext uri="smNativeData">
                            <sm:smNativeData xmlns="" xmlns:o="urn:schemas-microsoft-com:office:office" xmlns:v="urn:schemas-microsoft-com:vml" xmlns:w10="urn:schemas-microsoft-com:office:word" xmlns:w="http://schemas.openxmlformats.org/wordprocessingml/2006/main" xmlns:sm="smNativeData" val="SMDATA_14_uWSAYRMAAAAlAAAAEgAAAA0AAAAAmgAAAFIAAACaAAAAUg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HgAAAB4AAAA3IgAA6zE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EAEAAAAggAAAAAAAAAAAAAAAAAAAAAAAG0VAAAAAAAAAAAAAJgcAAAMEgAAwQIAAE8ABQBtFQAAmBwAACgAAAAIAAAAAQAAAAEAAAA="/>
                          </a:ext>
                        </a:extLst>
                      </wps:cNvSpPr>
                      <wps:spPr>
                        <a:xfrm>
                          <a:off x="0" y="0"/>
                          <a:ext cx="2933700" cy="447675"/>
                        </a:xfrm>
                        <a:prstGeom prst="rect">
                          <a:avLst/>
                        </a:prstGeom>
                        <a:solidFill>
                          <a:srgbClr val="FFFFFF"/>
                        </a:solidFill>
                        <a:ln w="12700">
                          <a:solidFill>
                            <a:srgbClr val="000000"/>
                          </a:solidFill>
                        </a:ln>
                      </wps:spPr>
                      <wps:txbx>
                        <w:txbxContent>
                          <w:p w14:paraId="0D20E61C" w14:textId="77777777" w:rsidR="00030055" w:rsidRDefault="00030055" w:rsidP="00030055">
                            <w:pPr>
                              <w:spacing w:after="160" w:line="259" w:lineRule="auto"/>
                              <w:rPr>
                                <w:rFonts w:ascii="Calibri" w:hAnsi="Calibri"/>
                                <w:sz w:val="22"/>
                              </w:rPr>
                            </w:pPr>
                            <w:r>
                              <w:rPr>
                                <w:rFonts w:ascii="Calibri" w:hAnsi="Calibri"/>
                                <w:sz w:val="22"/>
                              </w:rPr>
                              <w:t>Ambas opciones, realizan la misma función</w:t>
                            </w:r>
                          </w:p>
                        </w:txbxContent>
                      </wps:txbx>
                      <wps:bodyPr spcFirstLastPara="1" vertOverflow="clip" horzOverflow="clip" lIns="97790" tIns="52070" rIns="97790" bIns="52070" upright="1">
                        <a:prstTxWarp prst="textNoShape">
                          <a:avLst/>
                        </a:prstTxWarp>
                        <a:noAutofit/>
                      </wps:bodyPr>
                    </wps:wsp>
                  </a:graphicData>
                </a:graphic>
              </wp:anchor>
            </w:drawing>
          </mc:Choice>
          <mc:Fallback>
            <w:pict>
              <v:shape w14:anchorId="465A4F9F" id="CuadroTexto12" o:spid="_x0000_s1078" type="#_x0000_t202" style="position:absolute;left:0;text-align:left;margin-left:274.25pt;margin-top:366pt;width:231pt;height:35.25pt;z-index:251767808;visibility:visible;mso-wrap-style:square;mso-wrap-distance-left:9.05pt;mso-wrap-distance-top:0;mso-wrap-distance-right:9.0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" o:allowincell="f" strokeweight="1pt">
                <v:textbox inset="7.7pt,4.1pt,7.7pt,4.1pt">
                  <w:txbxContent>
                    <w:p w14:paraId="0D20E61C" w14:textId="77777777" w:rsidR="00030055" w:rsidRDefault="00030055" w:rsidP="00030055">
                      <w:pPr>
                        <w:spacing w:after="160" w:line="259" w:lineRule="auto"/>
                        <w:rPr>
                          <w:rFonts w:ascii="Calibri" w:hAnsi="Calibri"/>
                          <w:sz w:val="22"/>
                        </w:rPr>
                      </w:pPr>
                      <w:r>
                        <w:rPr>
                          <w:rFonts w:ascii="Calibri" w:hAnsi="Calibri"/>
                          <w:sz w:val="22"/>
                        </w:rPr>
                        <w:t>Ambas opciones, realizan la misma función</w:t>
                      </w:r>
                    </w:p>
                  </w:txbxContent>
                </v:textbox>
                <w10:wrap type="square" anchorx="page" anchory="page"/>
              </v:shape>
            </w:pict>
          </mc:Fallback>
        </mc:AlternateContent>
      </w:r>
      <w:r w:rsidRPr="000F6F30">
        <w:rPr>
          <w:rFonts w:ascii="Times New Roman" w:hAnsi="Times New Roman" w:cs="Times New Roman"/>
          <w:szCs w:val="24"/>
        </w:rPr>
        <w:t xml:space="preserve"> </w:t>
      </w:r>
      <w:r w:rsidRPr="000F6F30">
        <w:rPr>
          <w:rFonts w:ascii="Times New Roman" w:hAnsi="Times New Roman" w:cs="Times New Roman"/>
          <w:noProof/>
          <w:szCs w:val="24"/>
        </w:rPr>
        <w:drawing>
          <wp:inline distT="0" distB="0" distL="114935" distR="114935" wp14:anchorId="44AD369E" wp14:editId="4415131B">
            <wp:extent cx="6145530" cy="2357120"/>
            <wp:effectExtent l="0" t="0" r="0" b="0"/>
            <wp:docPr id="20" name="Imagen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88"/>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uWSAY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CgEAAJcAAAAnDgAAMRY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QAAAKIAAAAAAAAAAAAAAAAAAAIAAAAdAQAAAAAAAAIAAADFBgAAziUAAIAOAAATAAAAwgcAABEOAAAoAAAACAAAAAEAAAABAAAA"/>
                        </a:ext>
                      </a:extLst>
                    </pic:cNvPicPr>
                  </pic:nvPicPr>
                  <pic:blipFill>
                    <a:blip r:embed="rId46"/>
                    <a:srcRect l="2660" t="1510" r="36230" b="56810"/>
                    <a:stretch>
                      <a:fillRect/>
                    </a:stretch>
                  </pic:blipFill>
                  <pic:spPr>
                    <a:xfrm>
                      <a:off x="0" y="0"/>
                      <a:ext cx="6145530" cy="2357120"/>
                    </a:xfrm>
                    <a:prstGeom prst="rect">
                      <a:avLst/>
                    </a:prstGeom>
                    <a:noFill/>
                    <a:ln w="9525">
                      <a:noFill/>
                    </a:ln>
                  </pic:spPr>
                </pic:pic>
              </a:graphicData>
            </a:graphic>
          </wp:inline>
        </w:drawing>
      </w:r>
    </w:p>
    <w:p w14:paraId="37B442B9" w14:textId="77777777" w:rsidR="000F6F30" w:rsidRPr="000F6F30" w:rsidRDefault="000F6F30" w:rsidP="000F6F30">
      <w:pPr>
        <w:spacing w:line="360" w:lineRule="auto"/>
        <w:rPr>
          <w:rFonts w:ascii="Times New Roman" w:hAnsi="Times New Roman" w:cs="Times New Roman"/>
          <w:szCs w:val="24"/>
        </w:rPr>
      </w:pPr>
    </w:p>
    <w:p w14:paraId="0C4D6924" w14:textId="224D78CC" w:rsidR="000F6F30" w:rsidRPr="000F6F30" w:rsidRDefault="000F6F30" w:rsidP="000F6F30">
      <w:pPr>
        <w:spacing w:line="360" w:lineRule="auto"/>
        <w:rPr>
          <w:rFonts w:ascii="Times New Roman" w:hAnsi="Times New Roman" w:cs="Times New Roman"/>
          <w:szCs w:val="24"/>
        </w:rPr>
      </w:pPr>
    </w:p>
    <w:p w14:paraId="111FE229" w14:textId="04BADBE7" w:rsidR="000F6F30" w:rsidRPr="000F6F30" w:rsidRDefault="000F6F30" w:rsidP="000F6F30">
      <w:pPr>
        <w:spacing w:line="360" w:lineRule="auto"/>
        <w:rPr>
          <w:rFonts w:ascii="Times New Roman" w:hAnsi="Times New Roman" w:cs="Times New Roman"/>
          <w:szCs w:val="24"/>
        </w:rPr>
      </w:pPr>
    </w:p>
    <w:p w14:paraId="0F92E1AC" w14:textId="77777777" w:rsidR="000F6F30" w:rsidRPr="000F6F30" w:rsidRDefault="000F6F30" w:rsidP="000F6F30">
      <w:pPr>
        <w:spacing w:line="360" w:lineRule="auto"/>
        <w:rPr>
          <w:rFonts w:ascii="Times New Roman" w:hAnsi="Times New Roman" w:cs="Times New Roman"/>
          <w:szCs w:val="24"/>
        </w:rPr>
      </w:pPr>
    </w:p>
    <w:p w14:paraId="46B98072" w14:textId="77777777" w:rsidR="000F6F30" w:rsidRPr="000F6F30" w:rsidRDefault="000F6F30" w:rsidP="000F6F30">
      <w:pPr>
        <w:spacing w:line="360" w:lineRule="auto"/>
        <w:rPr>
          <w:rFonts w:ascii="Times New Roman" w:hAnsi="Times New Roman" w:cs="Times New Roman"/>
          <w:szCs w:val="24"/>
        </w:rPr>
      </w:pPr>
    </w:p>
    <w:p w14:paraId="3726EE00" w14:textId="10C73E9B" w:rsidR="00030055" w:rsidRPr="000F6F30" w:rsidRDefault="00030055" w:rsidP="000F6F30">
      <w:pPr>
        <w:spacing w:line="360" w:lineRule="auto"/>
        <w:rPr>
          <w:rFonts w:ascii="Times New Roman" w:hAnsi="Times New Roman" w:cs="Times New Roman"/>
          <w:szCs w:val="24"/>
        </w:rPr>
      </w:pPr>
      <w:r w:rsidRPr="000F6F30">
        <w:rPr>
          <w:rFonts w:ascii="Times New Roman" w:hAnsi="Times New Roman" w:cs="Times New Roman"/>
          <w:color w:val="548DD4"/>
          <w:szCs w:val="24"/>
        </w:rPr>
        <w:t xml:space="preserve">. </w:t>
      </w:r>
    </w:p>
    <w:p w14:paraId="6B853A2F" w14:textId="77777777" w:rsidR="00030055" w:rsidRPr="000F6F30" w:rsidRDefault="00030055" w:rsidP="00030055">
      <w:pPr>
        <w:pStyle w:val="Ttulo1"/>
        <w:rPr>
          <w:rFonts w:ascii="Times New Roman" w:hAnsi="Times New Roman" w:cs="Times New Roman"/>
          <w:szCs w:val="24"/>
        </w:rPr>
      </w:pPr>
      <w:bookmarkStart w:id="108" w:name="_Toc392835677"/>
      <w:bookmarkStart w:id="109" w:name="_Toc75270395"/>
      <w:bookmarkStart w:id="110" w:name="_Toc86719243"/>
      <w:r w:rsidRPr="000F6F30">
        <w:rPr>
          <w:rFonts w:ascii="Times New Roman" w:hAnsi="Times New Roman" w:cs="Times New Roman"/>
          <w:szCs w:val="24"/>
        </w:rPr>
        <w:lastRenderedPageBreak/>
        <w:t>Conclusiones</w:t>
      </w:r>
      <w:bookmarkEnd w:id="108"/>
      <w:bookmarkEnd w:id="109"/>
      <w:bookmarkEnd w:id="110"/>
    </w:p>
    <w:p w14:paraId="3F391825" w14:textId="558181D6" w:rsidR="00030055" w:rsidRPr="000F6F30" w:rsidRDefault="00030055" w:rsidP="00030055">
      <w:pPr>
        <w:pStyle w:val="Prrafodelista"/>
        <w:spacing w:line="480" w:lineRule="auto"/>
        <w:rPr>
          <w:rFonts w:eastAsia="Calibri"/>
          <w:color w:val="4F81BD"/>
          <w:lang w:val="es-CO" w:eastAsia="en-US"/>
        </w:rPr>
      </w:pPr>
      <w:bookmarkStart w:id="111" w:name="_Toc392835678"/>
    </w:p>
    <w:p w14:paraId="645EC236" w14:textId="77777777" w:rsidR="000F6F30" w:rsidRPr="000F6F30" w:rsidRDefault="000F6F30" w:rsidP="00030055">
      <w:pPr>
        <w:pStyle w:val="Prrafodelista"/>
        <w:spacing w:line="480" w:lineRule="auto"/>
      </w:pPr>
    </w:p>
    <w:p w14:paraId="0C60266D" w14:textId="77777777" w:rsidR="00030055" w:rsidRPr="000F6F30" w:rsidRDefault="00030055" w:rsidP="00030055">
      <w:pPr>
        <w:pStyle w:val="Prrafodelista"/>
        <w:spacing w:line="480" w:lineRule="auto"/>
      </w:pPr>
      <w:bookmarkStart w:id="112" w:name="_Toc256005583"/>
      <w:bookmarkStart w:id="113" w:name="_Toc256084898"/>
      <w:bookmarkStart w:id="114" w:name="_Toc256087937"/>
      <w:bookmarkEnd w:id="111"/>
    </w:p>
    <w:p w14:paraId="5FAED50C" w14:textId="77777777" w:rsidR="00030055" w:rsidRPr="000F6F30" w:rsidRDefault="00030055" w:rsidP="00030055">
      <w:pPr>
        <w:rPr>
          <w:rFonts w:ascii="Times New Roman" w:hAnsi="Times New Roman" w:cs="Times New Roman"/>
          <w:szCs w:val="24"/>
        </w:rPr>
        <w:sectPr w:rsidR="00030055" w:rsidRPr="000F6F30" w:rsidSect="00030055">
          <w:headerReference w:type="default" r:id="rId47"/>
          <w:footerReference w:type="default" r:id="rId48"/>
          <w:pgSz w:w="12240" w:h="15840"/>
          <w:pgMar w:top="1440" w:right="1440" w:bottom="1440" w:left="2041" w:header="709" w:footer="709" w:gutter="0"/>
          <w:pgNumType w:start="1"/>
          <w:cols w:space="720"/>
        </w:sectPr>
      </w:pPr>
    </w:p>
    <w:p w14:paraId="51302911" w14:textId="77777777" w:rsidR="00030055" w:rsidRPr="000F6F30" w:rsidRDefault="00030055" w:rsidP="00030055">
      <w:pPr>
        <w:pStyle w:val="Ttulo1"/>
        <w:rPr>
          <w:rFonts w:ascii="Times New Roman" w:hAnsi="Times New Roman" w:cs="Times New Roman"/>
          <w:b w:val="0"/>
          <w:szCs w:val="24"/>
        </w:rPr>
      </w:pPr>
      <w:bookmarkStart w:id="115" w:name="_Toc75270396"/>
      <w:bookmarkStart w:id="116" w:name="_Toc86719244"/>
      <w:bookmarkEnd w:id="112"/>
      <w:bookmarkEnd w:id="113"/>
      <w:bookmarkEnd w:id="114"/>
      <w:r w:rsidRPr="000F6F30">
        <w:rPr>
          <w:rStyle w:val="Textoennegrita"/>
          <w:rFonts w:ascii="Times New Roman" w:hAnsi="Times New Roman" w:cs="Times New Roman"/>
          <w:szCs w:val="24"/>
        </w:rPr>
        <w:lastRenderedPageBreak/>
        <w:t>Anexos</w:t>
      </w:r>
      <w:bookmarkEnd w:id="115"/>
      <w:bookmarkEnd w:id="116"/>
    </w:p>
    <w:p w14:paraId="3FA446BF" w14:textId="77777777" w:rsidR="00030055" w:rsidRPr="000F6F30" w:rsidRDefault="00030055" w:rsidP="00030055">
      <w:pPr>
        <w:pStyle w:val="Prrafodelista"/>
        <w:spacing w:line="480" w:lineRule="auto"/>
        <w:ind w:firstLine="357"/>
        <w:rPr>
          <w:rFonts w:eastAsia="Calibri"/>
          <w:color w:val="4F81BD"/>
          <w:lang w:val="es-CO" w:eastAsia="en-US"/>
        </w:rPr>
      </w:pPr>
    </w:p>
    <w:p w14:paraId="1C3AD180" w14:textId="77777777" w:rsidR="00030055" w:rsidRPr="000F6F30" w:rsidRDefault="00030055" w:rsidP="00030055">
      <w:pPr>
        <w:pStyle w:val="Prrafodelista"/>
        <w:spacing w:line="480" w:lineRule="auto"/>
        <w:ind w:firstLine="357"/>
        <w:rPr>
          <w:rFonts w:eastAsia="Calibri"/>
          <w:color w:val="4F81BD"/>
          <w:lang w:val="es-CO" w:eastAsia="en-US"/>
        </w:rPr>
      </w:pPr>
      <w:r w:rsidRPr="000F6F30">
        <w:rPr>
          <w:rFonts w:eastAsia="Calibri"/>
          <w:color w:val="4F81BD"/>
          <w:lang w:val="es-CO" w:eastAsia="en-US"/>
        </w:rPr>
        <w:t xml:space="preserve">Los Anexos son documentos o elementos que complementan el cuerpo del trabajo y que se relacionan, directa o indirectamente, con la investigación, tales como normas, archivos, entre otros. </w:t>
      </w:r>
      <w:bookmarkStart w:id="117" w:name="_Toc256005584"/>
      <w:bookmarkStart w:id="118" w:name="_Toc256084899"/>
      <w:bookmarkStart w:id="119" w:name="_Toc256087938"/>
    </w:p>
    <w:p w14:paraId="1783D340" w14:textId="77777777" w:rsidR="00030055" w:rsidRPr="000F6F30" w:rsidRDefault="00030055" w:rsidP="00030055">
      <w:pPr>
        <w:pStyle w:val="Ttulo1"/>
        <w:rPr>
          <w:rFonts w:ascii="Times New Roman" w:hAnsi="Times New Roman" w:cs="Times New Roman"/>
          <w:szCs w:val="24"/>
        </w:rPr>
      </w:pPr>
      <w:r w:rsidRPr="000F6F30">
        <w:rPr>
          <w:rFonts w:ascii="Times New Roman" w:hAnsi="Times New Roman" w:cs="Times New Roman"/>
          <w:szCs w:val="24"/>
        </w:rPr>
        <w:br w:type="page"/>
      </w:r>
      <w:bookmarkStart w:id="120" w:name="_Toc75270397"/>
      <w:bookmarkStart w:id="121" w:name="_Toc86719245"/>
      <w:bookmarkEnd w:id="117"/>
      <w:bookmarkEnd w:id="118"/>
      <w:bookmarkEnd w:id="119"/>
      <w:r w:rsidRPr="000F6F30">
        <w:rPr>
          <w:rFonts w:ascii="Times New Roman" w:hAnsi="Times New Roman" w:cs="Times New Roman"/>
          <w:szCs w:val="24"/>
        </w:rPr>
        <w:lastRenderedPageBreak/>
        <w:t>Referencias Bibliográficas</w:t>
      </w:r>
      <w:bookmarkEnd w:id="120"/>
      <w:bookmarkEnd w:id="121"/>
    </w:p>
    <w:p w14:paraId="1D47F9AA" w14:textId="374BF71F" w:rsidR="009F017E" w:rsidRPr="000F6F30" w:rsidRDefault="009F017E">
      <w:pPr>
        <w:spacing w:after="118" w:line="259" w:lineRule="auto"/>
        <w:ind w:left="12" w:right="0" w:firstLine="0"/>
        <w:jc w:val="left"/>
        <w:rPr>
          <w:rFonts w:ascii="Times New Roman" w:hAnsi="Times New Roman" w:cs="Times New Roman"/>
          <w:szCs w:val="24"/>
        </w:rPr>
      </w:pPr>
    </w:p>
    <w:p w14:paraId="6D41B3EA" w14:textId="77777777" w:rsidR="009F017E" w:rsidRPr="000F6F30" w:rsidRDefault="00223F59">
      <w:pPr>
        <w:spacing w:after="114" w:line="259" w:lineRule="auto"/>
        <w:ind w:left="12" w:right="0" w:firstLine="0"/>
        <w:jc w:val="left"/>
        <w:rPr>
          <w:rFonts w:ascii="Times New Roman" w:hAnsi="Times New Roman" w:cs="Times New Roman"/>
          <w:szCs w:val="24"/>
        </w:rPr>
      </w:pPr>
      <w:r w:rsidRPr="000F6F30">
        <w:rPr>
          <w:rFonts w:ascii="Times New Roman" w:hAnsi="Times New Roman" w:cs="Times New Roman"/>
          <w:b/>
          <w:szCs w:val="24"/>
        </w:rPr>
        <w:t xml:space="preserve"> </w:t>
      </w:r>
    </w:p>
    <w:p w14:paraId="4D72F6FA"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r w:rsidRPr="000F6F30">
        <w:rPr>
          <w:rFonts w:ascii="Times New Roman" w:hAnsi="Times New Roman" w:cs="Times New Roman"/>
          <w:color w:val="auto"/>
          <w:sz w:val="24"/>
          <w:szCs w:val="24"/>
          <w:shd w:val="clear" w:color="auto" w:fill="FFFFFF"/>
        </w:rPr>
        <w:t>Segura, F. O. (2005). Sistema de gestión: Una guía práctica. Ediciones Díaz de Santos.</w:t>
      </w:r>
    </w:p>
    <w:p w14:paraId="4E79A78A"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
    <w:p w14:paraId="2C1D475B"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r w:rsidRPr="000F6F30">
        <w:rPr>
          <w:rFonts w:ascii="Times New Roman" w:hAnsi="Times New Roman" w:cs="Times New Roman"/>
          <w:color w:val="auto"/>
          <w:sz w:val="24"/>
          <w:szCs w:val="24"/>
        </w:rPr>
        <w:t>Laudon, K. J., &amp; Laudon, J. (2005). Sistema de información.</w:t>
      </w:r>
    </w:p>
    <w:p w14:paraId="7A4728F3"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
    <w:p w14:paraId="16FAE9A4"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r w:rsidRPr="000F6F30">
        <w:rPr>
          <w:rFonts w:ascii="Times New Roman" w:hAnsi="Times New Roman" w:cs="Times New Roman"/>
          <w:color w:val="auto"/>
          <w:sz w:val="24"/>
          <w:szCs w:val="24"/>
        </w:rPr>
        <w:t>Sommerville, I. (2011). Ingeniería de Software. México: Pearson Educación.</w:t>
      </w:r>
    </w:p>
    <w:p w14:paraId="32E1F9B1"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p>
    <w:p w14:paraId="2234CF39"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lang w:val="en-US"/>
        </w:rPr>
      </w:pPr>
      <w:r w:rsidRPr="000F6F30">
        <w:rPr>
          <w:rFonts w:ascii="Times New Roman" w:hAnsi="Times New Roman" w:cs="Times New Roman"/>
          <w:color w:val="auto"/>
          <w:sz w:val="24"/>
          <w:szCs w:val="24"/>
          <w:shd w:val="clear" w:color="auto" w:fill="FFFFFF"/>
        </w:rPr>
        <w:t xml:space="preserve">Salas, H. G. (2009). Inventarios: manejo y control. </w:t>
      </w:r>
      <w:proofErr w:type="spellStart"/>
      <w:r w:rsidRPr="000F6F30">
        <w:rPr>
          <w:rFonts w:ascii="Times New Roman" w:hAnsi="Times New Roman" w:cs="Times New Roman"/>
          <w:color w:val="auto"/>
          <w:sz w:val="24"/>
          <w:szCs w:val="24"/>
          <w:shd w:val="clear" w:color="auto" w:fill="FFFFFF"/>
          <w:lang w:val="en-US"/>
        </w:rPr>
        <w:t>Ecoe</w:t>
      </w:r>
      <w:proofErr w:type="spellEnd"/>
      <w:r w:rsidRPr="000F6F30">
        <w:rPr>
          <w:rFonts w:ascii="Times New Roman" w:hAnsi="Times New Roman" w:cs="Times New Roman"/>
          <w:color w:val="auto"/>
          <w:sz w:val="24"/>
          <w:szCs w:val="24"/>
          <w:shd w:val="clear" w:color="auto" w:fill="FFFFFF"/>
          <w:lang w:val="en-US"/>
        </w:rPr>
        <w:t xml:space="preserve"> </w:t>
      </w:r>
      <w:proofErr w:type="spellStart"/>
      <w:r w:rsidRPr="000F6F30">
        <w:rPr>
          <w:rFonts w:ascii="Times New Roman" w:hAnsi="Times New Roman" w:cs="Times New Roman"/>
          <w:color w:val="auto"/>
          <w:sz w:val="24"/>
          <w:szCs w:val="24"/>
          <w:shd w:val="clear" w:color="auto" w:fill="FFFFFF"/>
          <w:lang w:val="en-US"/>
        </w:rPr>
        <w:t>Ediciones</w:t>
      </w:r>
      <w:proofErr w:type="spellEnd"/>
      <w:r w:rsidRPr="000F6F30">
        <w:rPr>
          <w:rFonts w:ascii="Times New Roman" w:hAnsi="Times New Roman" w:cs="Times New Roman"/>
          <w:color w:val="auto"/>
          <w:sz w:val="24"/>
          <w:szCs w:val="24"/>
          <w:shd w:val="clear" w:color="auto" w:fill="FFFFFF"/>
          <w:lang w:val="en-US"/>
        </w:rPr>
        <w:t>.</w:t>
      </w:r>
    </w:p>
    <w:p w14:paraId="5EFE81F7"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lang w:val="en-US"/>
        </w:rPr>
      </w:pPr>
    </w:p>
    <w:p w14:paraId="64CCCCC6"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lang w:val="en-US"/>
        </w:rPr>
      </w:pPr>
      <w:r w:rsidRPr="000F6F30">
        <w:rPr>
          <w:rFonts w:ascii="Times New Roman" w:hAnsi="Times New Roman" w:cs="Times New Roman"/>
          <w:color w:val="auto"/>
          <w:sz w:val="24"/>
          <w:szCs w:val="24"/>
          <w:lang w:val="en-US"/>
        </w:rPr>
        <w:t>Popovich, K., &amp; Chen, I. J. (2003). Understanding customer relationship management (CRM).</w:t>
      </w:r>
    </w:p>
    <w:p w14:paraId="1FD8C549"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lang w:val="en-US"/>
        </w:rPr>
      </w:pPr>
    </w:p>
    <w:p w14:paraId="5A1556F0"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r w:rsidRPr="000F6F30">
        <w:rPr>
          <w:rFonts w:ascii="Times New Roman" w:hAnsi="Times New Roman" w:cs="Times New Roman"/>
          <w:color w:val="auto"/>
          <w:sz w:val="24"/>
          <w:szCs w:val="24"/>
        </w:rPr>
        <w:t>Pérez, J. (2003). Diseño informacional de los sitios web. ACIMED v.11 n.6 Ciudad de La Habana.</w:t>
      </w:r>
    </w:p>
    <w:p w14:paraId="7FB511B8"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p>
    <w:p w14:paraId="6075CC8F"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r w:rsidRPr="000F6F30">
        <w:rPr>
          <w:rFonts w:ascii="Times New Roman" w:hAnsi="Times New Roman" w:cs="Times New Roman"/>
          <w:color w:val="auto"/>
          <w:sz w:val="24"/>
          <w:szCs w:val="24"/>
          <w:shd w:val="clear" w:color="auto" w:fill="FFFFFF"/>
        </w:rPr>
        <w:t>Roldán, M. I. D., Agudelo, J. A. O., &amp; Hernández, D. M. A. (2010). Los inventarios en las empresas manufactureras, su tratamiento y valoración. Una mirada desde la contabilidad de costos. Contaduría Universidad de Antioquia, (56), 61-79.</w:t>
      </w:r>
    </w:p>
    <w:p w14:paraId="22356896"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p>
    <w:p w14:paraId="75FA05C6"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r w:rsidRPr="000F6F30">
        <w:rPr>
          <w:rFonts w:ascii="Times New Roman" w:hAnsi="Times New Roman" w:cs="Times New Roman"/>
          <w:color w:val="auto"/>
          <w:sz w:val="24"/>
          <w:szCs w:val="24"/>
          <w:shd w:val="clear" w:color="auto" w:fill="FFFFFF"/>
        </w:rPr>
        <w:t xml:space="preserve">Redacción </w:t>
      </w:r>
      <w:proofErr w:type="spellStart"/>
      <w:r w:rsidRPr="000F6F30">
        <w:rPr>
          <w:rFonts w:ascii="Times New Roman" w:hAnsi="Times New Roman" w:cs="Times New Roman"/>
          <w:color w:val="auto"/>
          <w:sz w:val="24"/>
          <w:szCs w:val="24"/>
          <w:shd w:val="clear" w:color="auto" w:fill="FFFFFF"/>
        </w:rPr>
        <w:t>PowerData</w:t>
      </w:r>
      <w:proofErr w:type="spellEnd"/>
      <w:r w:rsidRPr="000F6F30">
        <w:rPr>
          <w:rFonts w:ascii="Times New Roman" w:hAnsi="Times New Roman" w:cs="Times New Roman"/>
          <w:color w:val="auto"/>
          <w:sz w:val="24"/>
          <w:szCs w:val="24"/>
          <w:shd w:val="clear" w:color="auto" w:fill="FFFFFF"/>
        </w:rPr>
        <w:t>. (17 de agosto de 2015).</w:t>
      </w:r>
      <w:r w:rsidRPr="000F6F30">
        <w:rPr>
          <w:rFonts w:ascii="Times New Roman" w:hAnsi="Times New Roman" w:cs="Times New Roman"/>
          <w:sz w:val="24"/>
          <w:szCs w:val="24"/>
        </w:rPr>
        <w:t xml:space="preserve"> </w:t>
      </w:r>
      <w:r w:rsidRPr="000F6F30">
        <w:rPr>
          <w:rFonts w:ascii="Times New Roman" w:hAnsi="Times New Roman" w:cs="Times New Roman"/>
          <w:color w:val="auto"/>
          <w:sz w:val="24"/>
          <w:szCs w:val="24"/>
          <w:shd w:val="clear" w:color="auto" w:fill="FFFFFF"/>
        </w:rPr>
        <w:t xml:space="preserve">¿Qué es el sistema manejador de bases de datos? Recuperado de </w:t>
      </w:r>
      <w:r w:rsidRPr="000F6F30">
        <w:rPr>
          <w:rFonts w:ascii="Times New Roman" w:hAnsi="Times New Roman" w:cs="Times New Roman"/>
          <w:color w:val="auto"/>
          <w:sz w:val="24"/>
          <w:szCs w:val="24"/>
          <w:u w:val="single"/>
          <w:shd w:val="clear" w:color="auto" w:fill="FFFFFF"/>
        </w:rPr>
        <w:t>https://blog.powerdata.es/el-valor-de-la-gestion-de-datos/bid/406549/qu-es-el-sistema-manejador-de-bases-de-datos#:~:text=Un%20sistema%20manejador%20de%20bases,y%20las%20distintas%20aplicaciones%20utilizadas.</w:t>
      </w:r>
    </w:p>
    <w:p w14:paraId="13BC817B"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p>
    <w:p w14:paraId="41C00B99"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r w:rsidRPr="000F6F30">
        <w:rPr>
          <w:rFonts w:ascii="Times New Roman" w:hAnsi="Times New Roman" w:cs="Times New Roman"/>
          <w:color w:val="auto"/>
          <w:sz w:val="24"/>
          <w:szCs w:val="24"/>
          <w:shd w:val="clear" w:color="auto" w:fill="FFFFFF"/>
        </w:rPr>
        <w:t>Rivera, F. L. O. (2008). Base de datos relacionales. ITM.</w:t>
      </w:r>
    </w:p>
    <w:p w14:paraId="7F89C418"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p>
    <w:p w14:paraId="6334D2EA"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r w:rsidRPr="000F6F30">
        <w:rPr>
          <w:rFonts w:ascii="Times New Roman" w:hAnsi="Times New Roman" w:cs="Times New Roman"/>
          <w:color w:val="auto"/>
          <w:sz w:val="24"/>
          <w:szCs w:val="24"/>
          <w:shd w:val="clear" w:color="auto" w:fill="FFFFFF"/>
        </w:rPr>
        <w:lastRenderedPageBreak/>
        <w:t xml:space="preserve">Tabares, M. S., Pineda, J. D., &amp; Barrera, A. F. (2008). Un patrón de interacción entre diagramas de actividades UML y sistemas </w:t>
      </w:r>
      <w:proofErr w:type="spellStart"/>
      <w:r w:rsidRPr="000F6F30">
        <w:rPr>
          <w:rFonts w:ascii="Times New Roman" w:hAnsi="Times New Roman" w:cs="Times New Roman"/>
          <w:color w:val="auto"/>
          <w:sz w:val="24"/>
          <w:szCs w:val="24"/>
          <w:shd w:val="clear" w:color="auto" w:fill="FFFFFF"/>
        </w:rPr>
        <w:t>workflow</w:t>
      </w:r>
      <w:proofErr w:type="spellEnd"/>
      <w:r w:rsidRPr="000F6F30">
        <w:rPr>
          <w:rFonts w:ascii="Times New Roman" w:hAnsi="Times New Roman" w:cs="Times New Roman"/>
          <w:color w:val="auto"/>
          <w:sz w:val="24"/>
          <w:szCs w:val="24"/>
          <w:shd w:val="clear" w:color="auto" w:fill="FFFFFF"/>
        </w:rPr>
        <w:t>. Revista EIA, (10), 105-120.</w:t>
      </w:r>
    </w:p>
    <w:p w14:paraId="7C8C4122"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p>
    <w:p w14:paraId="2BABA54C" w14:textId="77777777" w:rsidR="000F6F30" w:rsidRPr="000F6F30" w:rsidRDefault="000F6F30" w:rsidP="000F6F30">
      <w:pPr>
        <w:pStyle w:val="Normal1"/>
        <w:spacing w:line="360" w:lineRule="auto"/>
        <w:jc w:val="both"/>
        <w:rPr>
          <w:rFonts w:ascii="Times New Roman" w:hAnsi="Times New Roman" w:cs="Times New Roman"/>
          <w:color w:val="auto"/>
          <w:sz w:val="24"/>
          <w:szCs w:val="24"/>
          <w:shd w:val="clear" w:color="auto" w:fill="FFFFFF"/>
        </w:rPr>
      </w:pPr>
      <w:proofErr w:type="spellStart"/>
      <w:r w:rsidRPr="000F6F30">
        <w:rPr>
          <w:rFonts w:ascii="Times New Roman" w:hAnsi="Times New Roman" w:cs="Times New Roman"/>
          <w:color w:val="auto"/>
          <w:sz w:val="24"/>
          <w:szCs w:val="24"/>
          <w:shd w:val="clear" w:color="auto" w:fill="FFFFFF"/>
        </w:rPr>
        <w:t>Menzinsky</w:t>
      </w:r>
      <w:proofErr w:type="spellEnd"/>
      <w:r w:rsidRPr="000F6F30">
        <w:rPr>
          <w:rFonts w:ascii="Times New Roman" w:hAnsi="Times New Roman" w:cs="Times New Roman"/>
          <w:color w:val="auto"/>
          <w:sz w:val="24"/>
          <w:szCs w:val="24"/>
          <w:shd w:val="clear" w:color="auto" w:fill="FFFFFF"/>
        </w:rPr>
        <w:t>, A., López, G., Palacio, J., Sobrino, M. Á., Álvarez, R., &amp; Rivas, V. (2016). Historias de Usuario. Ingeniería de requisitos ágil.</w:t>
      </w:r>
    </w:p>
    <w:p w14:paraId="72F11678"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r w:rsidRPr="000F6F30">
        <w:rPr>
          <w:rFonts w:ascii="Times New Roman" w:hAnsi="Times New Roman" w:cs="Times New Roman"/>
          <w:color w:val="auto"/>
          <w:sz w:val="24"/>
          <w:szCs w:val="24"/>
        </w:rPr>
        <w:t>https://www.intuit.com/ intuit,2021).</w:t>
      </w:r>
    </w:p>
    <w:p w14:paraId="25F7ECD6"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
    <w:p w14:paraId="33458F4E"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
    <w:p w14:paraId="0E977AB5"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roofErr w:type="spellStart"/>
      <w:r w:rsidRPr="000F6F30">
        <w:rPr>
          <w:rFonts w:ascii="Times New Roman" w:hAnsi="Times New Roman" w:cs="Times New Roman"/>
          <w:color w:val="auto"/>
          <w:sz w:val="24"/>
          <w:szCs w:val="24"/>
          <w:shd w:val="clear" w:color="auto" w:fill="FFFFFF"/>
        </w:rPr>
        <w:t>Sy</w:t>
      </w:r>
      <w:proofErr w:type="spellEnd"/>
      <w:r w:rsidRPr="000F6F30">
        <w:rPr>
          <w:rFonts w:ascii="Times New Roman" w:hAnsi="Times New Roman" w:cs="Times New Roman"/>
          <w:color w:val="auto"/>
          <w:sz w:val="24"/>
          <w:szCs w:val="24"/>
          <w:shd w:val="clear" w:color="auto" w:fill="FFFFFF"/>
        </w:rPr>
        <w:t xml:space="preserve"> Corvo, Helmut. (14 de julio de 2019). Sistema de inventarios: tipos, métodos y ejemplos. </w:t>
      </w:r>
      <w:proofErr w:type="spellStart"/>
      <w:r w:rsidRPr="000F6F30">
        <w:rPr>
          <w:rFonts w:ascii="Times New Roman" w:hAnsi="Times New Roman" w:cs="Times New Roman"/>
          <w:color w:val="auto"/>
          <w:sz w:val="24"/>
          <w:szCs w:val="24"/>
          <w:shd w:val="clear" w:color="auto" w:fill="FFFFFF"/>
        </w:rPr>
        <w:t>Lifeder</w:t>
      </w:r>
      <w:proofErr w:type="spellEnd"/>
      <w:r w:rsidRPr="000F6F30">
        <w:rPr>
          <w:rFonts w:ascii="Times New Roman" w:hAnsi="Times New Roman" w:cs="Times New Roman"/>
          <w:color w:val="auto"/>
          <w:sz w:val="24"/>
          <w:szCs w:val="24"/>
          <w:shd w:val="clear" w:color="auto" w:fill="FFFFFF"/>
        </w:rPr>
        <w:t>. Recuperado de </w:t>
      </w:r>
      <w:hyperlink r:id="rId49" w:history="1">
        <w:r w:rsidRPr="000F6F30">
          <w:rPr>
            <w:rStyle w:val="Hipervnculo"/>
            <w:rFonts w:ascii="Times New Roman" w:hAnsi="Times New Roman" w:cs="Times New Roman"/>
            <w:color w:val="auto"/>
            <w:sz w:val="24"/>
            <w:szCs w:val="24"/>
            <w:shd w:val="clear" w:color="auto" w:fill="FFFFFF"/>
          </w:rPr>
          <w:t>https://www.lifeder.com/sistema-de-inventarios/</w:t>
        </w:r>
      </w:hyperlink>
      <w:r w:rsidRPr="000F6F30">
        <w:rPr>
          <w:rFonts w:ascii="Times New Roman" w:hAnsi="Times New Roman" w:cs="Times New Roman"/>
          <w:color w:val="auto"/>
          <w:sz w:val="24"/>
          <w:szCs w:val="24"/>
          <w:shd w:val="clear" w:color="auto" w:fill="FFFFFF"/>
        </w:rPr>
        <w:t>.</w:t>
      </w:r>
    </w:p>
    <w:p w14:paraId="644B1D49" w14:textId="77777777" w:rsidR="000F6F30" w:rsidRPr="000F6F30" w:rsidRDefault="000F6F30" w:rsidP="000F6F30">
      <w:pPr>
        <w:pStyle w:val="Normal1"/>
        <w:spacing w:line="360" w:lineRule="auto"/>
        <w:ind w:left="720"/>
        <w:jc w:val="both"/>
        <w:rPr>
          <w:rFonts w:ascii="Times New Roman" w:hAnsi="Times New Roman" w:cs="Times New Roman"/>
          <w:color w:val="auto"/>
          <w:sz w:val="24"/>
          <w:szCs w:val="24"/>
        </w:rPr>
      </w:pPr>
    </w:p>
    <w:p w14:paraId="30AF67D1" w14:textId="77777777" w:rsidR="000F6F30" w:rsidRPr="000F6F30" w:rsidRDefault="00625695" w:rsidP="000F6F30">
      <w:pPr>
        <w:pStyle w:val="Normal1"/>
        <w:spacing w:line="360" w:lineRule="auto"/>
        <w:jc w:val="both"/>
        <w:rPr>
          <w:rFonts w:ascii="Times New Roman" w:hAnsi="Times New Roman" w:cs="Times New Roman"/>
          <w:color w:val="auto"/>
          <w:spacing w:val="6"/>
          <w:sz w:val="24"/>
          <w:szCs w:val="24"/>
          <w:shd w:val="clear" w:color="auto" w:fill="FFFFFF" w:themeFill="background1"/>
        </w:rPr>
      </w:pPr>
      <w:hyperlink r:id="rId50" w:history="1">
        <w:r w:rsidR="000F6F30" w:rsidRPr="000F6F30">
          <w:rPr>
            <w:rStyle w:val="Hipervnculo"/>
            <w:rFonts w:ascii="Times New Roman" w:hAnsi="Times New Roman" w:cs="Times New Roman"/>
            <w:color w:val="auto"/>
            <w:sz w:val="24"/>
            <w:szCs w:val="24"/>
            <w:shd w:val="clear" w:color="auto" w:fill="FFFFFF"/>
            <w:lang w:val="en-US"/>
          </w:rPr>
          <w:t>https://www.cherada.net/software/110401-los-10-mejores-programas-de-software-para-control-de-inventario.html</w:t>
        </w:r>
      </w:hyperlink>
      <w:r w:rsidR="000F6F30" w:rsidRPr="000F6F30">
        <w:rPr>
          <w:rFonts w:ascii="Times New Roman" w:hAnsi="Times New Roman" w:cs="Times New Roman"/>
          <w:color w:val="auto"/>
          <w:sz w:val="24"/>
          <w:szCs w:val="24"/>
          <w:shd w:val="clear" w:color="auto" w:fill="FFFFFF"/>
          <w:lang w:val="en-US"/>
        </w:rPr>
        <w:t xml:space="preserve"> (</w:t>
      </w:r>
      <w:proofErr w:type="spellStart"/>
      <w:r w:rsidR="000F6F30" w:rsidRPr="000F6F30">
        <w:rPr>
          <w:rFonts w:ascii="Times New Roman" w:hAnsi="Times New Roman" w:cs="Times New Roman"/>
          <w:color w:val="auto"/>
          <w:spacing w:val="6"/>
          <w:sz w:val="24"/>
          <w:szCs w:val="24"/>
          <w:shd w:val="clear" w:color="auto" w:fill="FFFFFF" w:themeFill="background1"/>
          <w:lang w:val="en-US"/>
        </w:rPr>
        <w:t>EZOfficeInventory</w:t>
      </w:r>
      <w:proofErr w:type="spellEnd"/>
      <w:r w:rsidR="000F6F30" w:rsidRPr="000F6F30">
        <w:rPr>
          <w:rFonts w:ascii="Times New Roman" w:hAnsi="Times New Roman" w:cs="Times New Roman"/>
          <w:color w:val="auto"/>
          <w:spacing w:val="6"/>
          <w:sz w:val="24"/>
          <w:szCs w:val="24"/>
          <w:shd w:val="clear" w:color="auto" w:fill="FFFFFF" w:themeFill="background1"/>
          <w:lang w:val="en-US"/>
        </w:rPr>
        <w:t xml:space="preserve">. </w:t>
      </w:r>
      <w:r w:rsidR="000F6F30" w:rsidRPr="000F6F30">
        <w:rPr>
          <w:rFonts w:ascii="Times New Roman" w:hAnsi="Times New Roman" w:cs="Times New Roman"/>
          <w:color w:val="auto"/>
          <w:spacing w:val="6"/>
          <w:sz w:val="24"/>
          <w:szCs w:val="24"/>
          <w:shd w:val="clear" w:color="auto" w:fill="FFFFFF" w:themeFill="background1"/>
        </w:rPr>
        <w:t>2021).</w:t>
      </w:r>
    </w:p>
    <w:p w14:paraId="542E7EC9"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
    <w:p w14:paraId="16C2D843"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r w:rsidRPr="000F6F30">
        <w:rPr>
          <w:rFonts w:ascii="Times New Roman" w:hAnsi="Times New Roman" w:cs="Times New Roman"/>
          <w:color w:val="auto"/>
          <w:sz w:val="24"/>
          <w:szCs w:val="24"/>
        </w:rPr>
        <w:t>Ministerio de Comercio, Industria y Turismo. (2013). Decreto 1377 de 2013. Bogotá.</w:t>
      </w:r>
    </w:p>
    <w:p w14:paraId="4BEF43C0"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
    <w:p w14:paraId="35070C8B" w14:textId="77777777" w:rsidR="000F6F30" w:rsidRPr="000F6F30" w:rsidRDefault="00625695" w:rsidP="000F6F30">
      <w:pPr>
        <w:pStyle w:val="Normal1"/>
        <w:spacing w:line="360" w:lineRule="auto"/>
        <w:jc w:val="both"/>
        <w:rPr>
          <w:rFonts w:ascii="Times New Roman" w:hAnsi="Times New Roman" w:cs="Times New Roman"/>
          <w:color w:val="auto"/>
          <w:spacing w:val="6"/>
          <w:sz w:val="24"/>
          <w:szCs w:val="24"/>
          <w:shd w:val="clear" w:color="auto" w:fill="FFFFFF" w:themeFill="background1"/>
        </w:rPr>
      </w:pPr>
      <w:hyperlink r:id="rId51" w:history="1">
        <w:r w:rsidR="000F6F30" w:rsidRPr="000F6F30">
          <w:rPr>
            <w:rStyle w:val="Hipervnculo"/>
            <w:rFonts w:ascii="Times New Roman" w:hAnsi="Times New Roman" w:cs="Times New Roman"/>
            <w:color w:val="auto"/>
            <w:spacing w:val="6"/>
            <w:sz w:val="24"/>
            <w:szCs w:val="24"/>
            <w:shd w:val="clear" w:color="auto" w:fill="FFFFFF" w:themeFill="background1"/>
          </w:rPr>
          <w:t>http://www.suin-juriscol.gov.co/viewDocument.asp?ruta=Leyes/1684507</w:t>
        </w:r>
      </w:hyperlink>
      <w:r w:rsidR="000F6F30" w:rsidRPr="000F6F30">
        <w:rPr>
          <w:rFonts w:ascii="Times New Roman" w:hAnsi="Times New Roman" w:cs="Times New Roman"/>
          <w:color w:val="auto"/>
          <w:spacing w:val="6"/>
          <w:sz w:val="24"/>
          <w:szCs w:val="24"/>
          <w:shd w:val="clear" w:color="auto" w:fill="FFFFFF" w:themeFill="background1"/>
        </w:rPr>
        <w:t xml:space="preserve"> </w:t>
      </w:r>
      <w:r w:rsidR="000F6F30" w:rsidRPr="000F6F30">
        <w:rPr>
          <w:rFonts w:ascii="Times New Roman" w:hAnsi="Times New Roman" w:cs="Times New Roman"/>
          <w:color w:val="auto"/>
          <w:sz w:val="24"/>
          <w:szCs w:val="24"/>
        </w:rPr>
        <w:t>(</w:t>
      </w:r>
      <w:proofErr w:type="spellStart"/>
      <w:r w:rsidR="000F6F30" w:rsidRPr="000F6F30">
        <w:rPr>
          <w:rFonts w:ascii="Times New Roman" w:hAnsi="Times New Roman" w:cs="Times New Roman"/>
          <w:color w:val="auto"/>
          <w:sz w:val="24"/>
          <w:szCs w:val="24"/>
        </w:rPr>
        <w:t>juriscol</w:t>
      </w:r>
      <w:proofErr w:type="spellEnd"/>
      <w:r w:rsidR="000F6F30" w:rsidRPr="000F6F30">
        <w:rPr>
          <w:rFonts w:ascii="Times New Roman" w:hAnsi="Times New Roman" w:cs="Times New Roman"/>
          <w:color w:val="auto"/>
          <w:sz w:val="24"/>
          <w:szCs w:val="24"/>
        </w:rPr>
        <w:t>. 18, OCTUBRE, 2012.)</w:t>
      </w:r>
    </w:p>
    <w:p w14:paraId="6A790AA2"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
    <w:p w14:paraId="4099D666" w14:textId="77777777" w:rsidR="000F6F30" w:rsidRPr="000F6F30" w:rsidRDefault="00625695" w:rsidP="000F6F30">
      <w:pPr>
        <w:pStyle w:val="Normal1"/>
        <w:spacing w:line="360" w:lineRule="auto"/>
        <w:jc w:val="both"/>
        <w:rPr>
          <w:rFonts w:ascii="Times New Roman" w:hAnsi="Times New Roman" w:cs="Times New Roman"/>
          <w:color w:val="auto"/>
          <w:spacing w:val="6"/>
          <w:sz w:val="24"/>
          <w:szCs w:val="24"/>
          <w:shd w:val="clear" w:color="auto" w:fill="FFFFFF" w:themeFill="background1"/>
        </w:rPr>
      </w:pPr>
      <w:hyperlink r:id="rId52" w:history="1">
        <w:r w:rsidR="000F6F30" w:rsidRPr="000F6F30">
          <w:rPr>
            <w:rStyle w:val="Hipervnculo"/>
            <w:rFonts w:ascii="Times New Roman" w:hAnsi="Times New Roman" w:cs="Times New Roman"/>
            <w:color w:val="auto"/>
            <w:spacing w:val="6"/>
            <w:sz w:val="24"/>
            <w:szCs w:val="24"/>
            <w:shd w:val="clear" w:color="auto" w:fill="FFFFFF" w:themeFill="background1"/>
          </w:rPr>
          <w:t>https://www.alcaldiabogota.gov.co/sisjur/normas/Norma1.jsp?i=3431</w:t>
        </w:r>
      </w:hyperlink>
      <w:r w:rsidR="000F6F30" w:rsidRPr="000F6F30">
        <w:rPr>
          <w:rFonts w:ascii="Times New Roman" w:hAnsi="Times New Roman" w:cs="Times New Roman"/>
          <w:color w:val="auto"/>
          <w:sz w:val="24"/>
          <w:szCs w:val="24"/>
        </w:rPr>
        <w:t xml:space="preserve">(alcaldía mayor de Bogotá </w:t>
      </w:r>
      <w:r w:rsidR="000F6F30" w:rsidRPr="000F6F30">
        <w:rPr>
          <w:rFonts w:ascii="Times New Roman" w:hAnsi="Times New Roman" w:cs="Times New Roman"/>
          <w:color w:val="auto"/>
          <w:sz w:val="24"/>
          <w:szCs w:val="24"/>
          <w:shd w:val="clear" w:color="auto" w:fill="FFFFFF" w:themeFill="background1"/>
        </w:rPr>
        <w:t>28/01/1982)</w:t>
      </w:r>
    </w:p>
    <w:p w14:paraId="68C2CFF5" w14:textId="77777777" w:rsidR="000F6F30" w:rsidRPr="000F6F30" w:rsidRDefault="000F6F30" w:rsidP="000F6F30">
      <w:pPr>
        <w:pStyle w:val="Normal1"/>
        <w:spacing w:line="360" w:lineRule="auto"/>
        <w:jc w:val="both"/>
        <w:rPr>
          <w:rFonts w:ascii="Times New Roman" w:hAnsi="Times New Roman" w:cs="Times New Roman"/>
          <w:color w:val="auto"/>
          <w:spacing w:val="6"/>
          <w:sz w:val="24"/>
          <w:szCs w:val="24"/>
          <w:shd w:val="clear" w:color="auto" w:fill="FFFFFF" w:themeFill="background1"/>
        </w:rPr>
      </w:pPr>
    </w:p>
    <w:p w14:paraId="14B0E018"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r w:rsidRPr="000F6F30">
        <w:rPr>
          <w:rFonts w:ascii="Times New Roman" w:hAnsi="Times New Roman" w:cs="Times New Roman"/>
          <w:sz w:val="24"/>
          <w:szCs w:val="24"/>
        </w:rPr>
        <w:t xml:space="preserve">Sutherland, K. S. (junio de 2018). La Guía Definitiva de Scrum: Las Reglas del Juego. Obtenido de </w:t>
      </w:r>
      <w:hyperlink r:id="rId53" w:history="1">
        <w:r w:rsidRPr="000F6F30">
          <w:rPr>
            <w:rStyle w:val="Hipervnculo"/>
            <w:rFonts w:ascii="Times New Roman" w:hAnsi="Times New Roman" w:cs="Times New Roman"/>
            <w:color w:val="auto"/>
            <w:sz w:val="24"/>
            <w:szCs w:val="24"/>
          </w:rPr>
          <w:t>https://www.scrumguides.org/.../scrumguide/.../2017-Scrum-GuideSpanish-SouthAm</w:t>
        </w:r>
      </w:hyperlink>
      <w:r w:rsidRPr="000F6F30">
        <w:rPr>
          <w:rFonts w:ascii="Times New Roman" w:hAnsi="Times New Roman" w:cs="Times New Roman"/>
          <w:color w:val="auto"/>
          <w:sz w:val="24"/>
          <w:szCs w:val="24"/>
          <w:u w:val="single"/>
        </w:rPr>
        <w:t>.</w:t>
      </w:r>
    </w:p>
    <w:p w14:paraId="6091B662" w14:textId="77777777" w:rsidR="000F6F30" w:rsidRPr="000F6F30" w:rsidRDefault="000F6F30" w:rsidP="000F6F30">
      <w:pPr>
        <w:pStyle w:val="Normal1"/>
        <w:spacing w:line="360" w:lineRule="auto"/>
        <w:jc w:val="both"/>
        <w:rPr>
          <w:rFonts w:ascii="Times New Roman" w:hAnsi="Times New Roman" w:cs="Times New Roman"/>
          <w:sz w:val="24"/>
          <w:szCs w:val="24"/>
        </w:rPr>
      </w:pPr>
    </w:p>
    <w:p w14:paraId="510EBA3F" w14:textId="77777777" w:rsidR="000F6F30" w:rsidRPr="000F6F30" w:rsidRDefault="000F6F30" w:rsidP="000F6F30">
      <w:pPr>
        <w:pStyle w:val="Normal1"/>
        <w:spacing w:line="360" w:lineRule="auto"/>
        <w:jc w:val="both"/>
        <w:rPr>
          <w:rFonts w:ascii="Times New Roman" w:hAnsi="Times New Roman" w:cs="Times New Roman"/>
          <w:sz w:val="24"/>
          <w:szCs w:val="24"/>
        </w:rPr>
      </w:pPr>
      <w:r w:rsidRPr="000F6F30">
        <w:rPr>
          <w:rFonts w:ascii="Times New Roman" w:hAnsi="Times New Roman" w:cs="Times New Roman"/>
          <w:sz w:val="24"/>
          <w:szCs w:val="24"/>
        </w:rPr>
        <w:t>Sommerville, I. (2011). Ingeniería de Software. México: Pearson Educación.</w:t>
      </w:r>
    </w:p>
    <w:p w14:paraId="3D0BEB43" w14:textId="77777777" w:rsidR="000F6F30" w:rsidRPr="000F6F30" w:rsidRDefault="000F6F30" w:rsidP="000F6F30">
      <w:pPr>
        <w:pStyle w:val="Normal1"/>
        <w:spacing w:line="360" w:lineRule="auto"/>
        <w:jc w:val="both"/>
        <w:rPr>
          <w:rFonts w:ascii="Times New Roman" w:hAnsi="Times New Roman" w:cs="Times New Roman"/>
          <w:sz w:val="24"/>
          <w:szCs w:val="24"/>
        </w:rPr>
      </w:pPr>
    </w:p>
    <w:p w14:paraId="0D4D4428" w14:textId="77777777" w:rsidR="000F6F30" w:rsidRPr="000F6F30" w:rsidRDefault="000F6F30" w:rsidP="000F6F30">
      <w:pPr>
        <w:pStyle w:val="Normal1"/>
        <w:spacing w:line="360" w:lineRule="auto"/>
        <w:jc w:val="both"/>
        <w:rPr>
          <w:rFonts w:ascii="Times New Roman" w:hAnsi="Times New Roman" w:cs="Times New Roman"/>
          <w:sz w:val="24"/>
          <w:szCs w:val="24"/>
        </w:rPr>
      </w:pPr>
      <w:r w:rsidRPr="000F6F30">
        <w:rPr>
          <w:rFonts w:ascii="Times New Roman" w:hAnsi="Times New Roman" w:cs="Times New Roman"/>
          <w:sz w:val="24"/>
          <w:szCs w:val="24"/>
        </w:rPr>
        <w:lastRenderedPageBreak/>
        <w:t>Altman, H. (2016). SCRUM: La Primera Metodología Ágil para Gestionar el Desarrollo de Productos Paso a Paso. Sevilla, España: Kindle Direct Publishing.</w:t>
      </w:r>
    </w:p>
    <w:p w14:paraId="683C6BB3" w14:textId="77777777" w:rsidR="000F6F30" w:rsidRPr="000F6F30" w:rsidRDefault="000F6F30" w:rsidP="000F6F30">
      <w:pPr>
        <w:pStyle w:val="Normal1"/>
        <w:spacing w:line="360" w:lineRule="auto"/>
        <w:jc w:val="both"/>
        <w:rPr>
          <w:rFonts w:ascii="Times New Roman" w:hAnsi="Times New Roman" w:cs="Times New Roman"/>
          <w:color w:val="auto"/>
          <w:sz w:val="24"/>
          <w:szCs w:val="24"/>
        </w:rPr>
      </w:pPr>
    </w:p>
    <w:p w14:paraId="70FCA291" w14:textId="77777777" w:rsidR="000F6F30" w:rsidRPr="000F6F30" w:rsidRDefault="000F6F30" w:rsidP="000F6F30">
      <w:pPr>
        <w:pStyle w:val="Normal1"/>
        <w:spacing w:line="360" w:lineRule="auto"/>
        <w:rPr>
          <w:rFonts w:ascii="Times New Roman" w:hAnsi="Times New Roman" w:cs="Times New Roman"/>
          <w:color w:val="auto"/>
          <w:sz w:val="24"/>
          <w:szCs w:val="24"/>
        </w:rPr>
      </w:pPr>
      <w:r w:rsidRPr="000F6F30">
        <w:rPr>
          <w:rFonts w:ascii="Times New Roman" w:hAnsi="Times New Roman" w:cs="Times New Roman"/>
          <w:sz w:val="24"/>
          <w:szCs w:val="24"/>
        </w:rPr>
        <w:t xml:space="preserve">Vila Grau, J. L. (29 de </w:t>
      </w:r>
      <w:proofErr w:type="gramStart"/>
      <w:r w:rsidRPr="000F6F30">
        <w:rPr>
          <w:rFonts w:ascii="Times New Roman" w:hAnsi="Times New Roman" w:cs="Times New Roman"/>
          <w:sz w:val="24"/>
          <w:szCs w:val="24"/>
        </w:rPr>
        <w:t>Marzo</w:t>
      </w:r>
      <w:proofErr w:type="gramEnd"/>
      <w:r w:rsidRPr="000F6F30">
        <w:rPr>
          <w:rFonts w:ascii="Times New Roman" w:hAnsi="Times New Roman" w:cs="Times New Roman"/>
          <w:sz w:val="24"/>
          <w:szCs w:val="24"/>
        </w:rPr>
        <w:t xml:space="preserve"> de 2016). Los </w:t>
      </w:r>
      <w:proofErr w:type="spellStart"/>
      <w:r w:rsidRPr="000F6F30">
        <w:rPr>
          <w:rFonts w:ascii="Times New Roman" w:hAnsi="Times New Roman" w:cs="Times New Roman"/>
          <w:sz w:val="24"/>
          <w:szCs w:val="24"/>
        </w:rPr>
        <w:t>Sprints</w:t>
      </w:r>
      <w:proofErr w:type="spellEnd"/>
      <w:r w:rsidRPr="000F6F30">
        <w:rPr>
          <w:rFonts w:ascii="Times New Roman" w:hAnsi="Times New Roman" w:cs="Times New Roman"/>
          <w:sz w:val="24"/>
          <w:szCs w:val="24"/>
        </w:rPr>
        <w:t xml:space="preserve"> y su planificación. Obtenido de </w:t>
      </w:r>
      <w:proofErr w:type="spellStart"/>
      <w:r w:rsidRPr="000F6F30">
        <w:rPr>
          <w:rFonts w:ascii="Times New Roman" w:hAnsi="Times New Roman" w:cs="Times New Roman"/>
          <w:sz w:val="24"/>
          <w:szCs w:val="24"/>
        </w:rPr>
        <w:t>Proagilist</w:t>
      </w:r>
      <w:proofErr w:type="spellEnd"/>
      <w:r w:rsidRPr="000F6F30">
        <w:rPr>
          <w:rFonts w:ascii="Times New Roman" w:hAnsi="Times New Roman" w:cs="Times New Roman"/>
          <w:sz w:val="24"/>
          <w:szCs w:val="24"/>
        </w:rPr>
        <w:t>: https://proagilist.es/blog/agilidad-y-gestion-</w:t>
      </w:r>
      <w:r w:rsidRPr="000F6F30">
        <w:rPr>
          <w:rFonts w:ascii="Times New Roman" w:hAnsi="Times New Roman" w:cs="Times New Roman"/>
          <w:color w:val="auto"/>
          <w:sz w:val="24"/>
          <w:szCs w:val="24"/>
        </w:rPr>
        <w:t>agil/los_sprints_y_su_planificacion/ el 09 de septiembre de 2020.</w:t>
      </w:r>
    </w:p>
    <w:p w14:paraId="26F58E23" w14:textId="77777777" w:rsidR="000F6F30" w:rsidRPr="000F6F30" w:rsidRDefault="000F6F30" w:rsidP="000F6F30">
      <w:pPr>
        <w:pStyle w:val="Normal1"/>
        <w:spacing w:line="360" w:lineRule="auto"/>
        <w:rPr>
          <w:rFonts w:ascii="Times New Roman" w:hAnsi="Times New Roman" w:cs="Times New Roman"/>
          <w:color w:val="auto"/>
          <w:sz w:val="24"/>
          <w:szCs w:val="24"/>
        </w:rPr>
      </w:pPr>
    </w:p>
    <w:p w14:paraId="508D3221" w14:textId="6F73189A" w:rsidR="00703B11" w:rsidRPr="000F6F30" w:rsidRDefault="000F6F30" w:rsidP="000F6F30">
      <w:pPr>
        <w:pStyle w:val="Normal1"/>
        <w:spacing w:line="360" w:lineRule="auto"/>
        <w:rPr>
          <w:rFonts w:ascii="Times New Roman" w:hAnsi="Times New Roman" w:cs="Times New Roman"/>
          <w:b/>
          <w:color w:val="auto"/>
          <w:sz w:val="24"/>
          <w:szCs w:val="24"/>
        </w:rPr>
      </w:pPr>
      <w:r w:rsidRPr="000F6F30">
        <w:rPr>
          <w:rFonts w:ascii="Times New Roman" w:hAnsi="Times New Roman" w:cs="Times New Roman"/>
          <w:color w:val="auto"/>
          <w:sz w:val="24"/>
          <w:szCs w:val="24"/>
        </w:rPr>
        <w:t>Huitrón, S. (2018). Priorizar Historias de Usuario - Sandra Huitrón - Medium.</w:t>
      </w:r>
    </w:p>
    <w:p w14:paraId="4CA8A759" w14:textId="77777777" w:rsidR="000F6F30" w:rsidRPr="00734A7E" w:rsidRDefault="000F6F30" w:rsidP="000F6F30">
      <w:pPr>
        <w:pStyle w:val="Prrafodelista"/>
        <w:spacing w:line="480" w:lineRule="auto"/>
        <w:ind w:left="708" w:hanging="708"/>
        <w:rPr>
          <w:lang w:val="es-CO"/>
        </w:rPr>
      </w:pPr>
    </w:p>
    <w:p w14:paraId="7D28DE9D" w14:textId="77777777" w:rsidR="000F6F30" w:rsidRPr="000F6F30" w:rsidRDefault="000F6F30" w:rsidP="000F6F30">
      <w:pPr>
        <w:pStyle w:val="ReferenciasAPA"/>
      </w:pPr>
      <w:r w:rsidRPr="000F6F30">
        <w:rPr>
          <w:lang w:val="en-US"/>
        </w:rPr>
        <w:t xml:space="preserve">American Psychological Association. (2020). </w:t>
      </w:r>
      <w:r w:rsidRPr="000F6F30">
        <w:rPr>
          <w:rStyle w:val="nfasis"/>
          <w:rFonts w:ascii="Times New Roman" w:hAnsi="Times New Roman"/>
          <w:lang w:val="en-US"/>
        </w:rPr>
        <w:t>Publication manual of the American Psychological Association</w:t>
      </w:r>
      <w:r w:rsidRPr="000F6F30">
        <w:rPr>
          <w:lang w:val="en-US"/>
        </w:rPr>
        <w:t xml:space="preserve"> (7th ed.). </w:t>
      </w:r>
      <w:r w:rsidRPr="000F6F30">
        <w:t xml:space="preserve">American </w:t>
      </w:r>
      <w:proofErr w:type="spellStart"/>
      <w:r w:rsidRPr="000F6F30">
        <w:t>Psychological</w:t>
      </w:r>
      <w:proofErr w:type="spellEnd"/>
      <w:r w:rsidRPr="000F6F30">
        <w:t xml:space="preserve"> </w:t>
      </w:r>
      <w:proofErr w:type="spellStart"/>
      <w:r w:rsidRPr="000F6F30">
        <w:t>Association</w:t>
      </w:r>
      <w:proofErr w:type="spellEnd"/>
      <w:r w:rsidRPr="000F6F30">
        <w:t xml:space="preserve">. </w:t>
      </w:r>
      <w:hyperlink r:id="rId54" w:history="1">
        <w:r w:rsidRPr="000F6F30">
          <w:rPr>
            <w:rStyle w:val="Hipervnculo"/>
            <w:color w:val="auto"/>
            <w:u w:val="none"/>
          </w:rPr>
          <w:t>https://doi.org/10.1037/0000165-000</w:t>
        </w:r>
      </w:hyperlink>
    </w:p>
    <w:p w14:paraId="23F132B6" w14:textId="77777777" w:rsidR="000F6F30" w:rsidRPr="000F6F30" w:rsidRDefault="000F6F30" w:rsidP="000F6F30">
      <w:pPr>
        <w:pStyle w:val="ReferenciasAPA"/>
      </w:pPr>
      <w:r w:rsidRPr="000F6F30">
        <w:t xml:space="preserve">Ávila, N., Navarro, F. y Tapia, M. (2020).  Identidad, voz y agencia: claves para una enseñanza inclusiva de la escritura en la universidad. </w:t>
      </w:r>
      <w:r w:rsidRPr="000F6F30">
        <w:rPr>
          <w:i/>
          <w:iCs/>
        </w:rPr>
        <w:t>Archivos analíticos de políticas educativas, 28</w:t>
      </w:r>
      <w:r w:rsidRPr="000F6F30">
        <w:t xml:space="preserve">(98).  </w:t>
      </w:r>
      <w:hyperlink r:id="rId55" w:history="1">
        <w:r w:rsidRPr="000F6F30">
          <w:rPr>
            <w:rStyle w:val="Hipervnculo"/>
            <w:color w:val="auto"/>
            <w:u w:val="none"/>
          </w:rPr>
          <w:t>https://doi.org/10.14507/epaa.28.4722</w:t>
        </w:r>
      </w:hyperlink>
      <w:r w:rsidRPr="000F6F30">
        <w:t xml:space="preserve"> </w:t>
      </w:r>
    </w:p>
    <w:p w14:paraId="77332563" w14:textId="77777777" w:rsidR="000F6F30" w:rsidRPr="000F6F30" w:rsidRDefault="000F6F30" w:rsidP="000F6F30">
      <w:pPr>
        <w:spacing w:after="0" w:line="480" w:lineRule="auto"/>
        <w:ind w:left="720" w:hanging="720"/>
        <w:rPr>
          <w:rFonts w:ascii="Times New Roman" w:hAnsi="Times New Roman" w:cs="Times New Roman"/>
          <w:color w:val="auto"/>
          <w:szCs w:val="24"/>
          <w:shd w:val="clear" w:color="auto" w:fill="FFFFFF"/>
        </w:rPr>
      </w:pPr>
      <w:proofErr w:type="spellStart"/>
      <w:r w:rsidRPr="000F6F30">
        <w:rPr>
          <w:rFonts w:ascii="Times New Roman" w:hAnsi="Times New Roman" w:cs="Times New Roman"/>
          <w:color w:val="auto"/>
          <w:szCs w:val="24"/>
          <w:shd w:val="clear" w:color="auto" w:fill="FFFFFF"/>
        </w:rPr>
        <w:t>Baldacchino</w:t>
      </w:r>
      <w:proofErr w:type="spellEnd"/>
      <w:r w:rsidRPr="000F6F30">
        <w:rPr>
          <w:rFonts w:ascii="Times New Roman" w:hAnsi="Times New Roman" w:cs="Times New Roman"/>
          <w:color w:val="auto"/>
          <w:szCs w:val="24"/>
          <w:shd w:val="clear" w:color="auto" w:fill="FFFFFF"/>
        </w:rPr>
        <w:t xml:space="preserve">, L. (2019). </w:t>
      </w:r>
      <w:r w:rsidRPr="000F6F30">
        <w:rPr>
          <w:rFonts w:ascii="Times New Roman" w:hAnsi="Times New Roman" w:cs="Times New Roman"/>
          <w:color w:val="auto"/>
          <w:szCs w:val="24"/>
          <w:shd w:val="clear" w:color="auto" w:fill="FFFFFF"/>
          <w:lang w:val="en-US"/>
        </w:rPr>
        <w:t xml:space="preserve">Intuition in entrepreneurial cognition. In A. Caputo &amp; M. Pellegrini (Eds.), The anatomy of entrepreneurial decisions (pp. 29–56). </w:t>
      </w:r>
      <w:r w:rsidRPr="000F6F30">
        <w:rPr>
          <w:rFonts w:ascii="Times New Roman" w:hAnsi="Times New Roman" w:cs="Times New Roman"/>
          <w:color w:val="auto"/>
          <w:szCs w:val="24"/>
          <w:shd w:val="clear" w:color="auto" w:fill="FFFFFF"/>
        </w:rPr>
        <w:t xml:space="preserve">Springer. </w:t>
      </w:r>
      <w:hyperlink r:id="rId56" w:history="1">
        <w:r w:rsidRPr="000F6F30">
          <w:rPr>
            <w:rStyle w:val="Hipervnculo"/>
            <w:rFonts w:ascii="Times New Roman" w:hAnsi="Times New Roman" w:cs="Times New Roman"/>
            <w:color w:val="auto"/>
            <w:szCs w:val="24"/>
            <w:u w:val="none"/>
          </w:rPr>
          <w:t>https://doi.org/10.1007/978-3-030-19685-1_3</w:t>
        </w:r>
      </w:hyperlink>
      <w:r w:rsidRPr="000F6F30">
        <w:rPr>
          <w:rFonts w:ascii="Times New Roman" w:hAnsi="Times New Roman" w:cs="Times New Roman"/>
          <w:color w:val="auto"/>
          <w:szCs w:val="24"/>
          <w:shd w:val="clear" w:color="auto" w:fill="FFFFFF"/>
        </w:rPr>
        <w:t xml:space="preserve"> </w:t>
      </w:r>
    </w:p>
    <w:p w14:paraId="002E4CCA" w14:textId="77777777" w:rsidR="000F6F30" w:rsidRPr="000F6F30" w:rsidRDefault="000F6F30" w:rsidP="000F6F30">
      <w:pPr>
        <w:spacing w:after="0" w:line="480" w:lineRule="auto"/>
        <w:ind w:left="720" w:hanging="720"/>
        <w:rPr>
          <w:rFonts w:ascii="Times New Roman" w:hAnsi="Times New Roman" w:cs="Times New Roman"/>
          <w:color w:val="auto"/>
          <w:szCs w:val="24"/>
          <w:shd w:val="clear" w:color="auto" w:fill="FFFFFF"/>
          <w:lang w:val="en-US"/>
        </w:rPr>
      </w:pPr>
      <w:r w:rsidRPr="000F6F30">
        <w:rPr>
          <w:rFonts w:ascii="Times New Roman" w:hAnsi="Times New Roman" w:cs="Times New Roman"/>
          <w:color w:val="auto"/>
          <w:szCs w:val="24"/>
          <w:shd w:val="clear" w:color="auto" w:fill="FFFFFF"/>
        </w:rPr>
        <w:t xml:space="preserve">Cassany, D. (2012). En línea: Leer y escribir en la red. </w:t>
      </w:r>
      <w:proofErr w:type="spellStart"/>
      <w:r w:rsidRPr="000F6F30">
        <w:rPr>
          <w:rFonts w:ascii="Times New Roman" w:hAnsi="Times New Roman" w:cs="Times New Roman"/>
          <w:color w:val="auto"/>
          <w:szCs w:val="24"/>
          <w:shd w:val="clear" w:color="auto" w:fill="FFFFFF"/>
          <w:lang w:val="en-US"/>
        </w:rPr>
        <w:t>Anagrama</w:t>
      </w:r>
      <w:proofErr w:type="spellEnd"/>
      <w:r w:rsidRPr="000F6F30">
        <w:rPr>
          <w:rFonts w:ascii="Times New Roman" w:hAnsi="Times New Roman" w:cs="Times New Roman"/>
          <w:color w:val="auto"/>
          <w:szCs w:val="24"/>
          <w:shd w:val="clear" w:color="auto" w:fill="FFFFFF"/>
          <w:lang w:val="en-US"/>
        </w:rPr>
        <w:t>.</w:t>
      </w:r>
    </w:p>
    <w:p w14:paraId="0B44A4BF" w14:textId="77777777" w:rsidR="000F6F30" w:rsidRPr="000F6F30" w:rsidRDefault="000F6F30" w:rsidP="000F6F30">
      <w:pPr>
        <w:spacing w:after="0" w:line="480" w:lineRule="auto"/>
        <w:ind w:left="720" w:hanging="720"/>
        <w:rPr>
          <w:rFonts w:ascii="Times New Roman" w:hAnsi="Times New Roman" w:cs="Times New Roman"/>
          <w:color w:val="auto"/>
          <w:szCs w:val="24"/>
          <w:shd w:val="clear" w:color="auto" w:fill="FFFFFF"/>
        </w:rPr>
      </w:pPr>
      <w:r w:rsidRPr="000F6F30">
        <w:rPr>
          <w:rFonts w:ascii="Times New Roman" w:hAnsi="Times New Roman" w:cs="Times New Roman"/>
          <w:color w:val="auto"/>
          <w:szCs w:val="24"/>
          <w:shd w:val="clear" w:color="auto" w:fill="FFFFFF"/>
          <w:lang w:val="en-US"/>
        </w:rPr>
        <w:t xml:space="preserve">Hammer, D., </w:t>
      </w:r>
      <w:proofErr w:type="spellStart"/>
      <w:r w:rsidRPr="000F6F30">
        <w:rPr>
          <w:rFonts w:ascii="Times New Roman" w:hAnsi="Times New Roman" w:cs="Times New Roman"/>
          <w:color w:val="auto"/>
          <w:szCs w:val="24"/>
          <w:shd w:val="clear" w:color="auto" w:fill="FFFFFF"/>
          <w:lang w:val="en-US"/>
        </w:rPr>
        <w:t>Melhuish</w:t>
      </w:r>
      <w:proofErr w:type="spellEnd"/>
      <w:r w:rsidRPr="000F6F30">
        <w:rPr>
          <w:rFonts w:ascii="Times New Roman" w:hAnsi="Times New Roman" w:cs="Times New Roman"/>
          <w:color w:val="auto"/>
          <w:szCs w:val="24"/>
          <w:shd w:val="clear" w:color="auto" w:fill="FFFFFF"/>
          <w:lang w:val="en-US"/>
        </w:rPr>
        <w:t xml:space="preserve">, E., &amp; Howard, S. J. (2017). Do aspects of social, </w:t>
      </w:r>
      <w:proofErr w:type="gramStart"/>
      <w:r w:rsidRPr="000F6F30">
        <w:rPr>
          <w:rFonts w:ascii="Times New Roman" w:hAnsi="Times New Roman" w:cs="Times New Roman"/>
          <w:color w:val="auto"/>
          <w:szCs w:val="24"/>
          <w:shd w:val="clear" w:color="auto" w:fill="FFFFFF"/>
          <w:lang w:val="en-US"/>
        </w:rPr>
        <w:t>emotional</w:t>
      </w:r>
      <w:proofErr w:type="gramEnd"/>
      <w:r w:rsidRPr="000F6F30">
        <w:rPr>
          <w:rFonts w:ascii="Times New Roman" w:hAnsi="Times New Roman" w:cs="Times New Roman"/>
          <w:color w:val="auto"/>
          <w:szCs w:val="24"/>
          <w:shd w:val="clear" w:color="auto" w:fill="FFFFFF"/>
          <w:lang w:val="en-US"/>
        </w:rPr>
        <w:t xml:space="preserve"> and </w:t>
      </w:r>
      <w:proofErr w:type="spellStart"/>
      <w:r w:rsidRPr="000F6F30">
        <w:rPr>
          <w:rFonts w:ascii="Times New Roman" w:hAnsi="Times New Roman" w:cs="Times New Roman"/>
          <w:color w:val="auto"/>
          <w:szCs w:val="24"/>
          <w:shd w:val="clear" w:color="auto" w:fill="FFFFFF"/>
          <w:lang w:val="en-US"/>
        </w:rPr>
        <w:t>behavioural</w:t>
      </w:r>
      <w:proofErr w:type="spellEnd"/>
      <w:r w:rsidRPr="000F6F30">
        <w:rPr>
          <w:rFonts w:ascii="Times New Roman" w:hAnsi="Times New Roman" w:cs="Times New Roman"/>
          <w:color w:val="auto"/>
          <w:szCs w:val="24"/>
          <w:shd w:val="clear" w:color="auto" w:fill="FFFFFF"/>
          <w:lang w:val="en-US"/>
        </w:rPr>
        <w:t xml:space="preserve"> development in the pre-school period concurrently predict later cognitive and academic attainment? </w:t>
      </w:r>
      <w:proofErr w:type="spellStart"/>
      <w:r w:rsidRPr="000F6F30">
        <w:rPr>
          <w:rFonts w:ascii="Times New Roman" w:hAnsi="Times New Roman" w:cs="Times New Roman"/>
          <w:color w:val="auto"/>
          <w:szCs w:val="24"/>
          <w:shd w:val="clear" w:color="auto" w:fill="FFFFFF"/>
        </w:rPr>
        <w:t>Australian</w:t>
      </w:r>
      <w:proofErr w:type="spellEnd"/>
      <w:r w:rsidRPr="000F6F30">
        <w:rPr>
          <w:rFonts w:ascii="Times New Roman" w:hAnsi="Times New Roman" w:cs="Times New Roman"/>
          <w:color w:val="auto"/>
          <w:szCs w:val="24"/>
          <w:shd w:val="clear" w:color="auto" w:fill="FFFFFF"/>
        </w:rPr>
        <w:t xml:space="preserve"> </w:t>
      </w:r>
      <w:proofErr w:type="spellStart"/>
      <w:r w:rsidRPr="000F6F30">
        <w:rPr>
          <w:rFonts w:ascii="Times New Roman" w:hAnsi="Times New Roman" w:cs="Times New Roman"/>
          <w:color w:val="auto"/>
          <w:szCs w:val="24"/>
          <w:shd w:val="clear" w:color="auto" w:fill="FFFFFF"/>
        </w:rPr>
        <w:t>Journal</w:t>
      </w:r>
      <w:proofErr w:type="spellEnd"/>
      <w:r w:rsidRPr="000F6F30">
        <w:rPr>
          <w:rFonts w:ascii="Times New Roman" w:hAnsi="Times New Roman" w:cs="Times New Roman"/>
          <w:color w:val="auto"/>
          <w:szCs w:val="24"/>
          <w:shd w:val="clear" w:color="auto" w:fill="FFFFFF"/>
        </w:rPr>
        <w:t xml:space="preserve"> </w:t>
      </w:r>
      <w:proofErr w:type="spellStart"/>
      <w:r w:rsidRPr="000F6F30">
        <w:rPr>
          <w:rFonts w:ascii="Times New Roman" w:hAnsi="Times New Roman" w:cs="Times New Roman"/>
          <w:color w:val="auto"/>
          <w:szCs w:val="24"/>
          <w:shd w:val="clear" w:color="auto" w:fill="FFFFFF"/>
        </w:rPr>
        <w:t>of</w:t>
      </w:r>
      <w:proofErr w:type="spellEnd"/>
      <w:r w:rsidRPr="000F6F30">
        <w:rPr>
          <w:rFonts w:ascii="Times New Roman" w:hAnsi="Times New Roman" w:cs="Times New Roman"/>
          <w:color w:val="auto"/>
          <w:szCs w:val="24"/>
          <w:shd w:val="clear" w:color="auto" w:fill="FFFFFF"/>
        </w:rPr>
        <w:t xml:space="preserve"> </w:t>
      </w:r>
      <w:proofErr w:type="spellStart"/>
      <w:r w:rsidRPr="000F6F30">
        <w:rPr>
          <w:rFonts w:ascii="Times New Roman" w:hAnsi="Times New Roman" w:cs="Times New Roman"/>
          <w:color w:val="auto"/>
          <w:szCs w:val="24"/>
          <w:shd w:val="clear" w:color="auto" w:fill="FFFFFF"/>
        </w:rPr>
        <w:t>Education</w:t>
      </w:r>
      <w:proofErr w:type="spellEnd"/>
      <w:r w:rsidRPr="000F6F30">
        <w:rPr>
          <w:rFonts w:ascii="Times New Roman" w:hAnsi="Times New Roman" w:cs="Times New Roman"/>
          <w:color w:val="auto"/>
          <w:szCs w:val="24"/>
          <w:shd w:val="clear" w:color="auto" w:fill="FFFFFF"/>
        </w:rPr>
        <w:t xml:space="preserve">, 61(3), 270–287. </w:t>
      </w:r>
      <w:hyperlink r:id="rId57" w:history="1">
        <w:r w:rsidRPr="000F6F30">
          <w:rPr>
            <w:rStyle w:val="Hipervnculo"/>
            <w:rFonts w:ascii="Times New Roman" w:hAnsi="Times New Roman" w:cs="Times New Roman"/>
            <w:color w:val="auto"/>
            <w:szCs w:val="24"/>
            <w:u w:val="none"/>
          </w:rPr>
          <w:t>https://doi.org/10.1177/0004944117729514</w:t>
        </w:r>
      </w:hyperlink>
      <w:r w:rsidRPr="000F6F30">
        <w:rPr>
          <w:rFonts w:ascii="Times New Roman" w:hAnsi="Times New Roman" w:cs="Times New Roman"/>
          <w:color w:val="auto"/>
          <w:szCs w:val="24"/>
          <w:shd w:val="clear" w:color="auto" w:fill="FFFFFF"/>
        </w:rPr>
        <w:t xml:space="preserve">  </w:t>
      </w:r>
    </w:p>
    <w:p w14:paraId="5E01C967" w14:textId="0598694F" w:rsidR="00703B11" w:rsidRPr="005016EE" w:rsidRDefault="00703B11" w:rsidP="00703B11">
      <w:pPr>
        <w:spacing w:after="118" w:line="259" w:lineRule="auto"/>
        <w:ind w:right="0" w:firstLine="0"/>
        <w:jc w:val="left"/>
        <w:rPr>
          <w:rFonts w:ascii="Times New Roman" w:hAnsi="Times New Roman" w:cs="Times New Roman"/>
          <w:b/>
        </w:rPr>
      </w:pPr>
    </w:p>
    <w:p w14:paraId="430CBCF6" w14:textId="77777777" w:rsidR="00703B11" w:rsidRPr="005016EE" w:rsidRDefault="00703B11" w:rsidP="00703B11">
      <w:pPr>
        <w:spacing w:after="118" w:line="259" w:lineRule="auto"/>
        <w:ind w:right="0" w:firstLine="0"/>
        <w:jc w:val="left"/>
        <w:rPr>
          <w:rFonts w:ascii="Times New Roman" w:hAnsi="Times New Roman" w:cs="Times New Roman"/>
        </w:rPr>
      </w:pPr>
    </w:p>
    <w:sectPr w:rsidR="00703B11" w:rsidRPr="005016EE">
      <w:headerReference w:type="even" r:id="rId58"/>
      <w:headerReference w:type="default" r:id="rId59"/>
      <w:footerReference w:type="even" r:id="rId60"/>
      <w:footerReference w:type="default" r:id="rId61"/>
      <w:headerReference w:type="first" r:id="rId62"/>
      <w:footerReference w:type="first" r:id="rId63"/>
      <w:pgSz w:w="12240" w:h="15840"/>
      <w:pgMar w:top="2088" w:right="842" w:bottom="1706" w:left="2256" w:header="135" w:footer="718"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9928E" w14:textId="77777777" w:rsidR="00625695" w:rsidRDefault="00625695">
      <w:pPr>
        <w:spacing w:after="0" w:line="240" w:lineRule="auto"/>
      </w:pPr>
      <w:r>
        <w:separator/>
      </w:r>
    </w:p>
  </w:endnote>
  <w:endnote w:type="continuationSeparator" w:id="0">
    <w:p w14:paraId="77A10246" w14:textId="77777777" w:rsidR="00625695" w:rsidRDefault="00625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A4FAC" w14:textId="77777777" w:rsidR="00703B11" w:rsidRDefault="00703B11">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15988" w14:textId="77777777" w:rsidR="009F017E" w:rsidRDefault="009F017E">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456A0" w14:textId="77777777" w:rsidR="009F017E" w:rsidRDefault="009F017E">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E7962" w14:textId="77777777" w:rsidR="009F017E" w:rsidRDefault="009F017E">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8912" w14:textId="77777777" w:rsidR="00030055" w:rsidRDefault="00030055">
    <w:pPr>
      <w:pStyle w:val="Piedepgina"/>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CD095" w14:textId="77777777" w:rsidR="009F017E" w:rsidRDefault="00223F59">
    <w:pPr>
      <w:spacing w:after="0" w:line="259" w:lineRule="auto"/>
      <w:ind w:right="22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9C8E590" wp14:editId="4B1B91F7">
              <wp:simplePos x="0" y="0"/>
              <wp:positionH relativeFrom="page">
                <wp:posOffset>4036060</wp:posOffset>
              </wp:positionH>
              <wp:positionV relativeFrom="page">
                <wp:posOffset>9218943</wp:posOffset>
              </wp:positionV>
              <wp:extent cx="419100" cy="222238"/>
              <wp:effectExtent l="0" t="0" r="0" b="0"/>
              <wp:wrapSquare wrapText="bothSides"/>
              <wp:docPr id="96725" name="Group 96725"/>
              <wp:cNvGraphicFramePr/>
              <a:graphic xmlns:a="http://schemas.openxmlformats.org/drawingml/2006/main">
                <a:graphicData uri="http://schemas.microsoft.com/office/word/2010/wordprocessingGroup">
                  <wpg:wgp>
                    <wpg:cNvGrpSpPr/>
                    <wpg:grpSpPr>
                      <a:xfrm>
                        <a:off x="0" y="0"/>
                        <a:ext cx="419100" cy="222238"/>
                        <a:chOff x="0" y="0"/>
                        <a:chExt cx="419100" cy="222238"/>
                      </a:xfrm>
                    </wpg:grpSpPr>
                    <pic:pic xmlns:pic="http://schemas.openxmlformats.org/drawingml/2006/picture">
                      <pic:nvPicPr>
                        <pic:cNvPr id="96726" name="Picture 96726"/>
                        <pic:cNvPicPr/>
                      </pic:nvPicPr>
                      <pic:blipFill>
                        <a:blip r:embed="rId1"/>
                        <a:stretch>
                          <a:fillRect/>
                        </a:stretch>
                      </pic:blipFill>
                      <pic:spPr>
                        <a:xfrm>
                          <a:off x="0" y="39357"/>
                          <a:ext cx="419100" cy="182880"/>
                        </a:xfrm>
                        <a:prstGeom prst="rect">
                          <a:avLst/>
                        </a:prstGeom>
                      </pic:spPr>
                    </pic:pic>
                    <wps:wsp>
                      <wps:cNvPr id="96730" name="Rectangle 96730"/>
                      <wps:cNvSpPr/>
                      <wps:spPr>
                        <a:xfrm>
                          <a:off x="146050" y="70218"/>
                          <a:ext cx="169001" cy="169198"/>
                        </a:xfrm>
                        <a:prstGeom prst="rect">
                          <a:avLst/>
                        </a:prstGeom>
                        <a:ln>
                          <a:noFill/>
                        </a:ln>
                      </wps:spPr>
                      <wps:txbx>
                        <w:txbxContent>
                          <w:p w14:paraId="47AB3982" w14:textId="77777777" w:rsidR="009F017E" w:rsidRDefault="00223F59">
                            <w:pPr>
                              <w:spacing w:after="160" w:line="259" w:lineRule="auto"/>
                              <w:ind w:right="0" w:firstLine="0"/>
                              <w:jc w:val="left"/>
                            </w:pPr>
                            <w:r>
                              <w:fldChar w:fldCharType="begin"/>
                            </w:r>
                            <w:r>
                              <w:instrText xml:space="preserve"> PAGE   \* MERGEFORMAT </w:instrText>
                            </w:r>
                            <w:r>
                              <w:fldChar w:fldCharType="separate"/>
                            </w:r>
                            <w:r>
                              <w:rPr>
                                <w:i/>
                                <w:sz w:val="18"/>
                              </w:rPr>
                              <w:t>10</w:t>
                            </w:r>
                            <w:r>
                              <w:rPr>
                                <w:i/>
                                <w:sz w:val="18"/>
                              </w:rPr>
                              <w:fldChar w:fldCharType="end"/>
                            </w:r>
                          </w:p>
                        </w:txbxContent>
                      </wps:txbx>
                      <wps:bodyPr horzOverflow="overflow" vert="horz" lIns="0" tIns="0" rIns="0" bIns="0" rtlCol="0">
                        <a:noAutofit/>
                      </wps:bodyPr>
                    </wps:wsp>
                    <wps:wsp>
                      <wps:cNvPr id="96731" name="Rectangle 96731"/>
                      <wps:cNvSpPr/>
                      <wps:spPr>
                        <a:xfrm>
                          <a:off x="273050" y="35738"/>
                          <a:ext cx="56314" cy="226001"/>
                        </a:xfrm>
                        <a:prstGeom prst="rect">
                          <a:avLst/>
                        </a:prstGeom>
                        <a:ln>
                          <a:noFill/>
                        </a:ln>
                      </wps:spPr>
                      <wps:txbx>
                        <w:txbxContent>
                          <w:p w14:paraId="77FF5F33" w14:textId="77777777" w:rsidR="009F017E" w:rsidRDefault="00223F59">
                            <w:pPr>
                              <w:spacing w:after="160" w:line="259" w:lineRule="auto"/>
                              <w:ind w:right="0" w:firstLine="0"/>
                              <w:jc w:val="left"/>
                            </w:pPr>
                            <w:r>
                              <w:t xml:space="preserve"> </w:t>
                            </w:r>
                          </w:p>
                        </w:txbxContent>
                      </wps:txbx>
                      <wps:bodyPr horzOverflow="overflow" vert="horz" lIns="0" tIns="0" rIns="0" bIns="0" rtlCol="0">
                        <a:noAutofit/>
                      </wps:bodyPr>
                    </wps:wsp>
                    <wps:wsp>
                      <wps:cNvPr id="96727" name="Shape 96727"/>
                      <wps:cNvSpPr/>
                      <wps:spPr>
                        <a:xfrm>
                          <a:off x="9144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s:wsp>
                      <wps:cNvPr id="96728" name="Shape 96728"/>
                      <wps:cNvSpPr/>
                      <wps:spPr>
                        <a:xfrm>
                          <a:off x="18669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s:wsp>
                      <wps:cNvPr id="96729" name="Shape 96729"/>
                      <wps:cNvSpPr/>
                      <wps:spPr>
                        <a:xfrm>
                          <a:off x="28194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g:wgp>
                </a:graphicData>
              </a:graphic>
            </wp:anchor>
          </w:drawing>
        </mc:Choice>
        <mc:Fallback>
          <w:pict>
            <v:group w14:anchorId="19C8E590" id="Group 96725" o:spid="_x0000_s1086" style="position:absolute;left:0;text-align:left;margin-left:317.8pt;margin-top:725.9pt;width:33pt;height:17.5pt;z-index:251664384;mso-position-horizontal-relative:page;mso-position-vertical-relative:page" coordsize="419100,222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726" o:spid="_x0000_s1087" type="#_x0000_t75" style="position:absolute;top:39357;width:41910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">
                <v:imagedata r:id="rId2" o:title=""/>
              </v:shape>
              <v:rect id="Rectangle 96730" o:spid="_x0000_s1088" style="position:absolute;left:146050;top:70218;width:169001;height:169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" filled="f" stroked="f">
                <v:textbox inset="0,0,0,0">
                  <w:txbxContent>
                    <w:p w14:paraId="47AB3982" w14:textId="77777777" w:rsidR="009F017E" w:rsidRDefault="00223F59">
                      <w:pPr>
                        <w:spacing w:after="160" w:line="259" w:lineRule="auto"/>
                        <w:ind w:right="0" w:firstLine="0"/>
                        <w:jc w:val="left"/>
                      </w:pPr>
                      <w:r>
                        <w:fldChar w:fldCharType="begin"/>
                      </w:r>
                      <w:r>
                        <w:instrText xml:space="preserve"> PAGE   \* MERGEFORMAT </w:instrText>
                      </w:r>
                      <w:r>
                        <w:fldChar w:fldCharType="separate"/>
                      </w:r>
                      <w:r>
                        <w:rPr>
                          <w:i/>
                          <w:sz w:val="18"/>
                        </w:rPr>
                        <w:t>10</w:t>
                      </w:r>
                      <w:r>
                        <w:rPr>
                          <w:i/>
                          <w:sz w:val="18"/>
                        </w:rPr>
                        <w:fldChar w:fldCharType="end"/>
                      </w:r>
                    </w:p>
                  </w:txbxContent>
                </v:textbox>
              </v:rect>
              <v:rect id="Rectangle 96731" o:spid="_x0000_s1089" style="position:absolute;left:273050;top:35738;width:56314;height:22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" filled="f" stroked="f">
                <v:textbox inset="0,0,0,0">
                  <w:txbxContent>
                    <w:p w14:paraId="77FF5F33" w14:textId="77777777" w:rsidR="009F017E" w:rsidRDefault="00223F59">
                      <w:pPr>
                        <w:spacing w:after="160" w:line="259" w:lineRule="auto"/>
                        <w:ind w:right="0" w:firstLine="0"/>
                        <w:jc w:val="left"/>
                      </w:pPr>
                      <w:r>
                        <w:t xml:space="preserve"> </w:t>
                      </w:r>
                    </w:p>
                  </w:txbxContent>
                </v:textbox>
              </v:rect>
              <v:shape id="Shape 96727" o:spid="_x0000_s1090" style="position:absolute;left:9144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" path="m22860,c35433,,45720,10237,45720,22860v,12624,-10287,22860,-22860,22860c10287,45720,,35484,,22860,,10237,10287,,22860,xe" fillcolor="#84a2c6" stroked="f" strokeweight="0">
                <v:stroke miterlimit="83231f" joinstyle="miter"/>
                <v:path arrowok="t" textboxrect="0,0,45720,45720"/>
              </v:shape>
              <v:shape id="Shape 96728" o:spid="_x0000_s1091" style="position:absolute;left:18669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" path="m22860,c35433,,45720,10237,45720,22860v,12624,-10287,22860,-22860,22860c10287,45720,,35484,,22860,,10237,10287,,22860,xe" fillcolor="#84a2c6" stroked="f" strokeweight="0">
                <v:stroke miterlimit="83231f" joinstyle="miter"/>
                <v:path arrowok="t" textboxrect="0,0,45720,45720"/>
              </v:shape>
              <v:shape id="Shape 96729" o:spid="_x0000_s1092" style="position:absolute;left:28194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" path="m22860,c35433,,45720,10237,45720,22860v,12624,-10287,22860,-22860,22860c10287,45720,,35484,,22860,,10237,10287,,22860,xe" fillcolor="#84a2c6" stroked="f" strokeweight="0">
                <v:stroke miterlimit="83231f" joinstyle="miter"/>
                <v:path arrowok="t" textboxrect="0,0,45720,45720"/>
              </v:shape>
              <w10:wrap type="square" anchorx="page" anchory="page"/>
            </v:group>
          </w:pict>
        </mc:Fallback>
      </mc:AlternateContent>
    </w:r>
    <w:r>
      <w:rPr>
        <w:sz w:val="22"/>
      </w:rPr>
      <w:t xml:space="preserve"> </w:t>
    </w:r>
  </w:p>
  <w:p w14:paraId="20BABA13" w14:textId="77777777" w:rsidR="009F017E" w:rsidRDefault="00223F59">
    <w:pPr>
      <w:spacing w:after="0" w:line="259" w:lineRule="auto"/>
      <w:ind w:left="12" w:righ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E4A48" w14:textId="61598A39" w:rsidR="009F017E" w:rsidRDefault="00223F59">
    <w:pPr>
      <w:spacing w:after="0" w:line="259" w:lineRule="auto"/>
      <w:ind w:right="220" w:firstLine="0"/>
      <w:jc w:val="center"/>
    </w:pPr>
    <w:r>
      <w:rPr>
        <w:sz w:val="22"/>
      </w:rPr>
      <w:t xml:space="preserve"> </w:t>
    </w:r>
  </w:p>
  <w:p w14:paraId="662466E6" w14:textId="77777777" w:rsidR="009F017E" w:rsidRDefault="00223F59">
    <w:pPr>
      <w:spacing w:after="0" w:line="259" w:lineRule="auto"/>
      <w:ind w:left="12" w:righ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ECFE8" w14:textId="77777777" w:rsidR="009F017E" w:rsidRDefault="00223F59">
    <w:pPr>
      <w:spacing w:after="0" w:line="259" w:lineRule="auto"/>
      <w:ind w:right="22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495A77" wp14:editId="1B207813">
              <wp:simplePos x="0" y="0"/>
              <wp:positionH relativeFrom="page">
                <wp:posOffset>4036060</wp:posOffset>
              </wp:positionH>
              <wp:positionV relativeFrom="page">
                <wp:posOffset>9218943</wp:posOffset>
              </wp:positionV>
              <wp:extent cx="419100" cy="222238"/>
              <wp:effectExtent l="0" t="0" r="0" b="0"/>
              <wp:wrapSquare wrapText="bothSides"/>
              <wp:docPr id="96671" name="Group 96671"/>
              <wp:cNvGraphicFramePr/>
              <a:graphic xmlns:a="http://schemas.openxmlformats.org/drawingml/2006/main">
                <a:graphicData uri="http://schemas.microsoft.com/office/word/2010/wordprocessingGroup">
                  <wpg:wgp>
                    <wpg:cNvGrpSpPr/>
                    <wpg:grpSpPr>
                      <a:xfrm>
                        <a:off x="0" y="0"/>
                        <a:ext cx="419100" cy="222238"/>
                        <a:chOff x="0" y="0"/>
                        <a:chExt cx="419100" cy="222238"/>
                      </a:xfrm>
                    </wpg:grpSpPr>
                    <pic:pic xmlns:pic="http://schemas.openxmlformats.org/drawingml/2006/picture">
                      <pic:nvPicPr>
                        <pic:cNvPr id="96672" name="Picture 96672"/>
                        <pic:cNvPicPr/>
                      </pic:nvPicPr>
                      <pic:blipFill>
                        <a:blip r:embed="rId1"/>
                        <a:stretch>
                          <a:fillRect/>
                        </a:stretch>
                      </pic:blipFill>
                      <pic:spPr>
                        <a:xfrm>
                          <a:off x="0" y="39357"/>
                          <a:ext cx="419100" cy="182880"/>
                        </a:xfrm>
                        <a:prstGeom prst="rect">
                          <a:avLst/>
                        </a:prstGeom>
                      </pic:spPr>
                    </pic:pic>
                    <wps:wsp>
                      <wps:cNvPr id="96676" name="Rectangle 96676"/>
                      <wps:cNvSpPr/>
                      <wps:spPr>
                        <a:xfrm>
                          <a:off x="146050" y="70218"/>
                          <a:ext cx="169001" cy="169198"/>
                        </a:xfrm>
                        <a:prstGeom prst="rect">
                          <a:avLst/>
                        </a:prstGeom>
                        <a:ln>
                          <a:noFill/>
                        </a:ln>
                      </wps:spPr>
                      <wps:txbx>
                        <w:txbxContent>
                          <w:p w14:paraId="2FAE5A9F" w14:textId="77777777" w:rsidR="009F017E" w:rsidRDefault="00223F59">
                            <w:pPr>
                              <w:spacing w:after="160" w:line="259" w:lineRule="auto"/>
                              <w:ind w:right="0" w:firstLine="0"/>
                              <w:jc w:val="left"/>
                            </w:pPr>
                            <w:r>
                              <w:fldChar w:fldCharType="begin"/>
                            </w:r>
                            <w:r>
                              <w:instrText xml:space="preserve"> PAGE   \* MERGEFORMAT </w:instrText>
                            </w:r>
                            <w:r>
                              <w:fldChar w:fldCharType="separate"/>
                            </w:r>
                            <w:r>
                              <w:rPr>
                                <w:i/>
                                <w:sz w:val="18"/>
                              </w:rPr>
                              <w:t>10</w:t>
                            </w:r>
                            <w:r>
                              <w:rPr>
                                <w:i/>
                                <w:sz w:val="18"/>
                              </w:rPr>
                              <w:fldChar w:fldCharType="end"/>
                            </w:r>
                          </w:p>
                        </w:txbxContent>
                      </wps:txbx>
                      <wps:bodyPr horzOverflow="overflow" vert="horz" lIns="0" tIns="0" rIns="0" bIns="0" rtlCol="0">
                        <a:noAutofit/>
                      </wps:bodyPr>
                    </wps:wsp>
                    <wps:wsp>
                      <wps:cNvPr id="96677" name="Rectangle 96677"/>
                      <wps:cNvSpPr/>
                      <wps:spPr>
                        <a:xfrm>
                          <a:off x="273050" y="35738"/>
                          <a:ext cx="56314" cy="226001"/>
                        </a:xfrm>
                        <a:prstGeom prst="rect">
                          <a:avLst/>
                        </a:prstGeom>
                        <a:ln>
                          <a:noFill/>
                        </a:ln>
                      </wps:spPr>
                      <wps:txbx>
                        <w:txbxContent>
                          <w:p w14:paraId="32C41EEF" w14:textId="77777777" w:rsidR="009F017E" w:rsidRDefault="00223F59">
                            <w:pPr>
                              <w:spacing w:after="160" w:line="259" w:lineRule="auto"/>
                              <w:ind w:right="0" w:firstLine="0"/>
                              <w:jc w:val="left"/>
                            </w:pPr>
                            <w:r>
                              <w:t xml:space="preserve"> </w:t>
                            </w:r>
                          </w:p>
                        </w:txbxContent>
                      </wps:txbx>
                      <wps:bodyPr horzOverflow="overflow" vert="horz" lIns="0" tIns="0" rIns="0" bIns="0" rtlCol="0">
                        <a:noAutofit/>
                      </wps:bodyPr>
                    </wps:wsp>
                    <wps:wsp>
                      <wps:cNvPr id="96673" name="Shape 96673"/>
                      <wps:cNvSpPr/>
                      <wps:spPr>
                        <a:xfrm>
                          <a:off x="9144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s:wsp>
                      <wps:cNvPr id="96674" name="Shape 96674"/>
                      <wps:cNvSpPr/>
                      <wps:spPr>
                        <a:xfrm>
                          <a:off x="18669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s:wsp>
                      <wps:cNvPr id="96675" name="Shape 96675"/>
                      <wps:cNvSpPr/>
                      <wps:spPr>
                        <a:xfrm>
                          <a:off x="28194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g:wgp>
                </a:graphicData>
              </a:graphic>
            </wp:anchor>
          </w:drawing>
        </mc:Choice>
        <mc:Fallback>
          <w:pict>
            <v:group w14:anchorId="6A495A77" id="Group 96671" o:spid="_x0000_s1093" style="position:absolute;left:0;text-align:left;margin-left:317.8pt;margin-top:725.9pt;width:33pt;height:17.5pt;z-index:251666432;mso-position-horizontal-relative:page;mso-position-vertical-relative:page" coordsize="419100,222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672" o:spid="_x0000_s1094" type="#_x0000_t75" style="position:absolute;top:39357;width:41910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">
                <v:imagedata r:id="rId2" o:title=""/>
              </v:shape>
              <v:rect id="Rectangle 96676" o:spid="_x0000_s1095" style="position:absolute;left:146050;top:70218;width:169001;height:169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" filled="f" stroked="f">
                <v:textbox inset="0,0,0,0">
                  <w:txbxContent>
                    <w:p w14:paraId="2FAE5A9F" w14:textId="77777777" w:rsidR="009F017E" w:rsidRDefault="00223F59">
                      <w:pPr>
                        <w:spacing w:after="160" w:line="259" w:lineRule="auto"/>
                        <w:ind w:right="0" w:firstLine="0"/>
                        <w:jc w:val="left"/>
                      </w:pPr>
                      <w:r>
                        <w:fldChar w:fldCharType="begin"/>
                      </w:r>
                      <w:r>
                        <w:instrText xml:space="preserve"> PAGE   \* MERGEFORMAT </w:instrText>
                      </w:r>
                      <w:r>
                        <w:fldChar w:fldCharType="separate"/>
                      </w:r>
                      <w:r>
                        <w:rPr>
                          <w:i/>
                          <w:sz w:val="18"/>
                        </w:rPr>
                        <w:t>10</w:t>
                      </w:r>
                      <w:r>
                        <w:rPr>
                          <w:i/>
                          <w:sz w:val="18"/>
                        </w:rPr>
                        <w:fldChar w:fldCharType="end"/>
                      </w:r>
                    </w:p>
                  </w:txbxContent>
                </v:textbox>
              </v:rect>
              <v:rect id="Rectangle 96677" o:spid="_x0000_s1096" style="position:absolute;left:273050;top:35738;width:56314;height:22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" filled="f" stroked="f">
                <v:textbox inset="0,0,0,0">
                  <w:txbxContent>
                    <w:p w14:paraId="32C41EEF" w14:textId="77777777" w:rsidR="009F017E" w:rsidRDefault="00223F59">
                      <w:pPr>
                        <w:spacing w:after="160" w:line="259" w:lineRule="auto"/>
                        <w:ind w:right="0" w:firstLine="0"/>
                        <w:jc w:val="left"/>
                      </w:pPr>
                      <w:r>
                        <w:t xml:space="preserve"> </w:t>
                      </w:r>
                    </w:p>
                  </w:txbxContent>
                </v:textbox>
              </v:rect>
              <v:shape id="Shape 96673" o:spid="_x0000_s1097" style="position:absolute;left:9144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" path="m22860,c35433,,45720,10237,45720,22860v,12624,-10287,22860,-22860,22860c10287,45720,,35484,,22860,,10237,10287,,22860,xe" fillcolor="#84a2c6" stroked="f" strokeweight="0">
                <v:stroke miterlimit="83231f" joinstyle="miter"/>
                <v:path arrowok="t" textboxrect="0,0,45720,45720"/>
              </v:shape>
              <v:shape id="Shape 96674" o:spid="_x0000_s1098" style="position:absolute;left:18669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" path="m22860,c35433,,45720,10237,45720,22860v,12624,-10287,22860,-22860,22860c10287,45720,,35484,,22860,,10237,10287,,22860,xe" fillcolor="#84a2c6" stroked="f" strokeweight="0">
                <v:stroke miterlimit="83231f" joinstyle="miter"/>
                <v:path arrowok="t" textboxrect="0,0,45720,45720"/>
              </v:shape>
              <v:shape id="Shape 96675" o:spid="_x0000_s1099" style="position:absolute;left:28194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" path="m22860,c35433,,45720,10237,45720,22860v,12624,-10287,22860,-22860,22860c10287,45720,,35484,,22860,,10237,10287,,22860,xe" fillcolor="#84a2c6" stroked="f" strokeweight="0">
                <v:stroke miterlimit="83231f" joinstyle="miter"/>
                <v:path arrowok="t" textboxrect="0,0,45720,45720"/>
              </v:shape>
              <w10:wrap type="square" anchorx="page" anchory="page"/>
            </v:group>
          </w:pict>
        </mc:Fallback>
      </mc:AlternateContent>
    </w:r>
    <w:r>
      <w:rPr>
        <w:sz w:val="22"/>
      </w:rPr>
      <w:t xml:space="preserve"> </w:t>
    </w:r>
  </w:p>
  <w:p w14:paraId="1D1ACE0D" w14:textId="77777777" w:rsidR="009F017E" w:rsidRDefault="00223F59">
    <w:pPr>
      <w:spacing w:after="0" w:line="259" w:lineRule="auto"/>
      <w:ind w:left="12"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DF92C" w14:textId="77777777" w:rsidR="00625695" w:rsidRDefault="00625695">
      <w:pPr>
        <w:spacing w:after="0" w:line="240" w:lineRule="auto"/>
      </w:pPr>
      <w:r>
        <w:separator/>
      </w:r>
    </w:p>
  </w:footnote>
  <w:footnote w:type="continuationSeparator" w:id="0">
    <w:p w14:paraId="1EEE5787" w14:textId="77777777" w:rsidR="00625695" w:rsidRDefault="00625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78320" w14:textId="77777777" w:rsidR="00703B11" w:rsidRDefault="00703B11">
    <w:pPr>
      <w:pStyle w:val="Encabezado"/>
      <w:spacing w:after="0"/>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D9D6" w14:textId="77777777" w:rsidR="009F017E" w:rsidRDefault="00223F59">
    <w:pPr>
      <w:spacing w:after="0" w:line="259" w:lineRule="auto"/>
      <w:ind w:right="-53" w:firstLine="0"/>
      <w:jc w:val="right"/>
    </w:pPr>
    <w:r>
      <w:rPr>
        <w:noProof/>
      </w:rPr>
      <w:drawing>
        <wp:anchor distT="0" distB="0" distL="114300" distR="114300" simplePos="0" relativeHeight="251658240" behindDoc="0" locked="0" layoutInCell="1" allowOverlap="0" wp14:anchorId="2467B0E5" wp14:editId="38FA03F4">
          <wp:simplePos x="0" y="0"/>
          <wp:positionH relativeFrom="page">
            <wp:posOffset>633</wp:posOffset>
          </wp:positionH>
          <wp:positionV relativeFrom="page">
            <wp:posOffset>85725</wp:posOffset>
          </wp:positionV>
          <wp:extent cx="7761732" cy="896620"/>
          <wp:effectExtent l="0" t="0" r="0" b="0"/>
          <wp:wrapSquare wrapText="bothSides"/>
          <wp:docPr id="7"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761732" cy="896620"/>
                  </a:xfrm>
                  <a:prstGeom prst="rect">
                    <a:avLst/>
                  </a:prstGeom>
                </pic:spPr>
              </pic:pic>
            </a:graphicData>
          </a:graphic>
        </wp:anchor>
      </w:drawing>
    </w:r>
    <w:r>
      <w:rPr>
        <w:rFonts w:ascii="Calibri" w:eastAsia="Calibri" w:hAnsi="Calibri" w:cs="Calibri"/>
        <w:sz w:val="22"/>
      </w:rPr>
      <w:t xml:space="preserve"> </w:t>
    </w:r>
  </w:p>
  <w:p w14:paraId="00E7CEBF" w14:textId="77777777" w:rsidR="009F017E" w:rsidRDefault="00223F59">
    <w:pPr>
      <w:spacing w:after="0" w:line="259" w:lineRule="auto"/>
      <w:ind w:right="-53" w:firstLine="0"/>
      <w:jc w:val="righ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FF033" w14:textId="0AFF0A2C" w:rsidR="009F017E" w:rsidRDefault="00223F59">
    <w:pPr>
      <w:spacing w:after="0" w:line="259" w:lineRule="auto"/>
      <w:ind w:right="-53" w:firstLine="0"/>
      <w:jc w:val="right"/>
    </w:pPr>
    <w:r>
      <w:rPr>
        <w:rFonts w:ascii="Calibri" w:eastAsia="Calibri" w:hAnsi="Calibri" w:cs="Calibri"/>
        <w:sz w:val="22"/>
      </w:rPr>
      <w:t xml:space="preserve"> </w:t>
    </w:r>
  </w:p>
  <w:p w14:paraId="0F4EA84D" w14:textId="77777777" w:rsidR="009F017E" w:rsidRDefault="00223F59">
    <w:pPr>
      <w:spacing w:after="0" w:line="259" w:lineRule="auto"/>
      <w:ind w:right="-53" w:firstLine="0"/>
      <w:jc w:val="right"/>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0CF5" w14:textId="77777777" w:rsidR="009F017E" w:rsidRDefault="00223F59">
    <w:pPr>
      <w:spacing w:after="0" w:line="259" w:lineRule="auto"/>
      <w:ind w:right="-53" w:firstLine="0"/>
      <w:jc w:val="right"/>
    </w:pPr>
    <w:r>
      <w:rPr>
        <w:noProof/>
      </w:rPr>
      <w:drawing>
        <wp:anchor distT="0" distB="0" distL="114300" distR="114300" simplePos="0" relativeHeight="251660288" behindDoc="0" locked="0" layoutInCell="1" allowOverlap="0" wp14:anchorId="07F5844F" wp14:editId="70E17A93">
          <wp:simplePos x="0" y="0"/>
          <wp:positionH relativeFrom="page">
            <wp:posOffset>633</wp:posOffset>
          </wp:positionH>
          <wp:positionV relativeFrom="page">
            <wp:posOffset>85725</wp:posOffset>
          </wp:positionV>
          <wp:extent cx="7761732" cy="896620"/>
          <wp:effectExtent l="0" t="0" r="0" b="0"/>
          <wp:wrapSquare wrapText="bothSides"/>
          <wp:docPr id="8"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761732" cy="896620"/>
                  </a:xfrm>
                  <a:prstGeom prst="rect">
                    <a:avLst/>
                  </a:prstGeom>
                </pic:spPr>
              </pic:pic>
            </a:graphicData>
          </a:graphic>
        </wp:anchor>
      </w:drawing>
    </w:r>
    <w:r>
      <w:rPr>
        <w:rFonts w:ascii="Calibri" w:eastAsia="Calibri" w:hAnsi="Calibri" w:cs="Calibri"/>
        <w:sz w:val="22"/>
      </w:rPr>
      <w:t xml:space="preserve"> </w:t>
    </w:r>
  </w:p>
  <w:p w14:paraId="638FD64A" w14:textId="77777777" w:rsidR="009F017E" w:rsidRDefault="00223F59">
    <w:pPr>
      <w:spacing w:after="0" w:line="259" w:lineRule="auto"/>
      <w:ind w:right="-53" w:firstLine="0"/>
      <w:jc w:val="right"/>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06B9" w14:textId="3119CBB8" w:rsidR="00257EA0" w:rsidRDefault="00257EA0">
    <w:pPr>
      <w:pStyle w:val="Encabezado"/>
    </w:pPr>
  </w:p>
  <w:p w14:paraId="45A93041" w14:textId="77777777" w:rsidR="001725A9" w:rsidRDefault="001725A9" w:rsidP="001725A9">
    <w:pPr>
      <w:pStyle w:val="Encabezado"/>
      <w:jc w:val="both"/>
    </w:pPr>
  </w:p>
  <w:p w14:paraId="21DFB93B" w14:textId="77777777" w:rsidR="00030055" w:rsidRDefault="00030055">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258F9" w14:textId="77777777" w:rsidR="009F017E" w:rsidRDefault="00223F59">
    <w:pPr>
      <w:spacing w:after="0" w:line="259" w:lineRule="auto"/>
      <w:ind w:right="237" w:firstLine="0"/>
      <w:jc w:val="right"/>
    </w:pPr>
    <w:r>
      <w:rPr>
        <w:noProof/>
      </w:rPr>
      <w:drawing>
        <wp:anchor distT="0" distB="0" distL="114300" distR="114300" simplePos="0" relativeHeight="251661312" behindDoc="0" locked="0" layoutInCell="1" allowOverlap="0" wp14:anchorId="15285C3B" wp14:editId="4866FC9B">
          <wp:simplePos x="0" y="0"/>
          <wp:positionH relativeFrom="page">
            <wp:posOffset>633</wp:posOffset>
          </wp:positionH>
          <wp:positionV relativeFrom="page">
            <wp:posOffset>85725</wp:posOffset>
          </wp:positionV>
          <wp:extent cx="7761732" cy="896620"/>
          <wp:effectExtent l="0" t="0" r="0" b="0"/>
          <wp:wrapSquare wrapText="bothSides"/>
          <wp:docPr id="3"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761732" cy="896620"/>
                  </a:xfrm>
                  <a:prstGeom prst="rect">
                    <a:avLst/>
                  </a:prstGeom>
                </pic:spPr>
              </pic:pic>
            </a:graphicData>
          </a:graphic>
        </wp:anchor>
      </w:drawing>
    </w:r>
    <w:r>
      <w:rPr>
        <w:rFonts w:ascii="Calibri" w:eastAsia="Calibri" w:hAnsi="Calibri" w:cs="Calibri"/>
        <w:sz w:val="22"/>
      </w:rPr>
      <w:t xml:space="preserve"> </w:t>
    </w:r>
  </w:p>
  <w:p w14:paraId="6E1C2E22" w14:textId="77777777" w:rsidR="009F017E" w:rsidRDefault="00223F59">
    <w:pPr>
      <w:spacing w:after="0" w:line="259" w:lineRule="auto"/>
      <w:ind w:right="237" w:firstLine="0"/>
      <w:jc w:val="right"/>
    </w:pP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F146" w14:textId="47DEA9E7" w:rsidR="009F017E" w:rsidRDefault="006F32E1">
    <w:pPr>
      <w:spacing w:after="0" w:line="259" w:lineRule="auto"/>
      <w:ind w:right="23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BB8399" wp14:editId="099A61A4">
              <wp:simplePos x="0" y="0"/>
              <wp:positionH relativeFrom="rightMargin">
                <wp:align>left</wp:align>
              </wp:positionH>
              <wp:positionV relativeFrom="page">
                <wp:posOffset>170180</wp:posOffset>
              </wp:positionV>
              <wp:extent cx="419100" cy="221615"/>
              <wp:effectExtent l="0" t="0" r="0" b="0"/>
              <wp:wrapSquare wrapText="bothSides"/>
              <wp:docPr id="96698" name="Group 96698"/>
              <wp:cNvGraphicFramePr/>
              <a:graphic xmlns:a="http://schemas.openxmlformats.org/drawingml/2006/main">
                <a:graphicData uri="http://schemas.microsoft.com/office/word/2010/wordprocessingGroup">
                  <wpg:wgp>
                    <wpg:cNvGrpSpPr/>
                    <wpg:grpSpPr>
                      <a:xfrm>
                        <a:off x="0" y="0"/>
                        <a:ext cx="419100" cy="221615"/>
                        <a:chOff x="0" y="0"/>
                        <a:chExt cx="419100" cy="222238"/>
                      </a:xfrm>
                    </wpg:grpSpPr>
                    <pic:pic xmlns:pic="http://schemas.openxmlformats.org/drawingml/2006/picture">
                      <pic:nvPicPr>
                        <pic:cNvPr id="96699" name="Picture 96699"/>
                        <pic:cNvPicPr/>
                      </pic:nvPicPr>
                      <pic:blipFill>
                        <a:blip r:embed="rId1"/>
                        <a:stretch>
                          <a:fillRect/>
                        </a:stretch>
                      </pic:blipFill>
                      <pic:spPr>
                        <a:xfrm>
                          <a:off x="0" y="39357"/>
                          <a:ext cx="419100" cy="182880"/>
                        </a:xfrm>
                        <a:prstGeom prst="rect">
                          <a:avLst/>
                        </a:prstGeom>
                      </pic:spPr>
                    </pic:pic>
                    <wps:wsp>
                      <wps:cNvPr id="96703" name="Rectangle 96703"/>
                      <wps:cNvSpPr/>
                      <wps:spPr>
                        <a:xfrm>
                          <a:off x="146050" y="70218"/>
                          <a:ext cx="169001" cy="169198"/>
                        </a:xfrm>
                        <a:prstGeom prst="rect">
                          <a:avLst/>
                        </a:prstGeom>
                        <a:ln>
                          <a:noFill/>
                        </a:ln>
                      </wps:spPr>
                      <wps:txbx>
                        <w:txbxContent>
                          <w:p w14:paraId="207D4719" w14:textId="77777777" w:rsidR="009F017E" w:rsidRDefault="00223F59">
                            <w:pPr>
                              <w:spacing w:after="160" w:line="259" w:lineRule="auto"/>
                              <w:ind w:right="0" w:firstLine="0"/>
                              <w:jc w:val="left"/>
                            </w:pPr>
                            <w:r>
                              <w:fldChar w:fldCharType="begin"/>
                            </w:r>
                            <w:r>
                              <w:instrText xml:space="preserve"> PAGE   \* MERGEFORMAT </w:instrText>
                            </w:r>
                            <w:r>
                              <w:fldChar w:fldCharType="separate"/>
                            </w:r>
                            <w:r>
                              <w:rPr>
                                <w:i/>
                                <w:sz w:val="18"/>
                              </w:rPr>
                              <w:t>10</w:t>
                            </w:r>
                            <w:r>
                              <w:rPr>
                                <w:i/>
                                <w:sz w:val="18"/>
                              </w:rPr>
                              <w:fldChar w:fldCharType="end"/>
                            </w:r>
                          </w:p>
                        </w:txbxContent>
                      </wps:txbx>
                      <wps:bodyPr horzOverflow="overflow" vert="horz" lIns="0" tIns="0" rIns="0" bIns="0" rtlCol="0">
                        <a:noAutofit/>
                      </wps:bodyPr>
                    </wps:wsp>
                    <wps:wsp>
                      <wps:cNvPr id="96704" name="Rectangle 96704"/>
                      <wps:cNvSpPr/>
                      <wps:spPr>
                        <a:xfrm>
                          <a:off x="273050" y="35738"/>
                          <a:ext cx="56314" cy="226001"/>
                        </a:xfrm>
                        <a:prstGeom prst="rect">
                          <a:avLst/>
                        </a:prstGeom>
                        <a:ln>
                          <a:noFill/>
                        </a:ln>
                      </wps:spPr>
                      <wps:txbx>
                        <w:txbxContent>
                          <w:p w14:paraId="5CE5E50E" w14:textId="77777777" w:rsidR="009F017E" w:rsidRDefault="00223F59">
                            <w:pPr>
                              <w:spacing w:after="160" w:line="259" w:lineRule="auto"/>
                              <w:ind w:right="0" w:firstLine="0"/>
                              <w:jc w:val="left"/>
                            </w:pPr>
                            <w:r>
                              <w:t xml:space="preserve"> </w:t>
                            </w:r>
                          </w:p>
                        </w:txbxContent>
                      </wps:txbx>
                      <wps:bodyPr horzOverflow="overflow" vert="horz" lIns="0" tIns="0" rIns="0" bIns="0" rtlCol="0">
                        <a:noAutofit/>
                      </wps:bodyPr>
                    </wps:wsp>
                    <wps:wsp>
                      <wps:cNvPr id="96700" name="Shape 96700"/>
                      <wps:cNvSpPr/>
                      <wps:spPr>
                        <a:xfrm>
                          <a:off x="9144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s:wsp>
                      <wps:cNvPr id="96701" name="Shape 96701"/>
                      <wps:cNvSpPr/>
                      <wps:spPr>
                        <a:xfrm>
                          <a:off x="18669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s:wsp>
                      <wps:cNvPr id="96702" name="Shape 96702"/>
                      <wps:cNvSpPr/>
                      <wps:spPr>
                        <a:xfrm>
                          <a:off x="281940" y="0"/>
                          <a:ext cx="45720" cy="45720"/>
                        </a:xfrm>
                        <a:custGeom>
                          <a:avLst/>
                          <a:gdLst/>
                          <a:ahLst/>
                          <a:cxnLst/>
                          <a:rect l="0" t="0" r="0" b="0"/>
                          <a:pathLst>
                            <a:path w="45720" h="45720">
                              <a:moveTo>
                                <a:pt x="22860" y="0"/>
                              </a:moveTo>
                              <a:cubicBezTo>
                                <a:pt x="35433" y="0"/>
                                <a:pt x="45720" y="10237"/>
                                <a:pt x="45720" y="22860"/>
                              </a:cubicBezTo>
                              <a:cubicBezTo>
                                <a:pt x="45720" y="35484"/>
                                <a:pt x="35433" y="45720"/>
                                <a:pt x="22860" y="45720"/>
                              </a:cubicBezTo>
                              <a:cubicBezTo>
                                <a:pt x="10287" y="45720"/>
                                <a:pt x="0" y="35484"/>
                                <a:pt x="0" y="22860"/>
                              </a:cubicBezTo>
                              <a:cubicBezTo>
                                <a:pt x="0" y="10237"/>
                                <a:pt x="10287" y="0"/>
                                <a:pt x="22860" y="0"/>
                              </a:cubicBezTo>
                              <a:close/>
                            </a:path>
                          </a:pathLst>
                        </a:custGeom>
                        <a:ln w="0" cap="flat">
                          <a:miter lim="127000"/>
                        </a:ln>
                      </wps:spPr>
                      <wps:style>
                        <a:lnRef idx="0">
                          <a:srgbClr val="000000">
                            <a:alpha val="0"/>
                          </a:srgbClr>
                        </a:lnRef>
                        <a:fillRef idx="1">
                          <a:srgbClr val="84A2C6"/>
                        </a:fillRef>
                        <a:effectRef idx="0">
                          <a:scrgbClr r="0" g="0" b="0"/>
                        </a:effectRef>
                        <a:fontRef idx="none"/>
                      </wps:style>
                      <wps:bodyPr/>
                    </wps:wsp>
                  </wpg:wgp>
                </a:graphicData>
              </a:graphic>
            </wp:anchor>
          </w:drawing>
        </mc:Choice>
        <mc:Fallback>
          <w:pict>
            <v:group w14:anchorId="7BBB8399" id="Group 96698" o:spid="_x0000_s1079" style="position:absolute;left:0;text-align:left;margin-left:0;margin-top:13.4pt;width:33pt;height:17.45pt;z-index:251665408;mso-position-horizontal:left;mso-position-horizontal-relative:right-margin-area;mso-position-vertical-relative:page" coordsize="419100,222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&#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699" o:spid="_x0000_s1080" type="#_x0000_t75" style="position:absolute;top:39357;width:419100;height:18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">
                <v:imagedata r:id="rId2" o:title=""/>
              </v:shape>
              <v:rect id="Rectangle 96703" o:spid="_x0000_s1081" style="position:absolute;left:146050;top:70218;width:169001;height:169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" filled="f" stroked="f">
                <v:textbox inset="0,0,0,0">
                  <w:txbxContent>
                    <w:p w14:paraId="207D4719" w14:textId="77777777" w:rsidR="009F017E" w:rsidRDefault="00223F59">
                      <w:pPr>
                        <w:spacing w:after="160" w:line="259" w:lineRule="auto"/>
                        <w:ind w:right="0" w:firstLine="0"/>
                        <w:jc w:val="left"/>
                      </w:pPr>
                      <w:r>
                        <w:fldChar w:fldCharType="begin"/>
                      </w:r>
                      <w:r>
                        <w:instrText xml:space="preserve"> PAGE   \* MERGEFORMAT </w:instrText>
                      </w:r>
                      <w:r>
                        <w:fldChar w:fldCharType="separate"/>
                      </w:r>
                      <w:r>
                        <w:rPr>
                          <w:i/>
                          <w:sz w:val="18"/>
                        </w:rPr>
                        <w:t>10</w:t>
                      </w:r>
                      <w:r>
                        <w:rPr>
                          <w:i/>
                          <w:sz w:val="18"/>
                        </w:rPr>
                        <w:fldChar w:fldCharType="end"/>
                      </w:r>
                    </w:p>
                  </w:txbxContent>
                </v:textbox>
              </v:rect>
              <v:rect id="Rectangle 96704" o:spid="_x0000_s1082" style="position:absolute;left:273050;top:35738;width:56314;height:22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" filled="f" stroked="f">
                <v:textbox inset="0,0,0,0">
                  <w:txbxContent>
                    <w:p w14:paraId="5CE5E50E" w14:textId="77777777" w:rsidR="009F017E" w:rsidRDefault="00223F59">
                      <w:pPr>
                        <w:spacing w:after="160" w:line="259" w:lineRule="auto"/>
                        <w:ind w:right="0" w:firstLine="0"/>
                        <w:jc w:val="left"/>
                      </w:pPr>
                      <w:r>
                        <w:t xml:space="preserve"> </w:t>
                      </w:r>
                    </w:p>
                  </w:txbxContent>
                </v:textbox>
              </v:rect>
              <v:shape id="Shape 96700" o:spid="_x0000_s1083" style="position:absolute;left:9144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" path="m22860,c35433,,45720,10237,45720,22860v,12624,-10287,22860,-22860,22860c10287,45720,,35484,,22860,,10237,10287,,22860,xe" fillcolor="#84a2c6" stroked="f" strokeweight="0">
                <v:stroke miterlimit="83231f" joinstyle="miter"/>
                <v:path arrowok="t" textboxrect="0,0,45720,45720"/>
              </v:shape>
              <v:shape id="Shape 96701" o:spid="_x0000_s1084" style="position:absolute;left:18669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" path="m22860,c35433,,45720,10237,45720,22860v,12624,-10287,22860,-22860,22860c10287,45720,,35484,,22860,,10237,10287,,22860,xe" fillcolor="#84a2c6" stroked="f" strokeweight="0">
                <v:stroke miterlimit="83231f" joinstyle="miter"/>
                <v:path arrowok="t" textboxrect="0,0,45720,45720"/>
              </v:shape>
              <v:shape id="Shape 96702" o:spid="_x0000_s1085" style="position:absolute;left:28194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" path="m22860,c35433,,45720,10237,45720,22860v,12624,-10287,22860,-22860,22860c10287,45720,,35484,,22860,,10237,10287,,22860,xe" fillcolor="#84a2c6" stroked="f" strokeweight="0">
                <v:stroke miterlimit="83231f" joinstyle="miter"/>
                <v:path arrowok="t" textboxrect="0,0,45720,45720"/>
              </v:shape>
              <w10:wrap type="square" anchorx="margin" anchory="page"/>
            </v:group>
          </w:pict>
        </mc:Fallback>
      </mc:AlternateContent>
    </w:r>
    <w:r w:rsidR="00223F59">
      <w:rPr>
        <w:noProof/>
      </w:rPr>
      <w:drawing>
        <wp:anchor distT="0" distB="0" distL="114300" distR="114300" simplePos="0" relativeHeight="251662336" behindDoc="0" locked="0" layoutInCell="1" allowOverlap="0" wp14:anchorId="31F5907D" wp14:editId="54A2343A">
          <wp:simplePos x="0" y="0"/>
          <wp:positionH relativeFrom="page">
            <wp:posOffset>633</wp:posOffset>
          </wp:positionH>
          <wp:positionV relativeFrom="page">
            <wp:posOffset>85725</wp:posOffset>
          </wp:positionV>
          <wp:extent cx="7761732" cy="896620"/>
          <wp:effectExtent l="0" t="0" r="0" b="0"/>
          <wp:wrapSquare wrapText="bothSides"/>
          <wp:docPr id="4"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
                  <a:stretch>
                    <a:fillRect/>
                  </a:stretch>
                </pic:blipFill>
                <pic:spPr>
                  <a:xfrm>
                    <a:off x="0" y="0"/>
                    <a:ext cx="7761732" cy="896620"/>
                  </a:xfrm>
                  <a:prstGeom prst="rect">
                    <a:avLst/>
                  </a:prstGeom>
                </pic:spPr>
              </pic:pic>
            </a:graphicData>
          </a:graphic>
        </wp:anchor>
      </w:drawing>
    </w:r>
    <w:r w:rsidR="00223F59">
      <w:rPr>
        <w:rFonts w:ascii="Calibri" w:eastAsia="Calibri" w:hAnsi="Calibri" w:cs="Calibri"/>
        <w:sz w:val="22"/>
      </w:rPr>
      <w:t xml:space="preserve"> </w:t>
    </w:r>
  </w:p>
  <w:p w14:paraId="5542C71F" w14:textId="0B11E083" w:rsidR="009F017E" w:rsidRDefault="00223F59">
    <w:pPr>
      <w:spacing w:after="0" w:line="259" w:lineRule="auto"/>
      <w:ind w:right="237" w:firstLine="0"/>
      <w:jc w:val="right"/>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A5C77" w14:textId="77777777" w:rsidR="009F017E" w:rsidRDefault="00223F59">
    <w:pPr>
      <w:spacing w:after="0" w:line="259" w:lineRule="auto"/>
      <w:ind w:right="237" w:firstLine="0"/>
      <w:jc w:val="right"/>
    </w:pPr>
    <w:r>
      <w:rPr>
        <w:noProof/>
      </w:rPr>
      <w:drawing>
        <wp:anchor distT="0" distB="0" distL="114300" distR="114300" simplePos="0" relativeHeight="251663360" behindDoc="0" locked="0" layoutInCell="1" allowOverlap="0" wp14:anchorId="1EBBABC1" wp14:editId="20B8BD78">
          <wp:simplePos x="0" y="0"/>
          <wp:positionH relativeFrom="page">
            <wp:posOffset>633</wp:posOffset>
          </wp:positionH>
          <wp:positionV relativeFrom="page">
            <wp:posOffset>85725</wp:posOffset>
          </wp:positionV>
          <wp:extent cx="7761732" cy="896620"/>
          <wp:effectExtent l="0" t="0" r="0" b="0"/>
          <wp:wrapSquare wrapText="bothSides"/>
          <wp:docPr id="5"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761732" cy="896620"/>
                  </a:xfrm>
                  <a:prstGeom prst="rect">
                    <a:avLst/>
                  </a:prstGeom>
                </pic:spPr>
              </pic:pic>
            </a:graphicData>
          </a:graphic>
        </wp:anchor>
      </w:drawing>
    </w:r>
    <w:r>
      <w:rPr>
        <w:rFonts w:ascii="Calibri" w:eastAsia="Calibri" w:hAnsi="Calibri" w:cs="Calibri"/>
        <w:sz w:val="22"/>
      </w:rPr>
      <w:t xml:space="preserve"> </w:t>
    </w:r>
  </w:p>
  <w:p w14:paraId="6A0A0D6E" w14:textId="77777777" w:rsidR="009F017E" w:rsidRDefault="00223F59">
    <w:pPr>
      <w:spacing w:after="0" w:line="259" w:lineRule="auto"/>
      <w:ind w:right="237" w:firstLine="0"/>
      <w:jc w:val="righ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BCE"/>
    <w:multiLevelType w:val="hybridMultilevel"/>
    <w:tmpl w:val="5016C1F8"/>
    <w:name w:val="Lista numerada 30"/>
    <w:lvl w:ilvl="0" w:tplc="E3C451D2">
      <w:start w:val="2"/>
      <w:numFmt w:val="decimal"/>
      <w:lvlText w:val="%1."/>
      <w:lvlJc w:val="left"/>
      <w:pPr>
        <w:ind w:left="720" w:firstLine="0"/>
      </w:pPr>
    </w:lvl>
    <w:lvl w:ilvl="1" w:tplc="4800A73A">
      <w:start w:val="1"/>
      <w:numFmt w:val="lowerLetter"/>
      <w:lvlText w:val="%2."/>
      <w:lvlJc w:val="left"/>
      <w:pPr>
        <w:ind w:left="1440" w:firstLine="0"/>
      </w:pPr>
    </w:lvl>
    <w:lvl w:ilvl="2" w:tplc="F4B68FD6">
      <w:start w:val="1"/>
      <w:numFmt w:val="lowerRoman"/>
      <w:lvlText w:val="%3."/>
      <w:lvlJc w:val="left"/>
      <w:pPr>
        <w:ind w:left="2340" w:firstLine="0"/>
      </w:pPr>
    </w:lvl>
    <w:lvl w:ilvl="3" w:tplc="6AA267EA">
      <w:start w:val="1"/>
      <w:numFmt w:val="decimal"/>
      <w:lvlText w:val="%4."/>
      <w:lvlJc w:val="left"/>
      <w:pPr>
        <w:ind w:left="2880" w:firstLine="0"/>
      </w:pPr>
    </w:lvl>
    <w:lvl w:ilvl="4" w:tplc="18C8F4A6">
      <w:start w:val="1"/>
      <w:numFmt w:val="lowerLetter"/>
      <w:lvlText w:val="%5."/>
      <w:lvlJc w:val="left"/>
      <w:pPr>
        <w:ind w:left="3600" w:firstLine="0"/>
      </w:pPr>
    </w:lvl>
    <w:lvl w:ilvl="5" w:tplc="08A61DB6">
      <w:start w:val="1"/>
      <w:numFmt w:val="lowerRoman"/>
      <w:lvlText w:val="%6."/>
      <w:lvlJc w:val="left"/>
      <w:pPr>
        <w:ind w:left="4500" w:firstLine="0"/>
      </w:pPr>
    </w:lvl>
    <w:lvl w:ilvl="6" w:tplc="30A0CC30">
      <w:start w:val="1"/>
      <w:numFmt w:val="decimal"/>
      <w:lvlText w:val="%7."/>
      <w:lvlJc w:val="left"/>
      <w:pPr>
        <w:ind w:left="5040" w:firstLine="0"/>
      </w:pPr>
    </w:lvl>
    <w:lvl w:ilvl="7" w:tplc="FFBA2394">
      <w:start w:val="1"/>
      <w:numFmt w:val="lowerLetter"/>
      <w:lvlText w:val="%8."/>
      <w:lvlJc w:val="left"/>
      <w:pPr>
        <w:ind w:left="5760" w:firstLine="0"/>
      </w:pPr>
    </w:lvl>
    <w:lvl w:ilvl="8" w:tplc="2740107E">
      <w:start w:val="1"/>
      <w:numFmt w:val="lowerRoman"/>
      <w:lvlText w:val="%9."/>
      <w:lvlJc w:val="left"/>
      <w:pPr>
        <w:ind w:left="6660" w:firstLine="0"/>
      </w:pPr>
    </w:lvl>
  </w:abstractNum>
  <w:abstractNum w:abstractNumId="1" w15:restartNumberingAfterBreak="0">
    <w:nsid w:val="01EB3862"/>
    <w:multiLevelType w:val="hybridMultilevel"/>
    <w:tmpl w:val="7540B5FE"/>
    <w:name w:val="Lista numerada 2"/>
    <w:lvl w:ilvl="0" w:tplc="45BEFC08">
      <w:numFmt w:val="bullet"/>
      <w:lvlText w:val="·"/>
      <w:lvlJc w:val="left"/>
      <w:pPr>
        <w:ind w:left="360" w:firstLine="0"/>
      </w:pPr>
      <w:rPr>
        <w:rFonts w:ascii="Symbol" w:hAnsi="Symbol"/>
      </w:rPr>
    </w:lvl>
    <w:lvl w:ilvl="1" w:tplc="5FFEFB2A">
      <w:numFmt w:val="bullet"/>
      <w:lvlText w:val="o"/>
      <w:lvlJc w:val="left"/>
      <w:pPr>
        <w:ind w:left="1080" w:firstLine="0"/>
      </w:pPr>
      <w:rPr>
        <w:rFonts w:ascii="Courier New" w:hAnsi="Courier New" w:cs="Courier New"/>
      </w:rPr>
    </w:lvl>
    <w:lvl w:ilvl="2" w:tplc="0D6EA4AC">
      <w:numFmt w:val="bullet"/>
      <w:lvlText w:val=""/>
      <w:lvlJc w:val="left"/>
      <w:pPr>
        <w:ind w:left="1800" w:firstLine="0"/>
      </w:pPr>
      <w:rPr>
        <w:rFonts w:ascii="Wingdings" w:eastAsia="Wingdings" w:hAnsi="Wingdings" w:cs="Wingdings"/>
      </w:rPr>
    </w:lvl>
    <w:lvl w:ilvl="3" w:tplc="E996D1F6">
      <w:numFmt w:val="bullet"/>
      <w:lvlText w:val="·"/>
      <w:lvlJc w:val="left"/>
      <w:pPr>
        <w:ind w:left="2520" w:firstLine="0"/>
      </w:pPr>
      <w:rPr>
        <w:rFonts w:ascii="Symbol" w:hAnsi="Symbol"/>
      </w:rPr>
    </w:lvl>
    <w:lvl w:ilvl="4" w:tplc="6BFAF194">
      <w:numFmt w:val="bullet"/>
      <w:lvlText w:val="o"/>
      <w:lvlJc w:val="left"/>
      <w:pPr>
        <w:ind w:left="3240" w:firstLine="0"/>
      </w:pPr>
      <w:rPr>
        <w:rFonts w:ascii="Courier New" w:hAnsi="Courier New" w:cs="Courier New"/>
      </w:rPr>
    </w:lvl>
    <w:lvl w:ilvl="5" w:tplc="6FCAF36C">
      <w:numFmt w:val="bullet"/>
      <w:lvlText w:val=""/>
      <w:lvlJc w:val="left"/>
      <w:pPr>
        <w:ind w:left="3960" w:firstLine="0"/>
      </w:pPr>
      <w:rPr>
        <w:rFonts w:ascii="Wingdings" w:eastAsia="Wingdings" w:hAnsi="Wingdings" w:cs="Wingdings"/>
      </w:rPr>
    </w:lvl>
    <w:lvl w:ilvl="6" w:tplc="3386238C">
      <w:numFmt w:val="bullet"/>
      <w:lvlText w:val="·"/>
      <w:lvlJc w:val="left"/>
      <w:pPr>
        <w:ind w:left="4680" w:firstLine="0"/>
      </w:pPr>
      <w:rPr>
        <w:rFonts w:ascii="Symbol" w:hAnsi="Symbol"/>
      </w:rPr>
    </w:lvl>
    <w:lvl w:ilvl="7" w:tplc="23804274">
      <w:numFmt w:val="bullet"/>
      <w:lvlText w:val="o"/>
      <w:lvlJc w:val="left"/>
      <w:pPr>
        <w:ind w:left="5400" w:firstLine="0"/>
      </w:pPr>
      <w:rPr>
        <w:rFonts w:ascii="Courier New" w:hAnsi="Courier New" w:cs="Courier New"/>
      </w:rPr>
    </w:lvl>
    <w:lvl w:ilvl="8" w:tplc="E30E4650">
      <w:numFmt w:val="bullet"/>
      <w:lvlText w:val=""/>
      <w:lvlJc w:val="left"/>
      <w:pPr>
        <w:ind w:left="6120" w:firstLine="0"/>
      </w:pPr>
      <w:rPr>
        <w:rFonts w:ascii="Wingdings" w:eastAsia="Wingdings" w:hAnsi="Wingdings" w:cs="Wingdings"/>
      </w:rPr>
    </w:lvl>
  </w:abstractNum>
  <w:abstractNum w:abstractNumId="2" w15:restartNumberingAfterBreak="0">
    <w:nsid w:val="020645EA"/>
    <w:multiLevelType w:val="hybridMultilevel"/>
    <w:tmpl w:val="C2769984"/>
    <w:name w:val="Lista numerada 31"/>
    <w:lvl w:ilvl="0" w:tplc="ECBA56E6">
      <w:numFmt w:val="bullet"/>
      <w:lvlText w:val="·"/>
      <w:lvlJc w:val="left"/>
      <w:pPr>
        <w:ind w:left="360" w:firstLine="0"/>
      </w:pPr>
      <w:rPr>
        <w:rFonts w:ascii="Symbol" w:hAnsi="Symbol"/>
      </w:rPr>
    </w:lvl>
    <w:lvl w:ilvl="1" w:tplc="39A4C860">
      <w:numFmt w:val="bullet"/>
      <w:lvlText w:val="o"/>
      <w:lvlJc w:val="left"/>
      <w:pPr>
        <w:ind w:left="1080" w:firstLine="0"/>
      </w:pPr>
      <w:rPr>
        <w:rFonts w:ascii="Courier New" w:hAnsi="Courier New"/>
      </w:rPr>
    </w:lvl>
    <w:lvl w:ilvl="2" w:tplc="930A6F6E">
      <w:numFmt w:val="bullet"/>
      <w:lvlText w:val=""/>
      <w:lvlJc w:val="left"/>
      <w:pPr>
        <w:ind w:left="1800" w:firstLine="0"/>
      </w:pPr>
      <w:rPr>
        <w:rFonts w:ascii="Wingdings" w:eastAsia="Wingdings" w:hAnsi="Wingdings" w:cs="Wingdings"/>
      </w:rPr>
    </w:lvl>
    <w:lvl w:ilvl="3" w:tplc="36C0F6A4">
      <w:numFmt w:val="bullet"/>
      <w:lvlText w:val="·"/>
      <w:lvlJc w:val="left"/>
      <w:pPr>
        <w:ind w:left="2520" w:firstLine="0"/>
      </w:pPr>
      <w:rPr>
        <w:rFonts w:ascii="Symbol" w:hAnsi="Symbol"/>
      </w:rPr>
    </w:lvl>
    <w:lvl w:ilvl="4" w:tplc="A9BAD41E">
      <w:numFmt w:val="bullet"/>
      <w:lvlText w:val="o"/>
      <w:lvlJc w:val="left"/>
      <w:pPr>
        <w:ind w:left="3240" w:firstLine="0"/>
      </w:pPr>
      <w:rPr>
        <w:rFonts w:ascii="Courier New" w:hAnsi="Courier New"/>
      </w:rPr>
    </w:lvl>
    <w:lvl w:ilvl="5" w:tplc="00925700">
      <w:numFmt w:val="bullet"/>
      <w:lvlText w:val=""/>
      <w:lvlJc w:val="left"/>
      <w:pPr>
        <w:ind w:left="3960" w:firstLine="0"/>
      </w:pPr>
      <w:rPr>
        <w:rFonts w:ascii="Wingdings" w:eastAsia="Wingdings" w:hAnsi="Wingdings" w:cs="Wingdings"/>
      </w:rPr>
    </w:lvl>
    <w:lvl w:ilvl="6" w:tplc="076E6B78">
      <w:numFmt w:val="bullet"/>
      <w:lvlText w:val="·"/>
      <w:lvlJc w:val="left"/>
      <w:pPr>
        <w:ind w:left="4680" w:firstLine="0"/>
      </w:pPr>
      <w:rPr>
        <w:rFonts w:ascii="Symbol" w:hAnsi="Symbol"/>
      </w:rPr>
    </w:lvl>
    <w:lvl w:ilvl="7" w:tplc="6B1CB3F4">
      <w:numFmt w:val="bullet"/>
      <w:lvlText w:val="o"/>
      <w:lvlJc w:val="left"/>
      <w:pPr>
        <w:ind w:left="5400" w:firstLine="0"/>
      </w:pPr>
      <w:rPr>
        <w:rFonts w:ascii="Courier New" w:hAnsi="Courier New"/>
      </w:rPr>
    </w:lvl>
    <w:lvl w:ilvl="8" w:tplc="221260F0">
      <w:numFmt w:val="bullet"/>
      <w:lvlText w:val=""/>
      <w:lvlJc w:val="left"/>
      <w:pPr>
        <w:ind w:left="6120" w:firstLine="0"/>
      </w:pPr>
      <w:rPr>
        <w:rFonts w:ascii="Wingdings" w:eastAsia="Wingdings" w:hAnsi="Wingdings" w:cs="Wingdings"/>
      </w:rPr>
    </w:lvl>
  </w:abstractNum>
  <w:abstractNum w:abstractNumId="3" w15:restartNumberingAfterBreak="0">
    <w:nsid w:val="042B1A5D"/>
    <w:multiLevelType w:val="hybridMultilevel"/>
    <w:tmpl w:val="430453F2"/>
    <w:name w:val="Lista numerada 25"/>
    <w:lvl w:ilvl="0" w:tplc="F34E7888">
      <w:numFmt w:val="bullet"/>
      <w:lvlText w:val="·"/>
      <w:lvlJc w:val="left"/>
      <w:pPr>
        <w:ind w:left="420" w:firstLine="0"/>
      </w:pPr>
      <w:rPr>
        <w:rFonts w:ascii="Symbol" w:hAnsi="Symbol"/>
      </w:rPr>
    </w:lvl>
    <w:lvl w:ilvl="1" w:tplc="73C6E734">
      <w:numFmt w:val="bullet"/>
      <w:lvlText w:val="o"/>
      <w:lvlJc w:val="left"/>
      <w:pPr>
        <w:ind w:left="1140" w:firstLine="0"/>
      </w:pPr>
      <w:rPr>
        <w:rFonts w:ascii="Courier New" w:hAnsi="Courier New" w:cs="Courier New"/>
      </w:rPr>
    </w:lvl>
    <w:lvl w:ilvl="2" w:tplc="3630336A">
      <w:numFmt w:val="bullet"/>
      <w:lvlText w:val=""/>
      <w:lvlJc w:val="left"/>
      <w:pPr>
        <w:ind w:left="1860" w:firstLine="0"/>
      </w:pPr>
      <w:rPr>
        <w:rFonts w:ascii="Wingdings" w:eastAsia="Wingdings" w:hAnsi="Wingdings" w:cs="Wingdings"/>
      </w:rPr>
    </w:lvl>
    <w:lvl w:ilvl="3" w:tplc="F06E5526">
      <w:numFmt w:val="bullet"/>
      <w:lvlText w:val="·"/>
      <w:lvlJc w:val="left"/>
      <w:pPr>
        <w:ind w:left="2580" w:firstLine="0"/>
      </w:pPr>
      <w:rPr>
        <w:rFonts w:ascii="Symbol" w:hAnsi="Symbol"/>
      </w:rPr>
    </w:lvl>
    <w:lvl w:ilvl="4" w:tplc="13E237C4">
      <w:numFmt w:val="bullet"/>
      <w:lvlText w:val="o"/>
      <w:lvlJc w:val="left"/>
      <w:pPr>
        <w:ind w:left="3300" w:firstLine="0"/>
      </w:pPr>
      <w:rPr>
        <w:rFonts w:ascii="Courier New" w:hAnsi="Courier New" w:cs="Courier New"/>
      </w:rPr>
    </w:lvl>
    <w:lvl w:ilvl="5" w:tplc="D34CCBF4">
      <w:numFmt w:val="bullet"/>
      <w:lvlText w:val=""/>
      <w:lvlJc w:val="left"/>
      <w:pPr>
        <w:ind w:left="4020" w:firstLine="0"/>
      </w:pPr>
      <w:rPr>
        <w:rFonts w:ascii="Wingdings" w:eastAsia="Wingdings" w:hAnsi="Wingdings" w:cs="Wingdings"/>
      </w:rPr>
    </w:lvl>
    <w:lvl w:ilvl="6" w:tplc="C4B26F88">
      <w:numFmt w:val="bullet"/>
      <w:lvlText w:val="·"/>
      <w:lvlJc w:val="left"/>
      <w:pPr>
        <w:ind w:left="4740" w:firstLine="0"/>
      </w:pPr>
      <w:rPr>
        <w:rFonts w:ascii="Symbol" w:hAnsi="Symbol"/>
      </w:rPr>
    </w:lvl>
    <w:lvl w:ilvl="7" w:tplc="3ABA81C4">
      <w:numFmt w:val="bullet"/>
      <w:lvlText w:val="o"/>
      <w:lvlJc w:val="left"/>
      <w:pPr>
        <w:ind w:left="5460" w:firstLine="0"/>
      </w:pPr>
      <w:rPr>
        <w:rFonts w:ascii="Courier New" w:hAnsi="Courier New" w:cs="Courier New"/>
      </w:rPr>
    </w:lvl>
    <w:lvl w:ilvl="8" w:tplc="D7461E32">
      <w:numFmt w:val="bullet"/>
      <w:lvlText w:val=""/>
      <w:lvlJc w:val="left"/>
      <w:pPr>
        <w:ind w:left="6180" w:firstLine="0"/>
      </w:pPr>
      <w:rPr>
        <w:rFonts w:ascii="Wingdings" w:eastAsia="Wingdings" w:hAnsi="Wingdings" w:cs="Wingdings"/>
      </w:rPr>
    </w:lvl>
  </w:abstractNum>
  <w:abstractNum w:abstractNumId="4" w15:restartNumberingAfterBreak="0">
    <w:nsid w:val="0546059A"/>
    <w:multiLevelType w:val="multilevel"/>
    <w:tmpl w:val="1E98F546"/>
    <w:lvl w:ilvl="0">
      <w:start w:val="1"/>
      <w:numFmt w:val="decimal"/>
      <w:pStyle w:val="Ttulo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E51C47"/>
    <w:multiLevelType w:val="hybridMultilevel"/>
    <w:tmpl w:val="F9BC5ED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6" w15:restartNumberingAfterBreak="0">
    <w:nsid w:val="09181DB8"/>
    <w:multiLevelType w:val="hybridMultilevel"/>
    <w:tmpl w:val="9182BDC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7" w15:restartNumberingAfterBreak="0">
    <w:nsid w:val="111C020E"/>
    <w:multiLevelType w:val="hybridMultilevel"/>
    <w:tmpl w:val="E5904116"/>
    <w:name w:val="Lista numerada 14"/>
    <w:lvl w:ilvl="0" w:tplc="727C9706">
      <w:start w:val="1"/>
      <w:numFmt w:val="decimal"/>
      <w:lvlText w:val="%1."/>
      <w:lvlJc w:val="left"/>
      <w:pPr>
        <w:ind w:left="360" w:firstLine="0"/>
      </w:pPr>
    </w:lvl>
    <w:lvl w:ilvl="1" w:tplc="2828D8F0">
      <w:start w:val="1"/>
      <w:numFmt w:val="lowerLetter"/>
      <w:lvlText w:val="%2."/>
      <w:lvlJc w:val="left"/>
      <w:pPr>
        <w:ind w:left="1080" w:firstLine="0"/>
      </w:pPr>
    </w:lvl>
    <w:lvl w:ilvl="2" w:tplc="10A4D66C">
      <w:start w:val="1"/>
      <w:numFmt w:val="lowerRoman"/>
      <w:lvlText w:val="%3."/>
      <w:lvlJc w:val="left"/>
      <w:pPr>
        <w:ind w:left="1980" w:firstLine="0"/>
      </w:pPr>
    </w:lvl>
    <w:lvl w:ilvl="3" w:tplc="8A847A70">
      <w:start w:val="1"/>
      <w:numFmt w:val="decimal"/>
      <w:lvlText w:val="%4."/>
      <w:lvlJc w:val="left"/>
      <w:pPr>
        <w:ind w:left="2520" w:firstLine="0"/>
      </w:pPr>
    </w:lvl>
    <w:lvl w:ilvl="4" w:tplc="76004C8E">
      <w:start w:val="1"/>
      <w:numFmt w:val="lowerLetter"/>
      <w:lvlText w:val="%5."/>
      <w:lvlJc w:val="left"/>
      <w:pPr>
        <w:ind w:left="3240" w:firstLine="0"/>
      </w:pPr>
    </w:lvl>
    <w:lvl w:ilvl="5" w:tplc="6A68749C">
      <w:start w:val="1"/>
      <w:numFmt w:val="lowerRoman"/>
      <w:lvlText w:val="%6."/>
      <w:lvlJc w:val="left"/>
      <w:pPr>
        <w:ind w:left="4140" w:firstLine="0"/>
      </w:pPr>
    </w:lvl>
    <w:lvl w:ilvl="6" w:tplc="11B22E5A">
      <w:start w:val="1"/>
      <w:numFmt w:val="decimal"/>
      <w:lvlText w:val="%7."/>
      <w:lvlJc w:val="left"/>
      <w:pPr>
        <w:ind w:left="4680" w:firstLine="0"/>
      </w:pPr>
    </w:lvl>
    <w:lvl w:ilvl="7" w:tplc="98CEC0DC">
      <w:start w:val="1"/>
      <w:numFmt w:val="lowerLetter"/>
      <w:lvlText w:val="%8."/>
      <w:lvlJc w:val="left"/>
      <w:pPr>
        <w:ind w:left="5400" w:firstLine="0"/>
      </w:pPr>
    </w:lvl>
    <w:lvl w:ilvl="8" w:tplc="6BC0FE98">
      <w:start w:val="1"/>
      <w:numFmt w:val="lowerRoman"/>
      <w:lvlText w:val="%9."/>
      <w:lvlJc w:val="left"/>
      <w:pPr>
        <w:ind w:left="6300" w:firstLine="0"/>
      </w:pPr>
    </w:lvl>
  </w:abstractNum>
  <w:abstractNum w:abstractNumId="8" w15:restartNumberingAfterBreak="0">
    <w:nsid w:val="11A65359"/>
    <w:multiLevelType w:val="hybridMultilevel"/>
    <w:tmpl w:val="A1BE8D50"/>
    <w:name w:val="Lista numerada 33"/>
    <w:lvl w:ilvl="0" w:tplc="B3C2925C">
      <w:start w:val="1"/>
      <w:numFmt w:val="decimal"/>
      <w:lvlText w:val="%1."/>
      <w:lvlJc w:val="left"/>
      <w:pPr>
        <w:ind w:left="360" w:firstLine="0"/>
      </w:pPr>
      <w:rPr>
        <w:b/>
        <w:color w:val="202124"/>
      </w:rPr>
    </w:lvl>
    <w:lvl w:ilvl="1" w:tplc="53822FD2">
      <w:start w:val="1"/>
      <w:numFmt w:val="lowerLetter"/>
      <w:lvlText w:val="%2."/>
      <w:lvlJc w:val="left"/>
      <w:pPr>
        <w:ind w:left="1134" w:firstLine="0"/>
      </w:pPr>
      <w:rPr>
        <w:rFonts w:ascii="Arial" w:eastAsia="Arial" w:hAnsi="Arial" w:cs="Arial"/>
        <w:b/>
        <w:bCs/>
      </w:rPr>
    </w:lvl>
    <w:lvl w:ilvl="2" w:tplc="155024FA">
      <w:start w:val="1"/>
      <w:numFmt w:val="lowerRoman"/>
      <w:lvlText w:val="%3."/>
      <w:lvlJc w:val="left"/>
      <w:pPr>
        <w:ind w:left="1980" w:firstLine="0"/>
      </w:pPr>
    </w:lvl>
    <w:lvl w:ilvl="3" w:tplc="E9701750">
      <w:start w:val="1"/>
      <w:numFmt w:val="decimal"/>
      <w:lvlText w:val="%4."/>
      <w:lvlJc w:val="left"/>
      <w:pPr>
        <w:ind w:left="2520" w:firstLine="0"/>
      </w:pPr>
    </w:lvl>
    <w:lvl w:ilvl="4" w:tplc="97EE232E">
      <w:start w:val="1"/>
      <w:numFmt w:val="lowerLetter"/>
      <w:lvlText w:val="%5."/>
      <w:lvlJc w:val="left"/>
      <w:pPr>
        <w:ind w:left="3240" w:firstLine="0"/>
      </w:pPr>
    </w:lvl>
    <w:lvl w:ilvl="5" w:tplc="FB1025BE">
      <w:start w:val="1"/>
      <w:numFmt w:val="lowerRoman"/>
      <w:lvlText w:val="%6."/>
      <w:lvlJc w:val="left"/>
      <w:pPr>
        <w:ind w:left="4140" w:firstLine="0"/>
      </w:pPr>
    </w:lvl>
    <w:lvl w:ilvl="6" w:tplc="5E986940">
      <w:start w:val="1"/>
      <w:numFmt w:val="decimal"/>
      <w:lvlText w:val="%7."/>
      <w:lvlJc w:val="left"/>
      <w:pPr>
        <w:ind w:left="4680" w:firstLine="0"/>
      </w:pPr>
    </w:lvl>
    <w:lvl w:ilvl="7" w:tplc="3D9E6588">
      <w:start w:val="1"/>
      <w:numFmt w:val="lowerLetter"/>
      <w:lvlText w:val="%8."/>
      <w:lvlJc w:val="left"/>
      <w:pPr>
        <w:ind w:left="5400" w:firstLine="0"/>
      </w:pPr>
    </w:lvl>
    <w:lvl w:ilvl="8" w:tplc="9E8292E2">
      <w:start w:val="1"/>
      <w:numFmt w:val="lowerRoman"/>
      <w:lvlText w:val="%9."/>
      <w:lvlJc w:val="left"/>
      <w:pPr>
        <w:ind w:left="6300" w:firstLine="0"/>
      </w:pPr>
    </w:lvl>
  </w:abstractNum>
  <w:abstractNum w:abstractNumId="9" w15:restartNumberingAfterBreak="0">
    <w:nsid w:val="11D72557"/>
    <w:multiLevelType w:val="hybridMultilevel"/>
    <w:tmpl w:val="5F3A9F88"/>
    <w:name w:val="Lista numerada 37"/>
    <w:lvl w:ilvl="0" w:tplc="97C4DE86">
      <w:start w:val="1"/>
      <w:numFmt w:val="decimal"/>
      <w:lvlText w:val="%1."/>
      <w:lvlJc w:val="left"/>
      <w:pPr>
        <w:ind w:left="360" w:firstLine="0"/>
      </w:pPr>
    </w:lvl>
    <w:lvl w:ilvl="1" w:tplc="3BE422E2">
      <w:start w:val="1"/>
      <w:numFmt w:val="lowerLetter"/>
      <w:lvlText w:val="%2."/>
      <w:lvlJc w:val="left"/>
      <w:pPr>
        <w:ind w:left="1080" w:firstLine="0"/>
      </w:pPr>
    </w:lvl>
    <w:lvl w:ilvl="2" w:tplc="79F88D30">
      <w:start w:val="1"/>
      <w:numFmt w:val="lowerRoman"/>
      <w:lvlText w:val="%3."/>
      <w:lvlJc w:val="left"/>
      <w:pPr>
        <w:ind w:left="1980" w:firstLine="0"/>
      </w:pPr>
    </w:lvl>
    <w:lvl w:ilvl="3" w:tplc="D0D043A0">
      <w:start w:val="1"/>
      <w:numFmt w:val="decimal"/>
      <w:lvlText w:val="%4."/>
      <w:lvlJc w:val="left"/>
      <w:pPr>
        <w:ind w:left="2520" w:firstLine="0"/>
      </w:pPr>
    </w:lvl>
    <w:lvl w:ilvl="4" w:tplc="E4BCB08E">
      <w:start w:val="1"/>
      <w:numFmt w:val="lowerLetter"/>
      <w:lvlText w:val="%5."/>
      <w:lvlJc w:val="left"/>
      <w:pPr>
        <w:ind w:left="3240" w:firstLine="0"/>
      </w:pPr>
    </w:lvl>
    <w:lvl w:ilvl="5" w:tplc="E4BCAB2E">
      <w:start w:val="1"/>
      <w:numFmt w:val="lowerRoman"/>
      <w:lvlText w:val="%6."/>
      <w:lvlJc w:val="left"/>
      <w:pPr>
        <w:ind w:left="4140" w:firstLine="0"/>
      </w:pPr>
    </w:lvl>
    <w:lvl w:ilvl="6" w:tplc="87FEA202">
      <w:start w:val="1"/>
      <w:numFmt w:val="decimal"/>
      <w:lvlText w:val="%7."/>
      <w:lvlJc w:val="left"/>
      <w:pPr>
        <w:ind w:left="4680" w:firstLine="0"/>
      </w:pPr>
    </w:lvl>
    <w:lvl w:ilvl="7" w:tplc="BDC602A8">
      <w:start w:val="1"/>
      <w:numFmt w:val="lowerLetter"/>
      <w:lvlText w:val="%8."/>
      <w:lvlJc w:val="left"/>
      <w:pPr>
        <w:ind w:left="5400" w:firstLine="0"/>
      </w:pPr>
    </w:lvl>
    <w:lvl w:ilvl="8" w:tplc="33D6F804">
      <w:start w:val="1"/>
      <w:numFmt w:val="lowerRoman"/>
      <w:lvlText w:val="%9."/>
      <w:lvlJc w:val="left"/>
      <w:pPr>
        <w:ind w:left="6300" w:firstLine="0"/>
      </w:pPr>
    </w:lvl>
  </w:abstractNum>
  <w:abstractNum w:abstractNumId="10" w15:restartNumberingAfterBreak="0">
    <w:nsid w:val="133E7464"/>
    <w:multiLevelType w:val="hybridMultilevel"/>
    <w:tmpl w:val="C960F8CE"/>
    <w:name w:val="Lista numerada 17"/>
    <w:lvl w:ilvl="0" w:tplc="9042B37E">
      <w:numFmt w:val="bullet"/>
      <w:lvlText w:val="·"/>
      <w:lvlJc w:val="left"/>
      <w:pPr>
        <w:ind w:left="360" w:firstLine="0"/>
      </w:pPr>
      <w:rPr>
        <w:rFonts w:ascii="Symbol" w:hAnsi="Symbol"/>
      </w:rPr>
    </w:lvl>
    <w:lvl w:ilvl="1" w:tplc="6C3CCB8A">
      <w:numFmt w:val="bullet"/>
      <w:lvlText w:val="o"/>
      <w:lvlJc w:val="left"/>
      <w:pPr>
        <w:ind w:left="1080" w:firstLine="0"/>
      </w:pPr>
      <w:rPr>
        <w:rFonts w:ascii="Courier New" w:hAnsi="Courier New"/>
      </w:rPr>
    </w:lvl>
    <w:lvl w:ilvl="2" w:tplc="E6061864">
      <w:numFmt w:val="bullet"/>
      <w:lvlText w:val=""/>
      <w:lvlJc w:val="left"/>
      <w:pPr>
        <w:ind w:left="1800" w:firstLine="0"/>
      </w:pPr>
      <w:rPr>
        <w:rFonts w:ascii="Wingdings" w:eastAsia="Wingdings" w:hAnsi="Wingdings" w:cs="Wingdings"/>
      </w:rPr>
    </w:lvl>
    <w:lvl w:ilvl="3" w:tplc="0F047182">
      <w:numFmt w:val="bullet"/>
      <w:lvlText w:val="·"/>
      <w:lvlJc w:val="left"/>
      <w:pPr>
        <w:ind w:left="2520" w:firstLine="0"/>
      </w:pPr>
      <w:rPr>
        <w:rFonts w:ascii="Symbol" w:hAnsi="Symbol"/>
      </w:rPr>
    </w:lvl>
    <w:lvl w:ilvl="4" w:tplc="1BF60122">
      <w:numFmt w:val="bullet"/>
      <w:lvlText w:val="o"/>
      <w:lvlJc w:val="left"/>
      <w:pPr>
        <w:ind w:left="3240" w:firstLine="0"/>
      </w:pPr>
      <w:rPr>
        <w:rFonts w:ascii="Courier New" w:hAnsi="Courier New"/>
      </w:rPr>
    </w:lvl>
    <w:lvl w:ilvl="5" w:tplc="B4989AE6">
      <w:numFmt w:val="bullet"/>
      <w:lvlText w:val=""/>
      <w:lvlJc w:val="left"/>
      <w:pPr>
        <w:ind w:left="3960" w:firstLine="0"/>
      </w:pPr>
      <w:rPr>
        <w:rFonts w:ascii="Wingdings" w:eastAsia="Wingdings" w:hAnsi="Wingdings" w:cs="Wingdings"/>
      </w:rPr>
    </w:lvl>
    <w:lvl w:ilvl="6" w:tplc="E4EE0BEC">
      <w:numFmt w:val="bullet"/>
      <w:lvlText w:val="·"/>
      <w:lvlJc w:val="left"/>
      <w:pPr>
        <w:ind w:left="4680" w:firstLine="0"/>
      </w:pPr>
      <w:rPr>
        <w:rFonts w:ascii="Symbol" w:hAnsi="Symbol"/>
      </w:rPr>
    </w:lvl>
    <w:lvl w:ilvl="7" w:tplc="D5BC4BD6">
      <w:numFmt w:val="bullet"/>
      <w:lvlText w:val="o"/>
      <w:lvlJc w:val="left"/>
      <w:pPr>
        <w:ind w:left="5400" w:firstLine="0"/>
      </w:pPr>
      <w:rPr>
        <w:rFonts w:ascii="Courier New" w:hAnsi="Courier New"/>
      </w:rPr>
    </w:lvl>
    <w:lvl w:ilvl="8" w:tplc="DAE41E2A">
      <w:numFmt w:val="bullet"/>
      <w:lvlText w:val=""/>
      <w:lvlJc w:val="left"/>
      <w:pPr>
        <w:ind w:left="6120" w:firstLine="0"/>
      </w:pPr>
      <w:rPr>
        <w:rFonts w:ascii="Wingdings" w:eastAsia="Wingdings" w:hAnsi="Wingdings" w:cs="Wingdings"/>
      </w:rPr>
    </w:lvl>
  </w:abstractNum>
  <w:abstractNum w:abstractNumId="11" w15:restartNumberingAfterBreak="0">
    <w:nsid w:val="16ED278E"/>
    <w:multiLevelType w:val="hybridMultilevel"/>
    <w:tmpl w:val="590216F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 w15:restartNumberingAfterBreak="0">
    <w:nsid w:val="17F67ED5"/>
    <w:multiLevelType w:val="hybridMultilevel"/>
    <w:tmpl w:val="0FB4ED78"/>
    <w:name w:val="Lista numerada 4"/>
    <w:lvl w:ilvl="0" w:tplc="BABA04EC">
      <w:start w:val="1"/>
      <w:numFmt w:val="decimal"/>
      <w:lvlText w:val="%1."/>
      <w:lvlJc w:val="left"/>
      <w:pPr>
        <w:ind w:left="720" w:firstLine="0"/>
      </w:pPr>
    </w:lvl>
    <w:lvl w:ilvl="1" w:tplc="4A6A2B54">
      <w:start w:val="1"/>
      <w:numFmt w:val="lowerLetter"/>
      <w:lvlText w:val="%2."/>
      <w:lvlJc w:val="left"/>
      <w:pPr>
        <w:ind w:left="1440" w:firstLine="0"/>
      </w:pPr>
    </w:lvl>
    <w:lvl w:ilvl="2" w:tplc="7BB6675A">
      <w:start w:val="1"/>
      <w:numFmt w:val="lowerRoman"/>
      <w:lvlText w:val="%3."/>
      <w:lvlJc w:val="left"/>
      <w:pPr>
        <w:ind w:left="2340" w:firstLine="0"/>
      </w:pPr>
    </w:lvl>
    <w:lvl w:ilvl="3" w:tplc="543E536A">
      <w:start w:val="1"/>
      <w:numFmt w:val="decimal"/>
      <w:lvlText w:val="%4."/>
      <w:lvlJc w:val="left"/>
      <w:pPr>
        <w:ind w:left="2880" w:firstLine="0"/>
      </w:pPr>
    </w:lvl>
    <w:lvl w:ilvl="4" w:tplc="9638820E">
      <w:start w:val="1"/>
      <w:numFmt w:val="lowerLetter"/>
      <w:lvlText w:val="%5."/>
      <w:lvlJc w:val="left"/>
      <w:pPr>
        <w:ind w:left="3600" w:firstLine="0"/>
      </w:pPr>
    </w:lvl>
    <w:lvl w:ilvl="5" w:tplc="F0FA4832">
      <w:start w:val="1"/>
      <w:numFmt w:val="lowerRoman"/>
      <w:lvlText w:val="%6."/>
      <w:lvlJc w:val="left"/>
      <w:pPr>
        <w:ind w:left="4500" w:firstLine="0"/>
      </w:pPr>
    </w:lvl>
    <w:lvl w:ilvl="6" w:tplc="0A70DEBA">
      <w:start w:val="1"/>
      <w:numFmt w:val="decimal"/>
      <w:lvlText w:val="%7."/>
      <w:lvlJc w:val="left"/>
      <w:pPr>
        <w:ind w:left="5040" w:firstLine="0"/>
      </w:pPr>
    </w:lvl>
    <w:lvl w:ilvl="7" w:tplc="356E310C">
      <w:start w:val="1"/>
      <w:numFmt w:val="lowerLetter"/>
      <w:lvlText w:val="%8."/>
      <w:lvlJc w:val="left"/>
      <w:pPr>
        <w:ind w:left="5760" w:firstLine="0"/>
      </w:pPr>
    </w:lvl>
    <w:lvl w:ilvl="8" w:tplc="E8E8A1C8">
      <w:start w:val="1"/>
      <w:numFmt w:val="lowerRoman"/>
      <w:lvlText w:val="%9."/>
      <w:lvlJc w:val="left"/>
      <w:pPr>
        <w:ind w:left="6660" w:firstLine="0"/>
      </w:pPr>
    </w:lvl>
  </w:abstractNum>
  <w:abstractNum w:abstractNumId="13" w15:restartNumberingAfterBreak="0">
    <w:nsid w:val="19225874"/>
    <w:multiLevelType w:val="hybridMultilevel"/>
    <w:tmpl w:val="28E06024"/>
    <w:name w:val="Lista numerada 13"/>
    <w:lvl w:ilvl="0" w:tplc="DB2CE5AA">
      <w:numFmt w:val="bullet"/>
      <w:lvlText w:val="·"/>
      <w:lvlJc w:val="left"/>
      <w:pPr>
        <w:ind w:left="360" w:firstLine="0"/>
      </w:pPr>
      <w:rPr>
        <w:rFonts w:ascii="Symbol" w:hAnsi="Symbol"/>
      </w:rPr>
    </w:lvl>
    <w:lvl w:ilvl="1" w:tplc="3FAE3FE6">
      <w:numFmt w:val="bullet"/>
      <w:lvlText w:val="o"/>
      <w:lvlJc w:val="left"/>
      <w:pPr>
        <w:ind w:left="1080" w:firstLine="0"/>
      </w:pPr>
      <w:rPr>
        <w:rFonts w:ascii="Courier New" w:hAnsi="Courier New"/>
      </w:rPr>
    </w:lvl>
    <w:lvl w:ilvl="2" w:tplc="A52AC54C">
      <w:numFmt w:val="bullet"/>
      <w:lvlText w:val=""/>
      <w:lvlJc w:val="left"/>
      <w:pPr>
        <w:ind w:left="1800" w:firstLine="0"/>
      </w:pPr>
      <w:rPr>
        <w:rFonts w:ascii="Wingdings" w:eastAsia="Wingdings" w:hAnsi="Wingdings" w:cs="Wingdings"/>
      </w:rPr>
    </w:lvl>
    <w:lvl w:ilvl="3" w:tplc="A816F3A8">
      <w:numFmt w:val="bullet"/>
      <w:lvlText w:val="·"/>
      <w:lvlJc w:val="left"/>
      <w:pPr>
        <w:ind w:left="2520" w:firstLine="0"/>
      </w:pPr>
      <w:rPr>
        <w:rFonts w:ascii="Symbol" w:hAnsi="Symbol"/>
      </w:rPr>
    </w:lvl>
    <w:lvl w:ilvl="4" w:tplc="37504446">
      <w:numFmt w:val="bullet"/>
      <w:lvlText w:val="o"/>
      <w:lvlJc w:val="left"/>
      <w:pPr>
        <w:ind w:left="3240" w:firstLine="0"/>
      </w:pPr>
      <w:rPr>
        <w:rFonts w:ascii="Courier New" w:hAnsi="Courier New"/>
      </w:rPr>
    </w:lvl>
    <w:lvl w:ilvl="5" w:tplc="A358D2CE">
      <w:numFmt w:val="bullet"/>
      <w:lvlText w:val=""/>
      <w:lvlJc w:val="left"/>
      <w:pPr>
        <w:ind w:left="3960" w:firstLine="0"/>
      </w:pPr>
      <w:rPr>
        <w:rFonts w:ascii="Wingdings" w:eastAsia="Wingdings" w:hAnsi="Wingdings" w:cs="Wingdings"/>
      </w:rPr>
    </w:lvl>
    <w:lvl w:ilvl="6" w:tplc="E9B2155A">
      <w:numFmt w:val="bullet"/>
      <w:lvlText w:val="·"/>
      <w:lvlJc w:val="left"/>
      <w:pPr>
        <w:ind w:left="4680" w:firstLine="0"/>
      </w:pPr>
      <w:rPr>
        <w:rFonts w:ascii="Symbol" w:hAnsi="Symbol"/>
      </w:rPr>
    </w:lvl>
    <w:lvl w:ilvl="7" w:tplc="727A453C">
      <w:numFmt w:val="bullet"/>
      <w:lvlText w:val="o"/>
      <w:lvlJc w:val="left"/>
      <w:pPr>
        <w:ind w:left="5400" w:firstLine="0"/>
      </w:pPr>
      <w:rPr>
        <w:rFonts w:ascii="Courier New" w:hAnsi="Courier New"/>
      </w:rPr>
    </w:lvl>
    <w:lvl w:ilvl="8" w:tplc="6E6ECCD2">
      <w:numFmt w:val="bullet"/>
      <w:lvlText w:val=""/>
      <w:lvlJc w:val="left"/>
      <w:pPr>
        <w:ind w:left="6120" w:firstLine="0"/>
      </w:pPr>
      <w:rPr>
        <w:rFonts w:ascii="Wingdings" w:eastAsia="Wingdings" w:hAnsi="Wingdings" w:cs="Wingdings"/>
      </w:rPr>
    </w:lvl>
  </w:abstractNum>
  <w:abstractNum w:abstractNumId="14" w15:restartNumberingAfterBreak="0">
    <w:nsid w:val="21B25C51"/>
    <w:multiLevelType w:val="hybridMultilevel"/>
    <w:tmpl w:val="CCAC61EC"/>
    <w:name w:val="Lista numerada 8"/>
    <w:lvl w:ilvl="0" w:tplc="18A24E3E">
      <w:start w:val="1"/>
      <w:numFmt w:val="decimal"/>
      <w:lvlText w:val="%1."/>
      <w:lvlJc w:val="left"/>
      <w:pPr>
        <w:ind w:left="360" w:firstLine="0"/>
      </w:pPr>
    </w:lvl>
    <w:lvl w:ilvl="1" w:tplc="2506CAD4">
      <w:start w:val="1"/>
      <w:numFmt w:val="lowerLetter"/>
      <w:lvlText w:val="%2."/>
      <w:lvlJc w:val="left"/>
      <w:pPr>
        <w:ind w:left="1080" w:firstLine="0"/>
      </w:pPr>
    </w:lvl>
    <w:lvl w:ilvl="2" w:tplc="CF709D30">
      <w:start w:val="1"/>
      <w:numFmt w:val="lowerRoman"/>
      <w:lvlText w:val="%3."/>
      <w:lvlJc w:val="left"/>
      <w:pPr>
        <w:ind w:left="1980" w:firstLine="0"/>
      </w:pPr>
    </w:lvl>
    <w:lvl w:ilvl="3" w:tplc="C39239E2">
      <w:start w:val="1"/>
      <w:numFmt w:val="decimal"/>
      <w:lvlText w:val="%4."/>
      <w:lvlJc w:val="left"/>
      <w:pPr>
        <w:ind w:left="2520" w:firstLine="0"/>
      </w:pPr>
    </w:lvl>
    <w:lvl w:ilvl="4" w:tplc="21DE921E">
      <w:start w:val="1"/>
      <w:numFmt w:val="lowerLetter"/>
      <w:lvlText w:val="%5."/>
      <w:lvlJc w:val="left"/>
      <w:pPr>
        <w:ind w:left="3240" w:firstLine="0"/>
      </w:pPr>
    </w:lvl>
    <w:lvl w:ilvl="5" w:tplc="EB049910">
      <w:start w:val="1"/>
      <w:numFmt w:val="lowerRoman"/>
      <w:lvlText w:val="%6."/>
      <w:lvlJc w:val="left"/>
      <w:pPr>
        <w:ind w:left="4140" w:firstLine="0"/>
      </w:pPr>
    </w:lvl>
    <w:lvl w:ilvl="6" w:tplc="AA726496">
      <w:start w:val="1"/>
      <w:numFmt w:val="decimal"/>
      <w:lvlText w:val="%7."/>
      <w:lvlJc w:val="left"/>
      <w:pPr>
        <w:ind w:left="4680" w:firstLine="0"/>
      </w:pPr>
    </w:lvl>
    <w:lvl w:ilvl="7" w:tplc="69EE518A">
      <w:start w:val="1"/>
      <w:numFmt w:val="lowerLetter"/>
      <w:lvlText w:val="%8."/>
      <w:lvlJc w:val="left"/>
      <w:pPr>
        <w:ind w:left="5400" w:firstLine="0"/>
      </w:pPr>
    </w:lvl>
    <w:lvl w:ilvl="8" w:tplc="9F5C1CBC">
      <w:start w:val="1"/>
      <w:numFmt w:val="lowerRoman"/>
      <w:lvlText w:val="%9."/>
      <w:lvlJc w:val="left"/>
      <w:pPr>
        <w:ind w:left="6300" w:firstLine="0"/>
      </w:pPr>
    </w:lvl>
  </w:abstractNum>
  <w:abstractNum w:abstractNumId="15" w15:restartNumberingAfterBreak="0">
    <w:nsid w:val="223E65F6"/>
    <w:multiLevelType w:val="hybridMultilevel"/>
    <w:tmpl w:val="D1EE5590"/>
    <w:name w:val="Lista numerada 35"/>
    <w:lvl w:ilvl="0" w:tplc="D67E53DC">
      <w:numFmt w:val="bullet"/>
      <w:lvlText w:val="·"/>
      <w:lvlJc w:val="left"/>
      <w:pPr>
        <w:ind w:left="360" w:firstLine="0"/>
      </w:pPr>
      <w:rPr>
        <w:rFonts w:ascii="Symbol" w:hAnsi="Symbol"/>
      </w:rPr>
    </w:lvl>
    <w:lvl w:ilvl="1" w:tplc="9956254C">
      <w:numFmt w:val="bullet"/>
      <w:lvlText w:val="o"/>
      <w:lvlJc w:val="left"/>
      <w:pPr>
        <w:ind w:left="1080" w:firstLine="0"/>
      </w:pPr>
      <w:rPr>
        <w:rFonts w:ascii="Courier New" w:hAnsi="Courier New"/>
      </w:rPr>
    </w:lvl>
    <w:lvl w:ilvl="2" w:tplc="4AAE683C">
      <w:numFmt w:val="bullet"/>
      <w:lvlText w:val=""/>
      <w:lvlJc w:val="left"/>
      <w:pPr>
        <w:ind w:left="1800" w:firstLine="0"/>
      </w:pPr>
      <w:rPr>
        <w:rFonts w:ascii="Wingdings" w:eastAsia="Wingdings" w:hAnsi="Wingdings" w:cs="Wingdings"/>
      </w:rPr>
    </w:lvl>
    <w:lvl w:ilvl="3" w:tplc="25884142">
      <w:numFmt w:val="bullet"/>
      <w:lvlText w:val="·"/>
      <w:lvlJc w:val="left"/>
      <w:pPr>
        <w:ind w:left="2520" w:firstLine="0"/>
      </w:pPr>
      <w:rPr>
        <w:rFonts w:ascii="Symbol" w:hAnsi="Symbol"/>
      </w:rPr>
    </w:lvl>
    <w:lvl w:ilvl="4" w:tplc="0458F66E">
      <w:numFmt w:val="bullet"/>
      <w:lvlText w:val="o"/>
      <w:lvlJc w:val="left"/>
      <w:pPr>
        <w:ind w:left="3240" w:firstLine="0"/>
      </w:pPr>
      <w:rPr>
        <w:rFonts w:ascii="Courier New" w:hAnsi="Courier New"/>
      </w:rPr>
    </w:lvl>
    <w:lvl w:ilvl="5" w:tplc="66D6AFD0">
      <w:numFmt w:val="bullet"/>
      <w:lvlText w:val=""/>
      <w:lvlJc w:val="left"/>
      <w:pPr>
        <w:ind w:left="3960" w:firstLine="0"/>
      </w:pPr>
      <w:rPr>
        <w:rFonts w:ascii="Wingdings" w:eastAsia="Wingdings" w:hAnsi="Wingdings" w:cs="Wingdings"/>
      </w:rPr>
    </w:lvl>
    <w:lvl w:ilvl="6" w:tplc="45203860">
      <w:numFmt w:val="bullet"/>
      <w:lvlText w:val="·"/>
      <w:lvlJc w:val="left"/>
      <w:pPr>
        <w:ind w:left="4680" w:firstLine="0"/>
      </w:pPr>
      <w:rPr>
        <w:rFonts w:ascii="Symbol" w:hAnsi="Symbol"/>
      </w:rPr>
    </w:lvl>
    <w:lvl w:ilvl="7" w:tplc="202A6C88">
      <w:numFmt w:val="bullet"/>
      <w:lvlText w:val="o"/>
      <w:lvlJc w:val="left"/>
      <w:pPr>
        <w:ind w:left="5400" w:firstLine="0"/>
      </w:pPr>
      <w:rPr>
        <w:rFonts w:ascii="Courier New" w:hAnsi="Courier New"/>
      </w:rPr>
    </w:lvl>
    <w:lvl w:ilvl="8" w:tplc="FC8C4FB0">
      <w:numFmt w:val="bullet"/>
      <w:lvlText w:val=""/>
      <w:lvlJc w:val="left"/>
      <w:pPr>
        <w:ind w:left="6120" w:firstLine="0"/>
      </w:pPr>
      <w:rPr>
        <w:rFonts w:ascii="Wingdings" w:eastAsia="Wingdings" w:hAnsi="Wingdings" w:cs="Wingdings"/>
      </w:rPr>
    </w:lvl>
  </w:abstractNum>
  <w:abstractNum w:abstractNumId="16" w15:restartNumberingAfterBreak="0">
    <w:nsid w:val="253B0EB0"/>
    <w:multiLevelType w:val="hybridMultilevel"/>
    <w:tmpl w:val="2DEAD6A8"/>
    <w:name w:val="Lista numerada 34"/>
    <w:lvl w:ilvl="0" w:tplc="72D48B88">
      <w:start w:val="1"/>
      <w:numFmt w:val="decimal"/>
      <w:lvlText w:val="%1."/>
      <w:lvlJc w:val="left"/>
      <w:pPr>
        <w:ind w:left="360" w:firstLine="0"/>
      </w:pPr>
    </w:lvl>
    <w:lvl w:ilvl="1" w:tplc="514412DE">
      <w:start w:val="1"/>
      <w:numFmt w:val="lowerLetter"/>
      <w:lvlText w:val="%2."/>
      <w:lvlJc w:val="left"/>
      <w:pPr>
        <w:ind w:left="1080" w:firstLine="0"/>
      </w:pPr>
    </w:lvl>
    <w:lvl w:ilvl="2" w:tplc="469AFCE0">
      <w:start w:val="1"/>
      <w:numFmt w:val="lowerRoman"/>
      <w:lvlText w:val="%3."/>
      <w:lvlJc w:val="left"/>
      <w:pPr>
        <w:ind w:left="1980" w:firstLine="0"/>
      </w:pPr>
    </w:lvl>
    <w:lvl w:ilvl="3" w:tplc="B5481904">
      <w:start w:val="1"/>
      <w:numFmt w:val="decimal"/>
      <w:lvlText w:val="%4."/>
      <w:lvlJc w:val="left"/>
      <w:pPr>
        <w:ind w:left="2520" w:firstLine="0"/>
      </w:pPr>
    </w:lvl>
    <w:lvl w:ilvl="4" w:tplc="F9E697D2">
      <w:start w:val="1"/>
      <w:numFmt w:val="lowerLetter"/>
      <w:lvlText w:val="%5."/>
      <w:lvlJc w:val="left"/>
      <w:pPr>
        <w:ind w:left="3240" w:firstLine="0"/>
      </w:pPr>
    </w:lvl>
    <w:lvl w:ilvl="5" w:tplc="BDC81F52">
      <w:start w:val="1"/>
      <w:numFmt w:val="lowerRoman"/>
      <w:lvlText w:val="%6."/>
      <w:lvlJc w:val="left"/>
      <w:pPr>
        <w:ind w:left="4140" w:firstLine="0"/>
      </w:pPr>
    </w:lvl>
    <w:lvl w:ilvl="6" w:tplc="D468412A">
      <w:start w:val="1"/>
      <w:numFmt w:val="decimal"/>
      <w:lvlText w:val="%7."/>
      <w:lvlJc w:val="left"/>
      <w:pPr>
        <w:ind w:left="4680" w:firstLine="0"/>
      </w:pPr>
    </w:lvl>
    <w:lvl w:ilvl="7" w:tplc="6218CB2A">
      <w:start w:val="1"/>
      <w:numFmt w:val="lowerLetter"/>
      <w:lvlText w:val="%8."/>
      <w:lvlJc w:val="left"/>
      <w:pPr>
        <w:ind w:left="5400" w:firstLine="0"/>
      </w:pPr>
    </w:lvl>
    <w:lvl w:ilvl="8" w:tplc="A1DE6828">
      <w:start w:val="1"/>
      <w:numFmt w:val="lowerRoman"/>
      <w:lvlText w:val="%9."/>
      <w:lvlJc w:val="left"/>
      <w:pPr>
        <w:ind w:left="6300" w:firstLine="0"/>
      </w:pPr>
    </w:lvl>
  </w:abstractNum>
  <w:abstractNum w:abstractNumId="17" w15:restartNumberingAfterBreak="0">
    <w:nsid w:val="2C9205F8"/>
    <w:multiLevelType w:val="hybridMultilevel"/>
    <w:tmpl w:val="7BEEC7F0"/>
    <w:name w:val="Lista numerada 21"/>
    <w:lvl w:ilvl="0" w:tplc="C8B67C2C">
      <w:start w:val="1"/>
      <w:numFmt w:val="decimal"/>
      <w:lvlText w:val="%1."/>
      <w:lvlJc w:val="left"/>
      <w:pPr>
        <w:ind w:left="720" w:firstLine="0"/>
      </w:pPr>
    </w:lvl>
    <w:lvl w:ilvl="1" w:tplc="FF8E8B4A">
      <w:start w:val="1"/>
      <w:numFmt w:val="lowerLetter"/>
      <w:lvlText w:val="%2."/>
      <w:lvlJc w:val="left"/>
      <w:pPr>
        <w:ind w:left="1440" w:firstLine="0"/>
      </w:pPr>
    </w:lvl>
    <w:lvl w:ilvl="2" w:tplc="32E0288A">
      <w:start w:val="1"/>
      <w:numFmt w:val="lowerRoman"/>
      <w:lvlText w:val="%3."/>
      <w:lvlJc w:val="left"/>
      <w:pPr>
        <w:ind w:left="2340" w:firstLine="0"/>
      </w:pPr>
    </w:lvl>
    <w:lvl w:ilvl="3" w:tplc="93CECB28">
      <w:start w:val="1"/>
      <w:numFmt w:val="decimal"/>
      <w:lvlText w:val="%4."/>
      <w:lvlJc w:val="left"/>
      <w:pPr>
        <w:ind w:left="2880" w:firstLine="0"/>
      </w:pPr>
    </w:lvl>
    <w:lvl w:ilvl="4" w:tplc="39CA48D0">
      <w:start w:val="1"/>
      <w:numFmt w:val="lowerLetter"/>
      <w:lvlText w:val="%5."/>
      <w:lvlJc w:val="left"/>
      <w:pPr>
        <w:ind w:left="3600" w:firstLine="0"/>
      </w:pPr>
    </w:lvl>
    <w:lvl w:ilvl="5" w:tplc="B9CEB5C0">
      <w:start w:val="1"/>
      <w:numFmt w:val="lowerRoman"/>
      <w:lvlText w:val="%6."/>
      <w:lvlJc w:val="left"/>
      <w:pPr>
        <w:ind w:left="4500" w:firstLine="0"/>
      </w:pPr>
    </w:lvl>
    <w:lvl w:ilvl="6" w:tplc="24C05610">
      <w:start w:val="1"/>
      <w:numFmt w:val="decimal"/>
      <w:lvlText w:val="%7."/>
      <w:lvlJc w:val="left"/>
      <w:pPr>
        <w:ind w:left="5040" w:firstLine="0"/>
      </w:pPr>
    </w:lvl>
    <w:lvl w:ilvl="7" w:tplc="01F0A2A6">
      <w:start w:val="1"/>
      <w:numFmt w:val="lowerLetter"/>
      <w:lvlText w:val="%8."/>
      <w:lvlJc w:val="left"/>
      <w:pPr>
        <w:ind w:left="5760" w:firstLine="0"/>
      </w:pPr>
    </w:lvl>
    <w:lvl w:ilvl="8" w:tplc="40405D00">
      <w:start w:val="1"/>
      <w:numFmt w:val="lowerRoman"/>
      <w:lvlText w:val="%9."/>
      <w:lvlJc w:val="left"/>
      <w:pPr>
        <w:ind w:left="6660" w:firstLine="0"/>
      </w:pPr>
    </w:lvl>
  </w:abstractNum>
  <w:abstractNum w:abstractNumId="18" w15:restartNumberingAfterBreak="0">
    <w:nsid w:val="2CF314AD"/>
    <w:multiLevelType w:val="hybridMultilevel"/>
    <w:tmpl w:val="E28CC3E4"/>
    <w:name w:val="Lista numerada 23"/>
    <w:lvl w:ilvl="0" w:tplc="B9E64328">
      <w:start w:val="1"/>
      <w:numFmt w:val="decimal"/>
      <w:lvlText w:val="%1."/>
      <w:lvlJc w:val="left"/>
      <w:pPr>
        <w:ind w:left="360" w:firstLine="0"/>
      </w:pPr>
    </w:lvl>
    <w:lvl w:ilvl="1" w:tplc="B4968D38">
      <w:start w:val="1"/>
      <w:numFmt w:val="lowerLetter"/>
      <w:lvlText w:val="%2."/>
      <w:lvlJc w:val="left"/>
      <w:pPr>
        <w:ind w:left="1080" w:firstLine="0"/>
      </w:pPr>
    </w:lvl>
    <w:lvl w:ilvl="2" w:tplc="0B980488">
      <w:start w:val="1"/>
      <w:numFmt w:val="lowerRoman"/>
      <w:lvlText w:val="%3."/>
      <w:lvlJc w:val="left"/>
      <w:pPr>
        <w:ind w:left="1980" w:firstLine="0"/>
      </w:pPr>
    </w:lvl>
    <w:lvl w:ilvl="3" w:tplc="545E0FC0">
      <w:start w:val="1"/>
      <w:numFmt w:val="decimal"/>
      <w:lvlText w:val="%4."/>
      <w:lvlJc w:val="left"/>
      <w:pPr>
        <w:ind w:left="2520" w:firstLine="0"/>
      </w:pPr>
    </w:lvl>
    <w:lvl w:ilvl="4" w:tplc="9932BB32">
      <w:start w:val="1"/>
      <w:numFmt w:val="lowerLetter"/>
      <w:lvlText w:val="%5."/>
      <w:lvlJc w:val="left"/>
      <w:pPr>
        <w:ind w:left="3240" w:firstLine="0"/>
      </w:pPr>
    </w:lvl>
    <w:lvl w:ilvl="5" w:tplc="18AA7D82">
      <w:start w:val="1"/>
      <w:numFmt w:val="lowerRoman"/>
      <w:lvlText w:val="%6."/>
      <w:lvlJc w:val="left"/>
      <w:pPr>
        <w:ind w:left="4140" w:firstLine="0"/>
      </w:pPr>
    </w:lvl>
    <w:lvl w:ilvl="6" w:tplc="518015C6">
      <w:start w:val="1"/>
      <w:numFmt w:val="decimal"/>
      <w:lvlText w:val="%7."/>
      <w:lvlJc w:val="left"/>
      <w:pPr>
        <w:ind w:left="4680" w:firstLine="0"/>
      </w:pPr>
    </w:lvl>
    <w:lvl w:ilvl="7" w:tplc="CDDA9EEC">
      <w:start w:val="1"/>
      <w:numFmt w:val="lowerLetter"/>
      <w:lvlText w:val="%8."/>
      <w:lvlJc w:val="left"/>
      <w:pPr>
        <w:ind w:left="5400" w:firstLine="0"/>
      </w:pPr>
    </w:lvl>
    <w:lvl w:ilvl="8" w:tplc="3A0A033E">
      <w:start w:val="1"/>
      <w:numFmt w:val="lowerRoman"/>
      <w:lvlText w:val="%9."/>
      <w:lvlJc w:val="left"/>
      <w:pPr>
        <w:ind w:left="6300" w:firstLine="0"/>
      </w:pPr>
    </w:lvl>
  </w:abstractNum>
  <w:abstractNum w:abstractNumId="19" w15:restartNumberingAfterBreak="0">
    <w:nsid w:val="2D571201"/>
    <w:multiLevelType w:val="multilevel"/>
    <w:tmpl w:val="CCEE4462"/>
    <w:name w:val="Lista numerada 22"/>
    <w:lvl w:ilvl="0">
      <w:start w:val="1"/>
      <w:numFmt w:val="decimal"/>
      <w:lvlText w:val="%1."/>
      <w:lvlJc w:val="left"/>
      <w:pPr>
        <w:ind w:left="993" w:firstLine="0"/>
      </w:pPr>
      <w:rPr>
        <w:b/>
        <w:bCs/>
      </w:rPr>
    </w:lvl>
    <w:lvl w:ilvl="1">
      <w:start w:val="1"/>
      <w:numFmt w:val="decimal"/>
      <w:lvlText w:val="%1.%2."/>
      <w:lvlJc w:val="left"/>
      <w:pPr>
        <w:ind w:left="993" w:firstLine="0"/>
      </w:pPr>
    </w:lvl>
    <w:lvl w:ilvl="2">
      <w:start w:val="1"/>
      <w:numFmt w:val="decimal"/>
      <w:lvlText w:val="%1.%2.%3."/>
      <w:lvlJc w:val="left"/>
      <w:pPr>
        <w:ind w:left="993" w:firstLine="0"/>
      </w:pPr>
    </w:lvl>
    <w:lvl w:ilvl="3">
      <w:start w:val="1"/>
      <w:numFmt w:val="decimal"/>
      <w:lvlText w:val="%1.%2.%3.%4."/>
      <w:lvlJc w:val="left"/>
      <w:pPr>
        <w:ind w:left="993" w:firstLine="0"/>
      </w:pPr>
    </w:lvl>
    <w:lvl w:ilvl="4">
      <w:start w:val="1"/>
      <w:numFmt w:val="decimal"/>
      <w:lvlText w:val="%1.%2.%3.%4.%5."/>
      <w:lvlJc w:val="left"/>
      <w:pPr>
        <w:ind w:left="993" w:firstLine="0"/>
      </w:pPr>
    </w:lvl>
    <w:lvl w:ilvl="5">
      <w:start w:val="1"/>
      <w:numFmt w:val="decimal"/>
      <w:lvlText w:val="%1.%2.%3.%4.%5.%6."/>
      <w:lvlJc w:val="left"/>
      <w:pPr>
        <w:ind w:left="993" w:firstLine="0"/>
      </w:pPr>
    </w:lvl>
    <w:lvl w:ilvl="6">
      <w:start w:val="1"/>
      <w:numFmt w:val="decimal"/>
      <w:lvlText w:val="%1.%2.%3.%4.%5.%6.%7."/>
      <w:lvlJc w:val="left"/>
      <w:pPr>
        <w:ind w:left="993" w:firstLine="0"/>
      </w:pPr>
    </w:lvl>
    <w:lvl w:ilvl="7">
      <w:start w:val="1"/>
      <w:numFmt w:val="decimal"/>
      <w:lvlText w:val="%1.%2.%3.%4.%5.%6.%7.%8."/>
      <w:lvlJc w:val="left"/>
      <w:pPr>
        <w:ind w:left="993" w:firstLine="0"/>
      </w:pPr>
    </w:lvl>
    <w:lvl w:ilvl="8">
      <w:start w:val="1"/>
      <w:numFmt w:val="decimal"/>
      <w:lvlText w:val="%1.%2.%3.%4.%5.%6.%7.%8.%9."/>
      <w:lvlJc w:val="left"/>
      <w:pPr>
        <w:ind w:left="993" w:firstLine="0"/>
      </w:pPr>
    </w:lvl>
  </w:abstractNum>
  <w:abstractNum w:abstractNumId="20" w15:restartNumberingAfterBreak="0">
    <w:nsid w:val="2E5369F0"/>
    <w:multiLevelType w:val="hybridMultilevel"/>
    <w:tmpl w:val="BB6EF5B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316F3E61"/>
    <w:multiLevelType w:val="hybridMultilevel"/>
    <w:tmpl w:val="B1D6052E"/>
    <w:name w:val="Lista numerada 16"/>
    <w:lvl w:ilvl="0" w:tplc="F5C2A3E6">
      <w:start w:val="1"/>
      <w:numFmt w:val="decimal"/>
      <w:lvlText w:val="%1."/>
      <w:lvlJc w:val="left"/>
      <w:pPr>
        <w:ind w:left="360" w:firstLine="0"/>
      </w:pPr>
    </w:lvl>
    <w:lvl w:ilvl="1" w:tplc="4F36365A">
      <w:start w:val="1"/>
      <w:numFmt w:val="lowerLetter"/>
      <w:lvlText w:val="%2."/>
      <w:lvlJc w:val="left"/>
      <w:pPr>
        <w:ind w:left="1080" w:firstLine="0"/>
      </w:pPr>
    </w:lvl>
    <w:lvl w:ilvl="2" w:tplc="8EA4B708">
      <w:start w:val="1"/>
      <w:numFmt w:val="lowerRoman"/>
      <w:lvlText w:val="%3."/>
      <w:lvlJc w:val="left"/>
      <w:pPr>
        <w:ind w:left="1980" w:firstLine="0"/>
      </w:pPr>
    </w:lvl>
    <w:lvl w:ilvl="3" w:tplc="64080A0C">
      <w:start w:val="1"/>
      <w:numFmt w:val="decimal"/>
      <w:lvlText w:val="%4."/>
      <w:lvlJc w:val="left"/>
      <w:pPr>
        <w:ind w:left="2520" w:firstLine="0"/>
      </w:pPr>
    </w:lvl>
    <w:lvl w:ilvl="4" w:tplc="DD92DFBC">
      <w:start w:val="1"/>
      <w:numFmt w:val="lowerLetter"/>
      <w:lvlText w:val="%5."/>
      <w:lvlJc w:val="left"/>
      <w:pPr>
        <w:ind w:left="3240" w:firstLine="0"/>
      </w:pPr>
    </w:lvl>
    <w:lvl w:ilvl="5" w:tplc="C2BC5D86">
      <w:start w:val="1"/>
      <w:numFmt w:val="lowerRoman"/>
      <w:lvlText w:val="%6."/>
      <w:lvlJc w:val="left"/>
      <w:pPr>
        <w:ind w:left="4140" w:firstLine="0"/>
      </w:pPr>
    </w:lvl>
    <w:lvl w:ilvl="6" w:tplc="73168032">
      <w:start w:val="1"/>
      <w:numFmt w:val="decimal"/>
      <w:lvlText w:val="%7."/>
      <w:lvlJc w:val="left"/>
      <w:pPr>
        <w:ind w:left="4680" w:firstLine="0"/>
      </w:pPr>
    </w:lvl>
    <w:lvl w:ilvl="7" w:tplc="873A1C7E">
      <w:start w:val="1"/>
      <w:numFmt w:val="lowerLetter"/>
      <w:lvlText w:val="%8."/>
      <w:lvlJc w:val="left"/>
      <w:pPr>
        <w:ind w:left="5400" w:firstLine="0"/>
      </w:pPr>
    </w:lvl>
    <w:lvl w:ilvl="8" w:tplc="52920C88">
      <w:start w:val="1"/>
      <w:numFmt w:val="lowerRoman"/>
      <w:lvlText w:val="%9."/>
      <w:lvlJc w:val="left"/>
      <w:pPr>
        <w:ind w:left="6300" w:firstLine="0"/>
      </w:pPr>
    </w:lvl>
  </w:abstractNum>
  <w:abstractNum w:abstractNumId="22" w15:restartNumberingAfterBreak="0">
    <w:nsid w:val="325C26AB"/>
    <w:multiLevelType w:val="hybridMultilevel"/>
    <w:tmpl w:val="69902F88"/>
    <w:name w:val="Lista numerada 29"/>
    <w:lvl w:ilvl="0" w:tplc="E6A045C6">
      <w:numFmt w:val="bullet"/>
      <w:lvlText w:val="·"/>
      <w:lvlJc w:val="left"/>
      <w:pPr>
        <w:ind w:left="360" w:firstLine="0"/>
      </w:pPr>
      <w:rPr>
        <w:rFonts w:ascii="Symbol" w:hAnsi="Symbol"/>
      </w:rPr>
    </w:lvl>
    <w:lvl w:ilvl="1" w:tplc="1214DDBC">
      <w:numFmt w:val="bullet"/>
      <w:lvlText w:val="o"/>
      <w:lvlJc w:val="left"/>
      <w:pPr>
        <w:ind w:left="1080" w:firstLine="0"/>
      </w:pPr>
      <w:rPr>
        <w:rFonts w:ascii="Courier New" w:hAnsi="Courier New" w:cs="Courier New"/>
      </w:rPr>
    </w:lvl>
    <w:lvl w:ilvl="2" w:tplc="3758B8F8">
      <w:numFmt w:val="bullet"/>
      <w:lvlText w:val=""/>
      <w:lvlJc w:val="left"/>
      <w:pPr>
        <w:ind w:left="1800" w:firstLine="0"/>
      </w:pPr>
      <w:rPr>
        <w:rFonts w:ascii="Wingdings" w:eastAsia="Wingdings" w:hAnsi="Wingdings" w:cs="Wingdings"/>
      </w:rPr>
    </w:lvl>
    <w:lvl w:ilvl="3" w:tplc="B55E5046">
      <w:numFmt w:val="bullet"/>
      <w:lvlText w:val="·"/>
      <w:lvlJc w:val="left"/>
      <w:pPr>
        <w:ind w:left="2520" w:firstLine="0"/>
      </w:pPr>
      <w:rPr>
        <w:rFonts w:ascii="Symbol" w:hAnsi="Symbol"/>
      </w:rPr>
    </w:lvl>
    <w:lvl w:ilvl="4" w:tplc="16A04F32">
      <w:numFmt w:val="bullet"/>
      <w:lvlText w:val="o"/>
      <w:lvlJc w:val="left"/>
      <w:pPr>
        <w:ind w:left="3240" w:firstLine="0"/>
      </w:pPr>
      <w:rPr>
        <w:rFonts w:ascii="Courier New" w:hAnsi="Courier New" w:cs="Courier New"/>
      </w:rPr>
    </w:lvl>
    <w:lvl w:ilvl="5" w:tplc="A566D130">
      <w:numFmt w:val="bullet"/>
      <w:lvlText w:val=""/>
      <w:lvlJc w:val="left"/>
      <w:pPr>
        <w:ind w:left="3960" w:firstLine="0"/>
      </w:pPr>
      <w:rPr>
        <w:rFonts w:ascii="Wingdings" w:eastAsia="Wingdings" w:hAnsi="Wingdings" w:cs="Wingdings"/>
      </w:rPr>
    </w:lvl>
    <w:lvl w:ilvl="6" w:tplc="9E829112">
      <w:numFmt w:val="bullet"/>
      <w:lvlText w:val="·"/>
      <w:lvlJc w:val="left"/>
      <w:pPr>
        <w:ind w:left="4680" w:firstLine="0"/>
      </w:pPr>
      <w:rPr>
        <w:rFonts w:ascii="Symbol" w:hAnsi="Symbol"/>
      </w:rPr>
    </w:lvl>
    <w:lvl w:ilvl="7" w:tplc="F77CF76E">
      <w:numFmt w:val="bullet"/>
      <w:lvlText w:val="o"/>
      <w:lvlJc w:val="left"/>
      <w:pPr>
        <w:ind w:left="5400" w:firstLine="0"/>
      </w:pPr>
      <w:rPr>
        <w:rFonts w:ascii="Courier New" w:hAnsi="Courier New" w:cs="Courier New"/>
      </w:rPr>
    </w:lvl>
    <w:lvl w:ilvl="8" w:tplc="E5D22962">
      <w:numFmt w:val="bullet"/>
      <w:lvlText w:val=""/>
      <w:lvlJc w:val="left"/>
      <w:pPr>
        <w:ind w:left="6120" w:firstLine="0"/>
      </w:pPr>
      <w:rPr>
        <w:rFonts w:ascii="Wingdings" w:eastAsia="Wingdings" w:hAnsi="Wingdings" w:cs="Wingdings"/>
      </w:rPr>
    </w:lvl>
  </w:abstractNum>
  <w:abstractNum w:abstractNumId="23" w15:restartNumberingAfterBreak="0">
    <w:nsid w:val="3C3C1189"/>
    <w:multiLevelType w:val="hybridMultilevel"/>
    <w:tmpl w:val="ACE0944E"/>
    <w:name w:val="Lista numerada 18"/>
    <w:lvl w:ilvl="0" w:tplc="07268672">
      <w:numFmt w:val="bullet"/>
      <w:lvlText w:val="-"/>
      <w:lvlJc w:val="left"/>
      <w:pPr>
        <w:ind w:left="720" w:firstLine="0"/>
      </w:pPr>
      <w:rPr>
        <w:rFonts w:ascii="Arial" w:eastAsia="Calibri" w:hAnsi="Arial" w:cs="Arial"/>
      </w:rPr>
    </w:lvl>
    <w:lvl w:ilvl="1" w:tplc="35E061E6">
      <w:numFmt w:val="bullet"/>
      <w:lvlText w:val="o"/>
      <w:lvlJc w:val="left"/>
      <w:pPr>
        <w:ind w:left="1080" w:firstLine="0"/>
      </w:pPr>
      <w:rPr>
        <w:rFonts w:ascii="Courier New" w:hAnsi="Courier New" w:cs="Courier New"/>
      </w:rPr>
    </w:lvl>
    <w:lvl w:ilvl="2" w:tplc="4F421870">
      <w:numFmt w:val="bullet"/>
      <w:lvlText w:val=""/>
      <w:lvlJc w:val="left"/>
      <w:pPr>
        <w:ind w:left="1800" w:firstLine="0"/>
      </w:pPr>
      <w:rPr>
        <w:rFonts w:ascii="Wingdings" w:eastAsia="Wingdings" w:hAnsi="Wingdings" w:cs="Wingdings"/>
      </w:rPr>
    </w:lvl>
    <w:lvl w:ilvl="3" w:tplc="F24E3F88">
      <w:numFmt w:val="bullet"/>
      <w:lvlText w:val="·"/>
      <w:lvlJc w:val="left"/>
      <w:pPr>
        <w:ind w:left="2520" w:firstLine="0"/>
      </w:pPr>
      <w:rPr>
        <w:rFonts w:ascii="Symbol" w:hAnsi="Symbol"/>
      </w:rPr>
    </w:lvl>
    <w:lvl w:ilvl="4" w:tplc="B29CB964">
      <w:numFmt w:val="bullet"/>
      <w:lvlText w:val="o"/>
      <w:lvlJc w:val="left"/>
      <w:pPr>
        <w:ind w:left="3240" w:firstLine="0"/>
      </w:pPr>
      <w:rPr>
        <w:rFonts w:ascii="Courier New" w:hAnsi="Courier New" w:cs="Courier New"/>
      </w:rPr>
    </w:lvl>
    <w:lvl w:ilvl="5" w:tplc="DC949992">
      <w:numFmt w:val="bullet"/>
      <w:lvlText w:val=""/>
      <w:lvlJc w:val="left"/>
      <w:pPr>
        <w:ind w:left="3960" w:firstLine="0"/>
      </w:pPr>
      <w:rPr>
        <w:rFonts w:ascii="Wingdings" w:eastAsia="Wingdings" w:hAnsi="Wingdings" w:cs="Wingdings"/>
      </w:rPr>
    </w:lvl>
    <w:lvl w:ilvl="6" w:tplc="17EE63B4">
      <w:numFmt w:val="bullet"/>
      <w:lvlText w:val="·"/>
      <w:lvlJc w:val="left"/>
      <w:pPr>
        <w:ind w:left="4680" w:firstLine="0"/>
      </w:pPr>
      <w:rPr>
        <w:rFonts w:ascii="Symbol" w:hAnsi="Symbol"/>
      </w:rPr>
    </w:lvl>
    <w:lvl w:ilvl="7" w:tplc="588C4B52">
      <w:numFmt w:val="bullet"/>
      <w:lvlText w:val="o"/>
      <w:lvlJc w:val="left"/>
      <w:pPr>
        <w:ind w:left="5400" w:firstLine="0"/>
      </w:pPr>
      <w:rPr>
        <w:rFonts w:ascii="Courier New" w:hAnsi="Courier New" w:cs="Courier New"/>
      </w:rPr>
    </w:lvl>
    <w:lvl w:ilvl="8" w:tplc="EFD2F15E">
      <w:numFmt w:val="bullet"/>
      <w:lvlText w:val=""/>
      <w:lvlJc w:val="left"/>
      <w:pPr>
        <w:ind w:left="6120" w:firstLine="0"/>
      </w:pPr>
      <w:rPr>
        <w:rFonts w:ascii="Wingdings" w:eastAsia="Wingdings" w:hAnsi="Wingdings" w:cs="Wingdings"/>
      </w:rPr>
    </w:lvl>
  </w:abstractNum>
  <w:abstractNum w:abstractNumId="24" w15:restartNumberingAfterBreak="0">
    <w:nsid w:val="3E5A4181"/>
    <w:multiLevelType w:val="hybridMultilevel"/>
    <w:tmpl w:val="6D7A4EA8"/>
    <w:name w:val="Lista numerada 38"/>
    <w:lvl w:ilvl="0" w:tplc="E084CC84">
      <w:numFmt w:val="bullet"/>
      <w:lvlText w:val="·"/>
      <w:lvlJc w:val="left"/>
      <w:pPr>
        <w:ind w:left="1140" w:firstLine="0"/>
      </w:pPr>
      <w:rPr>
        <w:rFonts w:ascii="Symbol" w:hAnsi="Symbol"/>
      </w:rPr>
    </w:lvl>
    <w:lvl w:ilvl="1" w:tplc="8DEE85A0">
      <w:numFmt w:val="bullet"/>
      <w:lvlText w:val="o"/>
      <w:lvlJc w:val="left"/>
      <w:pPr>
        <w:ind w:left="1860" w:firstLine="0"/>
      </w:pPr>
      <w:rPr>
        <w:rFonts w:ascii="Courier New" w:hAnsi="Courier New" w:cs="Courier New"/>
      </w:rPr>
    </w:lvl>
    <w:lvl w:ilvl="2" w:tplc="CB96D6FC">
      <w:numFmt w:val="bullet"/>
      <w:lvlText w:val=""/>
      <w:lvlJc w:val="left"/>
      <w:pPr>
        <w:ind w:left="2580" w:firstLine="0"/>
      </w:pPr>
      <w:rPr>
        <w:rFonts w:ascii="Wingdings" w:eastAsia="Wingdings" w:hAnsi="Wingdings" w:cs="Wingdings"/>
      </w:rPr>
    </w:lvl>
    <w:lvl w:ilvl="3" w:tplc="3EF0F636">
      <w:numFmt w:val="bullet"/>
      <w:lvlText w:val="·"/>
      <w:lvlJc w:val="left"/>
      <w:pPr>
        <w:ind w:left="3300" w:firstLine="0"/>
      </w:pPr>
      <w:rPr>
        <w:rFonts w:ascii="Symbol" w:hAnsi="Symbol"/>
      </w:rPr>
    </w:lvl>
    <w:lvl w:ilvl="4" w:tplc="0F348718">
      <w:numFmt w:val="bullet"/>
      <w:lvlText w:val="o"/>
      <w:lvlJc w:val="left"/>
      <w:pPr>
        <w:ind w:left="4020" w:firstLine="0"/>
      </w:pPr>
      <w:rPr>
        <w:rFonts w:ascii="Courier New" w:hAnsi="Courier New" w:cs="Courier New"/>
      </w:rPr>
    </w:lvl>
    <w:lvl w:ilvl="5" w:tplc="121C2EBA">
      <w:numFmt w:val="bullet"/>
      <w:lvlText w:val=""/>
      <w:lvlJc w:val="left"/>
      <w:pPr>
        <w:ind w:left="4740" w:firstLine="0"/>
      </w:pPr>
      <w:rPr>
        <w:rFonts w:ascii="Wingdings" w:eastAsia="Wingdings" w:hAnsi="Wingdings" w:cs="Wingdings"/>
      </w:rPr>
    </w:lvl>
    <w:lvl w:ilvl="6" w:tplc="F84AB9EE">
      <w:numFmt w:val="bullet"/>
      <w:lvlText w:val="·"/>
      <w:lvlJc w:val="left"/>
      <w:pPr>
        <w:ind w:left="5460" w:firstLine="0"/>
      </w:pPr>
      <w:rPr>
        <w:rFonts w:ascii="Symbol" w:hAnsi="Symbol"/>
      </w:rPr>
    </w:lvl>
    <w:lvl w:ilvl="7" w:tplc="8250DA10">
      <w:numFmt w:val="bullet"/>
      <w:lvlText w:val="o"/>
      <w:lvlJc w:val="left"/>
      <w:pPr>
        <w:ind w:left="6180" w:firstLine="0"/>
      </w:pPr>
      <w:rPr>
        <w:rFonts w:ascii="Courier New" w:hAnsi="Courier New" w:cs="Courier New"/>
      </w:rPr>
    </w:lvl>
    <w:lvl w:ilvl="8" w:tplc="58A2BF40">
      <w:numFmt w:val="bullet"/>
      <w:lvlText w:val=""/>
      <w:lvlJc w:val="left"/>
      <w:pPr>
        <w:ind w:left="6900" w:firstLine="0"/>
      </w:pPr>
      <w:rPr>
        <w:rFonts w:ascii="Wingdings" w:eastAsia="Wingdings" w:hAnsi="Wingdings" w:cs="Wingdings"/>
      </w:rPr>
    </w:lvl>
  </w:abstractNum>
  <w:abstractNum w:abstractNumId="25" w15:restartNumberingAfterBreak="0">
    <w:nsid w:val="3FC5314A"/>
    <w:multiLevelType w:val="hybridMultilevel"/>
    <w:tmpl w:val="E04666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1372628"/>
    <w:multiLevelType w:val="hybridMultilevel"/>
    <w:tmpl w:val="2196D3AC"/>
    <w:name w:val="Lista numerada 7"/>
    <w:lvl w:ilvl="0" w:tplc="FA5097BC">
      <w:numFmt w:val="bullet"/>
      <w:lvlText w:val="·"/>
      <w:lvlJc w:val="left"/>
      <w:pPr>
        <w:ind w:left="360" w:firstLine="0"/>
      </w:pPr>
      <w:rPr>
        <w:rFonts w:ascii="Symbol" w:hAnsi="Symbol"/>
      </w:rPr>
    </w:lvl>
    <w:lvl w:ilvl="1" w:tplc="AA120C18">
      <w:numFmt w:val="bullet"/>
      <w:lvlText w:val="o"/>
      <w:lvlJc w:val="left"/>
      <w:pPr>
        <w:ind w:left="1080" w:firstLine="0"/>
      </w:pPr>
      <w:rPr>
        <w:rFonts w:ascii="Courier New" w:hAnsi="Courier New"/>
      </w:rPr>
    </w:lvl>
    <w:lvl w:ilvl="2" w:tplc="6A2A3CB0">
      <w:numFmt w:val="bullet"/>
      <w:lvlText w:val=""/>
      <w:lvlJc w:val="left"/>
      <w:pPr>
        <w:ind w:left="1800" w:firstLine="0"/>
      </w:pPr>
      <w:rPr>
        <w:rFonts w:ascii="Wingdings" w:eastAsia="Wingdings" w:hAnsi="Wingdings" w:cs="Wingdings"/>
      </w:rPr>
    </w:lvl>
    <w:lvl w:ilvl="3" w:tplc="97FAF4EA">
      <w:numFmt w:val="bullet"/>
      <w:lvlText w:val="·"/>
      <w:lvlJc w:val="left"/>
      <w:pPr>
        <w:ind w:left="2520" w:firstLine="0"/>
      </w:pPr>
      <w:rPr>
        <w:rFonts w:ascii="Symbol" w:hAnsi="Symbol"/>
      </w:rPr>
    </w:lvl>
    <w:lvl w:ilvl="4" w:tplc="55B0C230">
      <w:numFmt w:val="bullet"/>
      <w:lvlText w:val="o"/>
      <w:lvlJc w:val="left"/>
      <w:pPr>
        <w:ind w:left="3240" w:firstLine="0"/>
      </w:pPr>
      <w:rPr>
        <w:rFonts w:ascii="Courier New" w:hAnsi="Courier New"/>
      </w:rPr>
    </w:lvl>
    <w:lvl w:ilvl="5" w:tplc="39561E0A">
      <w:numFmt w:val="bullet"/>
      <w:lvlText w:val=""/>
      <w:lvlJc w:val="left"/>
      <w:pPr>
        <w:ind w:left="3960" w:firstLine="0"/>
      </w:pPr>
      <w:rPr>
        <w:rFonts w:ascii="Wingdings" w:eastAsia="Wingdings" w:hAnsi="Wingdings" w:cs="Wingdings"/>
      </w:rPr>
    </w:lvl>
    <w:lvl w:ilvl="6" w:tplc="BEFEBAF4">
      <w:numFmt w:val="bullet"/>
      <w:lvlText w:val="·"/>
      <w:lvlJc w:val="left"/>
      <w:pPr>
        <w:ind w:left="4680" w:firstLine="0"/>
      </w:pPr>
      <w:rPr>
        <w:rFonts w:ascii="Symbol" w:hAnsi="Symbol"/>
      </w:rPr>
    </w:lvl>
    <w:lvl w:ilvl="7" w:tplc="98AEB600">
      <w:numFmt w:val="bullet"/>
      <w:lvlText w:val="o"/>
      <w:lvlJc w:val="left"/>
      <w:pPr>
        <w:ind w:left="5400" w:firstLine="0"/>
      </w:pPr>
      <w:rPr>
        <w:rFonts w:ascii="Courier New" w:hAnsi="Courier New"/>
      </w:rPr>
    </w:lvl>
    <w:lvl w:ilvl="8" w:tplc="8E2A72FA">
      <w:numFmt w:val="bullet"/>
      <w:lvlText w:val=""/>
      <w:lvlJc w:val="left"/>
      <w:pPr>
        <w:ind w:left="6120" w:firstLine="0"/>
      </w:pPr>
      <w:rPr>
        <w:rFonts w:ascii="Wingdings" w:eastAsia="Wingdings" w:hAnsi="Wingdings" w:cs="Wingdings"/>
      </w:rPr>
    </w:lvl>
  </w:abstractNum>
  <w:abstractNum w:abstractNumId="27" w15:restartNumberingAfterBreak="0">
    <w:nsid w:val="41AD59DB"/>
    <w:multiLevelType w:val="hybridMultilevel"/>
    <w:tmpl w:val="EF66CDB8"/>
    <w:name w:val="Lista numerada 20"/>
    <w:lvl w:ilvl="0" w:tplc="A996840A">
      <w:start w:val="1"/>
      <w:numFmt w:val="upperLetter"/>
      <w:lvlText w:val="%1."/>
      <w:lvlJc w:val="left"/>
      <w:pPr>
        <w:ind w:left="360" w:firstLine="0"/>
      </w:pPr>
    </w:lvl>
    <w:lvl w:ilvl="1" w:tplc="FC280C6C">
      <w:start w:val="1"/>
      <w:numFmt w:val="lowerLetter"/>
      <w:lvlText w:val="%2."/>
      <w:lvlJc w:val="left"/>
      <w:pPr>
        <w:ind w:left="1080" w:firstLine="0"/>
      </w:pPr>
    </w:lvl>
    <w:lvl w:ilvl="2" w:tplc="E0942F9C">
      <w:start w:val="1"/>
      <w:numFmt w:val="lowerRoman"/>
      <w:lvlText w:val="%3."/>
      <w:lvlJc w:val="left"/>
      <w:pPr>
        <w:ind w:left="1980" w:firstLine="0"/>
      </w:pPr>
    </w:lvl>
    <w:lvl w:ilvl="3" w:tplc="CB0C4AAA">
      <w:start w:val="1"/>
      <w:numFmt w:val="decimal"/>
      <w:lvlText w:val="%4."/>
      <w:lvlJc w:val="left"/>
      <w:pPr>
        <w:ind w:left="2520" w:firstLine="0"/>
      </w:pPr>
    </w:lvl>
    <w:lvl w:ilvl="4" w:tplc="B928D6E0">
      <w:start w:val="1"/>
      <w:numFmt w:val="lowerLetter"/>
      <w:lvlText w:val="%5."/>
      <w:lvlJc w:val="left"/>
      <w:pPr>
        <w:ind w:left="3240" w:firstLine="0"/>
      </w:pPr>
    </w:lvl>
    <w:lvl w:ilvl="5" w:tplc="DD9C4C26">
      <w:start w:val="1"/>
      <w:numFmt w:val="lowerRoman"/>
      <w:lvlText w:val="%6."/>
      <w:lvlJc w:val="left"/>
      <w:pPr>
        <w:ind w:left="4140" w:firstLine="0"/>
      </w:pPr>
    </w:lvl>
    <w:lvl w:ilvl="6" w:tplc="BB4AA454">
      <w:start w:val="1"/>
      <w:numFmt w:val="decimal"/>
      <w:lvlText w:val="%7."/>
      <w:lvlJc w:val="left"/>
      <w:pPr>
        <w:ind w:left="4680" w:firstLine="0"/>
      </w:pPr>
    </w:lvl>
    <w:lvl w:ilvl="7" w:tplc="BB80B752">
      <w:start w:val="1"/>
      <w:numFmt w:val="lowerLetter"/>
      <w:lvlText w:val="%8."/>
      <w:lvlJc w:val="left"/>
      <w:pPr>
        <w:ind w:left="5400" w:firstLine="0"/>
      </w:pPr>
    </w:lvl>
    <w:lvl w:ilvl="8" w:tplc="50820ACA">
      <w:start w:val="1"/>
      <w:numFmt w:val="lowerRoman"/>
      <w:lvlText w:val="%9."/>
      <w:lvlJc w:val="left"/>
      <w:pPr>
        <w:ind w:left="6300" w:firstLine="0"/>
      </w:pPr>
    </w:lvl>
  </w:abstractNum>
  <w:abstractNum w:abstractNumId="28" w15:restartNumberingAfterBreak="0">
    <w:nsid w:val="450634F0"/>
    <w:multiLevelType w:val="hybridMultilevel"/>
    <w:tmpl w:val="3A124930"/>
    <w:name w:val="Lista numerada 10"/>
    <w:lvl w:ilvl="0" w:tplc="3A0C67E0">
      <w:start w:val="1"/>
      <w:numFmt w:val="decimal"/>
      <w:lvlText w:val="%1."/>
      <w:lvlJc w:val="left"/>
      <w:pPr>
        <w:ind w:left="360" w:firstLine="0"/>
      </w:pPr>
    </w:lvl>
    <w:lvl w:ilvl="1" w:tplc="63541EAC">
      <w:start w:val="1"/>
      <w:numFmt w:val="lowerLetter"/>
      <w:lvlText w:val="%2."/>
      <w:lvlJc w:val="left"/>
      <w:pPr>
        <w:ind w:left="1080" w:firstLine="0"/>
      </w:pPr>
    </w:lvl>
    <w:lvl w:ilvl="2" w:tplc="EF4CF126">
      <w:start w:val="1"/>
      <w:numFmt w:val="lowerRoman"/>
      <w:lvlText w:val="%3."/>
      <w:lvlJc w:val="left"/>
      <w:pPr>
        <w:ind w:left="1980" w:firstLine="0"/>
      </w:pPr>
    </w:lvl>
    <w:lvl w:ilvl="3" w:tplc="E34EDE7E">
      <w:start w:val="1"/>
      <w:numFmt w:val="decimal"/>
      <w:lvlText w:val="%4."/>
      <w:lvlJc w:val="left"/>
      <w:pPr>
        <w:ind w:left="2520" w:firstLine="0"/>
      </w:pPr>
    </w:lvl>
    <w:lvl w:ilvl="4" w:tplc="17A467F8">
      <w:start w:val="1"/>
      <w:numFmt w:val="lowerLetter"/>
      <w:lvlText w:val="%5."/>
      <w:lvlJc w:val="left"/>
      <w:pPr>
        <w:ind w:left="3240" w:firstLine="0"/>
      </w:pPr>
    </w:lvl>
    <w:lvl w:ilvl="5" w:tplc="11404A14">
      <w:start w:val="1"/>
      <w:numFmt w:val="lowerRoman"/>
      <w:lvlText w:val="%6."/>
      <w:lvlJc w:val="left"/>
      <w:pPr>
        <w:ind w:left="4140" w:firstLine="0"/>
      </w:pPr>
    </w:lvl>
    <w:lvl w:ilvl="6" w:tplc="39748BAC">
      <w:start w:val="1"/>
      <w:numFmt w:val="decimal"/>
      <w:lvlText w:val="%7."/>
      <w:lvlJc w:val="left"/>
      <w:pPr>
        <w:ind w:left="4680" w:firstLine="0"/>
      </w:pPr>
    </w:lvl>
    <w:lvl w:ilvl="7" w:tplc="CD5A6C9C">
      <w:start w:val="1"/>
      <w:numFmt w:val="lowerLetter"/>
      <w:lvlText w:val="%8."/>
      <w:lvlJc w:val="left"/>
      <w:pPr>
        <w:ind w:left="5400" w:firstLine="0"/>
      </w:pPr>
    </w:lvl>
    <w:lvl w:ilvl="8" w:tplc="207A3232">
      <w:start w:val="1"/>
      <w:numFmt w:val="lowerRoman"/>
      <w:lvlText w:val="%9."/>
      <w:lvlJc w:val="left"/>
      <w:pPr>
        <w:ind w:left="6300" w:firstLine="0"/>
      </w:pPr>
    </w:lvl>
  </w:abstractNum>
  <w:abstractNum w:abstractNumId="29" w15:restartNumberingAfterBreak="0">
    <w:nsid w:val="48C035A8"/>
    <w:multiLevelType w:val="hybridMultilevel"/>
    <w:tmpl w:val="3D74F3DA"/>
    <w:name w:val="Lista numerada 12"/>
    <w:lvl w:ilvl="0" w:tplc="9A28943E">
      <w:start w:val="1"/>
      <w:numFmt w:val="decimal"/>
      <w:lvlText w:val="%1."/>
      <w:lvlJc w:val="left"/>
      <w:pPr>
        <w:ind w:left="720" w:firstLine="0"/>
      </w:pPr>
    </w:lvl>
    <w:lvl w:ilvl="1" w:tplc="90B28DD8">
      <w:start w:val="1"/>
      <w:numFmt w:val="lowerLetter"/>
      <w:lvlText w:val="%2."/>
      <w:lvlJc w:val="left"/>
      <w:pPr>
        <w:ind w:left="1440" w:firstLine="0"/>
      </w:pPr>
    </w:lvl>
    <w:lvl w:ilvl="2" w:tplc="2786AA66">
      <w:start w:val="1"/>
      <w:numFmt w:val="lowerRoman"/>
      <w:lvlText w:val="%3."/>
      <w:lvlJc w:val="left"/>
      <w:pPr>
        <w:ind w:left="2340" w:firstLine="0"/>
      </w:pPr>
    </w:lvl>
    <w:lvl w:ilvl="3" w:tplc="7666C3B2">
      <w:start w:val="1"/>
      <w:numFmt w:val="decimal"/>
      <w:lvlText w:val="%4."/>
      <w:lvlJc w:val="left"/>
      <w:pPr>
        <w:ind w:left="2880" w:firstLine="0"/>
      </w:pPr>
    </w:lvl>
    <w:lvl w:ilvl="4" w:tplc="F5102A18">
      <w:start w:val="1"/>
      <w:numFmt w:val="lowerLetter"/>
      <w:lvlText w:val="%5."/>
      <w:lvlJc w:val="left"/>
      <w:pPr>
        <w:ind w:left="3600" w:firstLine="0"/>
      </w:pPr>
    </w:lvl>
    <w:lvl w:ilvl="5" w:tplc="5E1CADF6">
      <w:start w:val="1"/>
      <w:numFmt w:val="lowerRoman"/>
      <w:lvlText w:val="%6."/>
      <w:lvlJc w:val="left"/>
      <w:pPr>
        <w:ind w:left="4500" w:firstLine="0"/>
      </w:pPr>
    </w:lvl>
    <w:lvl w:ilvl="6" w:tplc="4306CBC8">
      <w:start w:val="1"/>
      <w:numFmt w:val="decimal"/>
      <w:lvlText w:val="%7."/>
      <w:lvlJc w:val="left"/>
      <w:pPr>
        <w:ind w:left="5040" w:firstLine="0"/>
      </w:pPr>
    </w:lvl>
    <w:lvl w:ilvl="7" w:tplc="6630AB86">
      <w:start w:val="1"/>
      <w:numFmt w:val="lowerLetter"/>
      <w:lvlText w:val="%8."/>
      <w:lvlJc w:val="left"/>
      <w:pPr>
        <w:ind w:left="5760" w:firstLine="0"/>
      </w:pPr>
    </w:lvl>
    <w:lvl w:ilvl="8" w:tplc="C45812BC">
      <w:start w:val="1"/>
      <w:numFmt w:val="lowerRoman"/>
      <w:lvlText w:val="%9."/>
      <w:lvlJc w:val="left"/>
      <w:pPr>
        <w:ind w:left="6660" w:firstLine="0"/>
      </w:pPr>
    </w:lvl>
  </w:abstractNum>
  <w:abstractNum w:abstractNumId="30" w15:restartNumberingAfterBreak="0">
    <w:nsid w:val="4C2B5ECD"/>
    <w:multiLevelType w:val="hybridMultilevel"/>
    <w:tmpl w:val="58B21AC0"/>
    <w:name w:val="Lista numerada 36"/>
    <w:lvl w:ilvl="0" w:tplc="BA70F95E">
      <w:start w:val="1"/>
      <w:numFmt w:val="decimal"/>
      <w:lvlText w:val="%1."/>
      <w:lvlJc w:val="left"/>
      <w:pPr>
        <w:ind w:left="1080" w:firstLine="0"/>
      </w:pPr>
    </w:lvl>
    <w:lvl w:ilvl="1" w:tplc="4D807D04">
      <w:start w:val="1"/>
      <w:numFmt w:val="lowerLetter"/>
      <w:lvlText w:val="%2."/>
      <w:lvlJc w:val="left"/>
      <w:pPr>
        <w:ind w:left="1800" w:firstLine="0"/>
      </w:pPr>
    </w:lvl>
    <w:lvl w:ilvl="2" w:tplc="8C0E8BA2">
      <w:start w:val="1"/>
      <w:numFmt w:val="lowerRoman"/>
      <w:lvlText w:val="%3."/>
      <w:lvlJc w:val="left"/>
      <w:pPr>
        <w:ind w:left="2700" w:firstLine="0"/>
      </w:pPr>
    </w:lvl>
    <w:lvl w:ilvl="3" w:tplc="65D65E02">
      <w:start w:val="1"/>
      <w:numFmt w:val="decimal"/>
      <w:lvlText w:val="%4."/>
      <w:lvlJc w:val="left"/>
      <w:pPr>
        <w:ind w:left="3240" w:firstLine="0"/>
      </w:pPr>
    </w:lvl>
    <w:lvl w:ilvl="4" w:tplc="F9303420">
      <w:start w:val="1"/>
      <w:numFmt w:val="lowerLetter"/>
      <w:lvlText w:val="%5."/>
      <w:lvlJc w:val="left"/>
      <w:pPr>
        <w:ind w:left="3960" w:firstLine="0"/>
      </w:pPr>
    </w:lvl>
    <w:lvl w:ilvl="5" w:tplc="2D0C9E9A">
      <w:start w:val="1"/>
      <w:numFmt w:val="lowerRoman"/>
      <w:lvlText w:val="%6."/>
      <w:lvlJc w:val="left"/>
      <w:pPr>
        <w:ind w:left="4860" w:firstLine="0"/>
      </w:pPr>
    </w:lvl>
    <w:lvl w:ilvl="6" w:tplc="FC144D46">
      <w:start w:val="1"/>
      <w:numFmt w:val="decimal"/>
      <w:lvlText w:val="%7."/>
      <w:lvlJc w:val="left"/>
      <w:pPr>
        <w:ind w:left="5400" w:firstLine="0"/>
      </w:pPr>
    </w:lvl>
    <w:lvl w:ilvl="7" w:tplc="C5C8FCCA">
      <w:start w:val="1"/>
      <w:numFmt w:val="lowerLetter"/>
      <w:lvlText w:val="%8."/>
      <w:lvlJc w:val="left"/>
      <w:pPr>
        <w:ind w:left="6120" w:firstLine="0"/>
      </w:pPr>
    </w:lvl>
    <w:lvl w:ilvl="8" w:tplc="9356AFA0">
      <w:start w:val="1"/>
      <w:numFmt w:val="lowerRoman"/>
      <w:lvlText w:val="%9."/>
      <w:lvlJc w:val="left"/>
      <w:pPr>
        <w:ind w:left="7020" w:firstLine="0"/>
      </w:pPr>
    </w:lvl>
  </w:abstractNum>
  <w:abstractNum w:abstractNumId="31" w15:restartNumberingAfterBreak="0">
    <w:nsid w:val="4E9A1FCC"/>
    <w:multiLevelType w:val="hybridMultilevel"/>
    <w:tmpl w:val="05DC0F7A"/>
    <w:name w:val="Lista numerada 39"/>
    <w:lvl w:ilvl="0" w:tplc="3B160502">
      <w:start w:val="1"/>
      <w:numFmt w:val="decimal"/>
      <w:lvlText w:val="%1."/>
      <w:lvlJc w:val="left"/>
      <w:pPr>
        <w:ind w:left="360" w:firstLine="0"/>
      </w:pPr>
    </w:lvl>
    <w:lvl w:ilvl="1" w:tplc="8B0CD3DE">
      <w:start w:val="1"/>
      <w:numFmt w:val="lowerLetter"/>
      <w:lvlText w:val="%2."/>
      <w:lvlJc w:val="left"/>
      <w:pPr>
        <w:ind w:left="1080" w:firstLine="0"/>
      </w:pPr>
    </w:lvl>
    <w:lvl w:ilvl="2" w:tplc="7708CE0C">
      <w:start w:val="1"/>
      <w:numFmt w:val="lowerRoman"/>
      <w:lvlText w:val="%3."/>
      <w:lvlJc w:val="left"/>
      <w:pPr>
        <w:ind w:left="1980" w:firstLine="0"/>
      </w:pPr>
    </w:lvl>
    <w:lvl w:ilvl="3" w:tplc="17EC3062">
      <w:start w:val="1"/>
      <w:numFmt w:val="decimal"/>
      <w:lvlText w:val="%4."/>
      <w:lvlJc w:val="left"/>
      <w:pPr>
        <w:ind w:left="2520" w:firstLine="0"/>
      </w:pPr>
    </w:lvl>
    <w:lvl w:ilvl="4" w:tplc="8F7E67DC">
      <w:start w:val="1"/>
      <w:numFmt w:val="lowerLetter"/>
      <w:lvlText w:val="%5."/>
      <w:lvlJc w:val="left"/>
      <w:pPr>
        <w:ind w:left="3240" w:firstLine="0"/>
      </w:pPr>
    </w:lvl>
    <w:lvl w:ilvl="5" w:tplc="E292771C">
      <w:start w:val="1"/>
      <w:numFmt w:val="lowerRoman"/>
      <w:lvlText w:val="%6."/>
      <w:lvlJc w:val="left"/>
      <w:pPr>
        <w:ind w:left="4140" w:firstLine="0"/>
      </w:pPr>
    </w:lvl>
    <w:lvl w:ilvl="6" w:tplc="E7D8F6F8">
      <w:start w:val="1"/>
      <w:numFmt w:val="decimal"/>
      <w:lvlText w:val="%7."/>
      <w:lvlJc w:val="left"/>
      <w:pPr>
        <w:ind w:left="4680" w:firstLine="0"/>
      </w:pPr>
    </w:lvl>
    <w:lvl w:ilvl="7" w:tplc="4D588F8A">
      <w:start w:val="1"/>
      <w:numFmt w:val="lowerLetter"/>
      <w:lvlText w:val="%8."/>
      <w:lvlJc w:val="left"/>
      <w:pPr>
        <w:ind w:left="5400" w:firstLine="0"/>
      </w:pPr>
    </w:lvl>
    <w:lvl w:ilvl="8" w:tplc="06148880">
      <w:start w:val="1"/>
      <w:numFmt w:val="lowerRoman"/>
      <w:lvlText w:val="%9."/>
      <w:lvlJc w:val="left"/>
      <w:pPr>
        <w:ind w:left="6300" w:firstLine="0"/>
      </w:pPr>
    </w:lvl>
  </w:abstractNum>
  <w:abstractNum w:abstractNumId="32" w15:restartNumberingAfterBreak="0">
    <w:nsid w:val="50A335D4"/>
    <w:multiLevelType w:val="hybridMultilevel"/>
    <w:tmpl w:val="650E2624"/>
    <w:lvl w:ilvl="0" w:tplc="775EE01C">
      <w:start w:val="1"/>
      <w:numFmt w:val="decimal"/>
      <w:lvlText w:val="%1."/>
      <w:lvlJc w:val="left"/>
      <w:pPr>
        <w:ind w:left="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9693A4">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4A6646">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2C0D76">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A0578A">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FC006A">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EA63E2">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08194A">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94E51E">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5C94B8A"/>
    <w:multiLevelType w:val="hybridMultilevel"/>
    <w:tmpl w:val="621E8874"/>
    <w:name w:val="Lista numerada 9"/>
    <w:lvl w:ilvl="0" w:tplc="3A30D6B8">
      <w:numFmt w:val="bullet"/>
      <w:lvlText w:val="-"/>
      <w:lvlJc w:val="left"/>
      <w:pPr>
        <w:ind w:left="720" w:firstLine="0"/>
      </w:pPr>
      <w:rPr>
        <w:rFonts w:ascii="Arial" w:eastAsia="Calibri" w:hAnsi="Arial" w:cs="Arial"/>
      </w:rPr>
    </w:lvl>
    <w:lvl w:ilvl="1" w:tplc="11C2828C">
      <w:numFmt w:val="bullet"/>
      <w:lvlText w:val="o"/>
      <w:lvlJc w:val="left"/>
      <w:pPr>
        <w:ind w:left="1440" w:firstLine="0"/>
      </w:pPr>
      <w:rPr>
        <w:rFonts w:ascii="Courier New" w:hAnsi="Courier New" w:cs="Courier New"/>
      </w:rPr>
    </w:lvl>
    <w:lvl w:ilvl="2" w:tplc="97F6240A">
      <w:numFmt w:val="bullet"/>
      <w:lvlText w:val=""/>
      <w:lvlJc w:val="left"/>
      <w:pPr>
        <w:ind w:left="2160" w:firstLine="0"/>
      </w:pPr>
      <w:rPr>
        <w:rFonts w:ascii="Wingdings" w:eastAsia="Wingdings" w:hAnsi="Wingdings" w:cs="Wingdings"/>
      </w:rPr>
    </w:lvl>
    <w:lvl w:ilvl="3" w:tplc="F3E668D6">
      <w:numFmt w:val="bullet"/>
      <w:lvlText w:val="·"/>
      <w:lvlJc w:val="left"/>
      <w:pPr>
        <w:ind w:left="2880" w:firstLine="0"/>
      </w:pPr>
      <w:rPr>
        <w:rFonts w:ascii="Symbol" w:hAnsi="Symbol"/>
      </w:rPr>
    </w:lvl>
    <w:lvl w:ilvl="4" w:tplc="30A6A12A">
      <w:numFmt w:val="bullet"/>
      <w:lvlText w:val="o"/>
      <w:lvlJc w:val="left"/>
      <w:pPr>
        <w:ind w:left="3600" w:firstLine="0"/>
      </w:pPr>
      <w:rPr>
        <w:rFonts w:ascii="Courier New" w:hAnsi="Courier New" w:cs="Courier New"/>
      </w:rPr>
    </w:lvl>
    <w:lvl w:ilvl="5" w:tplc="3C3C2B02">
      <w:numFmt w:val="bullet"/>
      <w:lvlText w:val=""/>
      <w:lvlJc w:val="left"/>
      <w:pPr>
        <w:ind w:left="4320" w:firstLine="0"/>
      </w:pPr>
      <w:rPr>
        <w:rFonts w:ascii="Wingdings" w:eastAsia="Wingdings" w:hAnsi="Wingdings" w:cs="Wingdings"/>
      </w:rPr>
    </w:lvl>
    <w:lvl w:ilvl="6" w:tplc="5C244AFC">
      <w:numFmt w:val="bullet"/>
      <w:lvlText w:val="·"/>
      <w:lvlJc w:val="left"/>
      <w:pPr>
        <w:ind w:left="5040" w:firstLine="0"/>
      </w:pPr>
      <w:rPr>
        <w:rFonts w:ascii="Symbol" w:hAnsi="Symbol"/>
      </w:rPr>
    </w:lvl>
    <w:lvl w:ilvl="7" w:tplc="2904CE2E">
      <w:numFmt w:val="bullet"/>
      <w:lvlText w:val="o"/>
      <w:lvlJc w:val="left"/>
      <w:pPr>
        <w:ind w:left="5760" w:firstLine="0"/>
      </w:pPr>
      <w:rPr>
        <w:rFonts w:ascii="Courier New" w:hAnsi="Courier New" w:cs="Courier New"/>
      </w:rPr>
    </w:lvl>
    <w:lvl w:ilvl="8" w:tplc="3DE4C2A4">
      <w:numFmt w:val="bullet"/>
      <w:lvlText w:val=""/>
      <w:lvlJc w:val="left"/>
      <w:pPr>
        <w:ind w:left="6480" w:firstLine="0"/>
      </w:pPr>
      <w:rPr>
        <w:rFonts w:ascii="Wingdings" w:eastAsia="Wingdings" w:hAnsi="Wingdings" w:cs="Wingdings"/>
      </w:rPr>
    </w:lvl>
  </w:abstractNum>
  <w:abstractNum w:abstractNumId="34" w15:restartNumberingAfterBreak="0">
    <w:nsid w:val="61D03702"/>
    <w:multiLevelType w:val="hybridMultilevel"/>
    <w:tmpl w:val="21426DB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5" w15:restartNumberingAfterBreak="0">
    <w:nsid w:val="649A43EE"/>
    <w:multiLevelType w:val="hybridMultilevel"/>
    <w:tmpl w:val="C5B0A2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512414A"/>
    <w:multiLevelType w:val="hybridMultilevel"/>
    <w:tmpl w:val="07FED976"/>
    <w:name w:val="Lista numerada 1"/>
    <w:lvl w:ilvl="0" w:tplc="24426CBA">
      <w:start w:val="1"/>
      <w:numFmt w:val="decimal"/>
      <w:lvlText w:val="%1."/>
      <w:lvlJc w:val="left"/>
      <w:pPr>
        <w:ind w:left="360" w:firstLine="0"/>
      </w:pPr>
    </w:lvl>
    <w:lvl w:ilvl="1" w:tplc="84844F14">
      <w:start w:val="1"/>
      <w:numFmt w:val="lowerLetter"/>
      <w:lvlText w:val="%2."/>
      <w:lvlJc w:val="left"/>
      <w:pPr>
        <w:ind w:left="1080" w:firstLine="0"/>
      </w:pPr>
    </w:lvl>
    <w:lvl w:ilvl="2" w:tplc="2AEE6A9C">
      <w:start w:val="1"/>
      <w:numFmt w:val="lowerRoman"/>
      <w:lvlText w:val="%3."/>
      <w:lvlJc w:val="left"/>
      <w:pPr>
        <w:ind w:left="1980" w:firstLine="0"/>
      </w:pPr>
    </w:lvl>
    <w:lvl w:ilvl="3" w:tplc="832CB8BE">
      <w:start w:val="1"/>
      <w:numFmt w:val="decimal"/>
      <w:lvlText w:val="%4."/>
      <w:lvlJc w:val="left"/>
      <w:pPr>
        <w:ind w:left="2520" w:firstLine="0"/>
      </w:pPr>
    </w:lvl>
    <w:lvl w:ilvl="4" w:tplc="D5CEF35C">
      <w:start w:val="1"/>
      <w:numFmt w:val="lowerLetter"/>
      <w:lvlText w:val="%5."/>
      <w:lvlJc w:val="left"/>
      <w:pPr>
        <w:ind w:left="3240" w:firstLine="0"/>
      </w:pPr>
    </w:lvl>
    <w:lvl w:ilvl="5" w:tplc="C6728E68">
      <w:start w:val="1"/>
      <w:numFmt w:val="lowerRoman"/>
      <w:lvlText w:val="%6."/>
      <w:lvlJc w:val="left"/>
      <w:pPr>
        <w:ind w:left="4140" w:firstLine="0"/>
      </w:pPr>
    </w:lvl>
    <w:lvl w:ilvl="6" w:tplc="C23E5CD2">
      <w:start w:val="1"/>
      <w:numFmt w:val="decimal"/>
      <w:lvlText w:val="%7."/>
      <w:lvlJc w:val="left"/>
      <w:pPr>
        <w:ind w:left="4680" w:firstLine="0"/>
      </w:pPr>
    </w:lvl>
    <w:lvl w:ilvl="7" w:tplc="6EFAE9DE">
      <w:start w:val="1"/>
      <w:numFmt w:val="lowerLetter"/>
      <w:lvlText w:val="%8."/>
      <w:lvlJc w:val="left"/>
      <w:pPr>
        <w:ind w:left="5400" w:firstLine="0"/>
      </w:pPr>
    </w:lvl>
    <w:lvl w:ilvl="8" w:tplc="95EE5CEA">
      <w:start w:val="1"/>
      <w:numFmt w:val="lowerRoman"/>
      <w:lvlText w:val="%9."/>
      <w:lvlJc w:val="left"/>
      <w:pPr>
        <w:ind w:left="6300" w:firstLine="0"/>
      </w:pPr>
    </w:lvl>
  </w:abstractNum>
  <w:abstractNum w:abstractNumId="37" w15:restartNumberingAfterBreak="0">
    <w:nsid w:val="6BF71E2D"/>
    <w:multiLevelType w:val="hybridMultilevel"/>
    <w:tmpl w:val="B71C3CD0"/>
    <w:name w:val="Lista numerada 6"/>
    <w:lvl w:ilvl="0" w:tplc="5D90BBEA">
      <w:start w:val="1"/>
      <w:numFmt w:val="decimal"/>
      <w:lvlText w:val="%1."/>
      <w:lvlJc w:val="left"/>
      <w:pPr>
        <w:ind w:left="360" w:firstLine="0"/>
      </w:pPr>
    </w:lvl>
    <w:lvl w:ilvl="1" w:tplc="9F8C44FC">
      <w:start w:val="1"/>
      <w:numFmt w:val="lowerLetter"/>
      <w:lvlText w:val="%2."/>
      <w:lvlJc w:val="left"/>
      <w:pPr>
        <w:ind w:left="1080" w:firstLine="0"/>
      </w:pPr>
    </w:lvl>
    <w:lvl w:ilvl="2" w:tplc="0E1C9304">
      <w:start w:val="1"/>
      <w:numFmt w:val="lowerRoman"/>
      <w:lvlText w:val="%3."/>
      <w:lvlJc w:val="left"/>
      <w:pPr>
        <w:ind w:left="1980" w:firstLine="0"/>
      </w:pPr>
    </w:lvl>
    <w:lvl w:ilvl="3" w:tplc="AC141722">
      <w:start w:val="1"/>
      <w:numFmt w:val="decimal"/>
      <w:lvlText w:val="%4."/>
      <w:lvlJc w:val="left"/>
      <w:pPr>
        <w:ind w:left="2520" w:firstLine="0"/>
      </w:pPr>
    </w:lvl>
    <w:lvl w:ilvl="4" w:tplc="B6F43A98">
      <w:start w:val="1"/>
      <w:numFmt w:val="lowerLetter"/>
      <w:lvlText w:val="%5."/>
      <w:lvlJc w:val="left"/>
      <w:pPr>
        <w:ind w:left="3240" w:firstLine="0"/>
      </w:pPr>
    </w:lvl>
    <w:lvl w:ilvl="5" w:tplc="55421DC2">
      <w:start w:val="1"/>
      <w:numFmt w:val="lowerRoman"/>
      <w:lvlText w:val="%6."/>
      <w:lvlJc w:val="left"/>
      <w:pPr>
        <w:ind w:left="4140" w:firstLine="0"/>
      </w:pPr>
    </w:lvl>
    <w:lvl w:ilvl="6" w:tplc="E2A6AFCC">
      <w:start w:val="1"/>
      <w:numFmt w:val="decimal"/>
      <w:lvlText w:val="%7."/>
      <w:lvlJc w:val="left"/>
      <w:pPr>
        <w:ind w:left="4680" w:firstLine="0"/>
      </w:pPr>
    </w:lvl>
    <w:lvl w:ilvl="7" w:tplc="90B4DBEA">
      <w:start w:val="1"/>
      <w:numFmt w:val="lowerLetter"/>
      <w:lvlText w:val="%8."/>
      <w:lvlJc w:val="left"/>
      <w:pPr>
        <w:ind w:left="5400" w:firstLine="0"/>
      </w:pPr>
    </w:lvl>
    <w:lvl w:ilvl="8" w:tplc="543614F6">
      <w:start w:val="1"/>
      <w:numFmt w:val="lowerRoman"/>
      <w:lvlText w:val="%9."/>
      <w:lvlJc w:val="left"/>
      <w:pPr>
        <w:ind w:left="6300" w:firstLine="0"/>
      </w:pPr>
    </w:lvl>
  </w:abstractNum>
  <w:abstractNum w:abstractNumId="38" w15:restartNumberingAfterBreak="0">
    <w:nsid w:val="6DE66134"/>
    <w:multiLevelType w:val="hybridMultilevel"/>
    <w:tmpl w:val="1B62C89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9" w15:restartNumberingAfterBreak="0">
    <w:nsid w:val="6E087D6C"/>
    <w:multiLevelType w:val="hybridMultilevel"/>
    <w:tmpl w:val="D72EA606"/>
    <w:name w:val="Lista numerada 15"/>
    <w:lvl w:ilvl="0" w:tplc="E4701768">
      <w:numFmt w:val="bullet"/>
      <w:lvlText w:val="·"/>
      <w:lvlJc w:val="left"/>
      <w:pPr>
        <w:ind w:left="360" w:firstLine="0"/>
      </w:pPr>
      <w:rPr>
        <w:rFonts w:ascii="Symbol" w:hAnsi="Symbol"/>
      </w:rPr>
    </w:lvl>
    <w:lvl w:ilvl="1" w:tplc="46105FD8">
      <w:numFmt w:val="bullet"/>
      <w:lvlText w:val="o"/>
      <w:lvlJc w:val="left"/>
      <w:pPr>
        <w:ind w:left="1080" w:firstLine="0"/>
      </w:pPr>
      <w:rPr>
        <w:rFonts w:ascii="Courier New" w:hAnsi="Courier New"/>
      </w:rPr>
    </w:lvl>
    <w:lvl w:ilvl="2" w:tplc="4FC25B92">
      <w:numFmt w:val="bullet"/>
      <w:lvlText w:val=""/>
      <w:lvlJc w:val="left"/>
      <w:pPr>
        <w:ind w:left="1800" w:firstLine="0"/>
      </w:pPr>
      <w:rPr>
        <w:rFonts w:ascii="Wingdings" w:eastAsia="Wingdings" w:hAnsi="Wingdings" w:cs="Wingdings"/>
      </w:rPr>
    </w:lvl>
    <w:lvl w:ilvl="3" w:tplc="8D5447C0">
      <w:numFmt w:val="bullet"/>
      <w:lvlText w:val="·"/>
      <w:lvlJc w:val="left"/>
      <w:pPr>
        <w:ind w:left="2520" w:firstLine="0"/>
      </w:pPr>
      <w:rPr>
        <w:rFonts w:ascii="Symbol" w:hAnsi="Symbol"/>
      </w:rPr>
    </w:lvl>
    <w:lvl w:ilvl="4" w:tplc="214CC8CA">
      <w:numFmt w:val="bullet"/>
      <w:lvlText w:val="o"/>
      <w:lvlJc w:val="left"/>
      <w:pPr>
        <w:ind w:left="3240" w:firstLine="0"/>
      </w:pPr>
      <w:rPr>
        <w:rFonts w:ascii="Courier New" w:hAnsi="Courier New"/>
      </w:rPr>
    </w:lvl>
    <w:lvl w:ilvl="5" w:tplc="8E0015E2">
      <w:numFmt w:val="bullet"/>
      <w:lvlText w:val=""/>
      <w:lvlJc w:val="left"/>
      <w:pPr>
        <w:ind w:left="3960" w:firstLine="0"/>
      </w:pPr>
      <w:rPr>
        <w:rFonts w:ascii="Wingdings" w:eastAsia="Wingdings" w:hAnsi="Wingdings" w:cs="Wingdings"/>
      </w:rPr>
    </w:lvl>
    <w:lvl w:ilvl="6" w:tplc="C7128320">
      <w:numFmt w:val="bullet"/>
      <w:lvlText w:val="·"/>
      <w:lvlJc w:val="left"/>
      <w:pPr>
        <w:ind w:left="4680" w:firstLine="0"/>
      </w:pPr>
      <w:rPr>
        <w:rFonts w:ascii="Symbol" w:hAnsi="Symbol"/>
      </w:rPr>
    </w:lvl>
    <w:lvl w:ilvl="7" w:tplc="D03AC10A">
      <w:numFmt w:val="bullet"/>
      <w:lvlText w:val="o"/>
      <w:lvlJc w:val="left"/>
      <w:pPr>
        <w:ind w:left="5400" w:firstLine="0"/>
      </w:pPr>
      <w:rPr>
        <w:rFonts w:ascii="Courier New" w:hAnsi="Courier New"/>
      </w:rPr>
    </w:lvl>
    <w:lvl w:ilvl="8" w:tplc="444EB8EA">
      <w:numFmt w:val="bullet"/>
      <w:lvlText w:val=""/>
      <w:lvlJc w:val="left"/>
      <w:pPr>
        <w:ind w:left="6120" w:firstLine="0"/>
      </w:pPr>
      <w:rPr>
        <w:rFonts w:ascii="Wingdings" w:eastAsia="Wingdings" w:hAnsi="Wingdings" w:cs="Wingdings"/>
      </w:rPr>
    </w:lvl>
  </w:abstractNum>
  <w:abstractNum w:abstractNumId="40" w15:restartNumberingAfterBreak="0">
    <w:nsid w:val="737C390E"/>
    <w:multiLevelType w:val="hybridMultilevel"/>
    <w:tmpl w:val="3BEC4A40"/>
    <w:name w:val="Lista numerada 3"/>
    <w:lvl w:ilvl="0" w:tplc="CBDC4EB4">
      <w:start w:val="1"/>
      <w:numFmt w:val="decimal"/>
      <w:lvlText w:val="%1."/>
      <w:lvlJc w:val="left"/>
      <w:pPr>
        <w:ind w:left="720" w:firstLine="0"/>
      </w:pPr>
    </w:lvl>
    <w:lvl w:ilvl="1" w:tplc="D2DCCE8C">
      <w:start w:val="1"/>
      <w:numFmt w:val="lowerLetter"/>
      <w:lvlText w:val="%2."/>
      <w:lvlJc w:val="left"/>
      <w:pPr>
        <w:ind w:left="1440" w:firstLine="0"/>
      </w:pPr>
    </w:lvl>
    <w:lvl w:ilvl="2" w:tplc="8460B4BE">
      <w:start w:val="1"/>
      <w:numFmt w:val="lowerRoman"/>
      <w:lvlText w:val="%3."/>
      <w:lvlJc w:val="left"/>
      <w:pPr>
        <w:ind w:left="2340" w:firstLine="0"/>
      </w:pPr>
    </w:lvl>
    <w:lvl w:ilvl="3" w:tplc="8B363D82">
      <w:start w:val="1"/>
      <w:numFmt w:val="decimal"/>
      <w:lvlText w:val="%4."/>
      <w:lvlJc w:val="left"/>
      <w:pPr>
        <w:ind w:left="2880" w:firstLine="0"/>
      </w:pPr>
    </w:lvl>
    <w:lvl w:ilvl="4" w:tplc="17D23C08">
      <w:start w:val="1"/>
      <w:numFmt w:val="lowerLetter"/>
      <w:lvlText w:val="%5."/>
      <w:lvlJc w:val="left"/>
      <w:pPr>
        <w:ind w:left="3600" w:firstLine="0"/>
      </w:pPr>
    </w:lvl>
    <w:lvl w:ilvl="5" w:tplc="7B2A5754">
      <w:start w:val="1"/>
      <w:numFmt w:val="lowerRoman"/>
      <w:lvlText w:val="%6."/>
      <w:lvlJc w:val="left"/>
      <w:pPr>
        <w:ind w:left="4500" w:firstLine="0"/>
      </w:pPr>
    </w:lvl>
    <w:lvl w:ilvl="6" w:tplc="A4DAC958">
      <w:start w:val="1"/>
      <w:numFmt w:val="decimal"/>
      <w:lvlText w:val="%7."/>
      <w:lvlJc w:val="left"/>
      <w:pPr>
        <w:ind w:left="5040" w:firstLine="0"/>
      </w:pPr>
    </w:lvl>
    <w:lvl w:ilvl="7" w:tplc="E76824D4">
      <w:start w:val="1"/>
      <w:numFmt w:val="lowerLetter"/>
      <w:lvlText w:val="%8."/>
      <w:lvlJc w:val="left"/>
      <w:pPr>
        <w:ind w:left="5760" w:firstLine="0"/>
      </w:pPr>
    </w:lvl>
    <w:lvl w:ilvl="8" w:tplc="5602F76A">
      <w:start w:val="1"/>
      <w:numFmt w:val="lowerRoman"/>
      <w:lvlText w:val="%9."/>
      <w:lvlJc w:val="left"/>
      <w:pPr>
        <w:ind w:left="6660" w:firstLine="0"/>
      </w:pPr>
    </w:lvl>
  </w:abstractNum>
  <w:abstractNum w:abstractNumId="41" w15:restartNumberingAfterBreak="0">
    <w:nsid w:val="75AF0CD9"/>
    <w:multiLevelType w:val="hybridMultilevel"/>
    <w:tmpl w:val="49EC3EC4"/>
    <w:name w:val="Lista numerada 26"/>
    <w:lvl w:ilvl="0" w:tplc="76D063E0">
      <w:numFmt w:val="bullet"/>
      <w:lvlText w:val="·"/>
      <w:lvlJc w:val="left"/>
      <w:pPr>
        <w:ind w:left="360" w:firstLine="0"/>
      </w:pPr>
      <w:rPr>
        <w:rFonts w:ascii="Symbol" w:hAnsi="Symbol"/>
      </w:rPr>
    </w:lvl>
    <w:lvl w:ilvl="1" w:tplc="0884FFAC">
      <w:numFmt w:val="bullet"/>
      <w:lvlText w:val="o"/>
      <w:lvlJc w:val="left"/>
      <w:pPr>
        <w:ind w:left="1080" w:firstLine="0"/>
      </w:pPr>
      <w:rPr>
        <w:rFonts w:ascii="Courier New" w:hAnsi="Courier New" w:cs="Courier New"/>
      </w:rPr>
    </w:lvl>
    <w:lvl w:ilvl="2" w:tplc="01B28BE0">
      <w:numFmt w:val="bullet"/>
      <w:lvlText w:val=""/>
      <w:lvlJc w:val="left"/>
      <w:pPr>
        <w:ind w:left="1800" w:firstLine="0"/>
      </w:pPr>
      <w:rPr>
        <w:rFonts w:ascii="Wingdings" w:eastAsia="Wingdings" w:hAnsi="Wingdings" w:cs="Wingdings"/>
      </w:rPr>
    </w:lvl>
    <w:lvl w:ilvl="3" w:tplc="9B00C3A0">
      <w:numFmt w:val="bullet"/>
      <w:lvlText w:val="·"/>
      <w:lvlJc w:val="left"/>
      <w:pPr>
        <w:ind w:left="2520" w:firstLine="0"/>
      </w:pPr>
      <w:rPr>
        <w:rFonts w:ascii="Symbol" w:hAnsi="Symbol"/>
      </w:rPr>
    </w:lvl>
    <w:lvl w:ilvl="4" w:tplc="5A4A4A12">
      <w:numFmt w:val="bullet"/>
      <w:lvlText w:val="o"/>
      <w:lvlJc w:val="left"/>
      <w:pPr>
        <w:ind w:left="3240" w:firstLine="0"/>
      </w:pPr>
      <w:rPr>
        <w:rFonts w:ascii="Courier New" w:hAnsi="Courier New" w:cs="Courier New"/>
      </w:rPr>
    </w:lvl>
    <w:lvl w:ilvl="5" w:tplc="FBDA63E6">
      <w:numFmt w:val="bullet"/>
      <w:lvlText w:val=""/>
      <w:lvlJc w:val="left"/>
      <w:pPr>
        <w:ind w:left="3960" w:firstLine="0"/>
      </w:pPr>
      <w:rPr>
        <w:rFonts w:ascii="Wingdings" w:eastAsia="Wingdings" w:hAnsi="Wingdings" w:cs="Wingdings"/>
      </w:rPr>
    </w:lvl>
    <w:lvl w:ilvl="6" w:tplc="EC96B8D4">
      <w:numFmt w:val="bullet"/>
      <w:lvlText w:val="·"/>
      <w:lvlJc w:val="left"/>
      <w:pPr>
        <w:ind w:left="4680" w:firstLine="0"/>
      </w:pPr>
      <w:rPr>
        <w:rFonts w:ascii="Symbol" w:hAnsi="Symbol"/>
      </w:rPr>
    </w:lvl>
    <w:lvl w:ilvl="7" w:tplc="5262051A">
      <w:numFmt w:val="bullet"/>
      <w:lvlText w:val="o"/>
      <w:lvlJc w:val="left"/>
      <w:pPr>
        <w:ind w:left="5400" w:firstLine="0"/>
      </w:pPr>
      <w:rPr>
        <w:rFonts w:ascii="Courier New" w:hAnsi="Courier New" w:cs="Courier New"/>
      </w:rPr>
    </w:lvl>
    <w:lvl w:ilvl="8" w:tplc="2466C338">
      <w:numFmt w:val="bullet"/>
      <w:lvlText w:val=""/>
      <w:lvlJc w:val="left"/>
      <w:pPr>
        <w:ind w:left="6120" w:firstLine="0"/>
      </w:pPr>
      <w:rPr>
        <w:rFonts w:ascii="Wingdings" w:eastAsia="Wingdings" w:hAnsi="Wingdings" w:cs="Wingdings"/>
      </w:rPr>
    </w:lvl>
  </w:abstractNum>
  <w:abstractNum w:abstractNumId="42" w15:restartNumberingAfterBreak="0">
    <w:nsid w:val="7A642737"/>
    <w:multiLevelType w:val="hybridMultilevel"/>
    <w:tmpl w:val="5F4EAE12"/>
    <w:name w:val="Lista numerada 11"/>
    <w:lvl w:ilvl="0" w:tplc="75441B3A">
      <w:numFmt w:val="bullet"/>
      <w:lvlText w:val="-"/>
      <w:lvlJc w:val="left"/>
      <w:pPr>
        <w:ind w:left="720" w:firstLine="0"/>
      </w:pPr>
      <w:rPr>
        <w:rFonts w:ascii="Calibri" w:eastAsia="Calibri" w:hAnsi="Calibri" w:cs="Calibri"/>
      </w:rPr>
    </w:lvl>
    <w:lvl w:ilvl="1" w:tplc="E5BAC68A">
      <w:numFmt w:val="bullet"/>
      <w:lvlText w:val="o"/>
      <w:lvlJc w:val="left"/>
      <w:pPr>
        <w:ind w:left="1440" w:firstLine="0"/>
      </w:pPr>
      <w:rPr>
        <w:rFonts w:ascii="Courier New" w:hAnsi="Courier New" w:cs="Courier New"/>
      </w:rPr>
    </w:lvl>
    <w:lvl w:ilvl="2" w:tplc="3A06445A">
      <w:numFmt w:val="bullet"/>
      <w:lvlText w:val=""/>
      <w:lvlJc w:val="left"/>
      <w:pPr>
        <w:ind w:left="2160" w:firstLine="0"/>
      </w:pPr>
      <w:rPr>
        <w:rFonts w:ascii="Wingdings" w:eastAsia="Wingdings" w:hAnsi="Wingdings" w:cs="Wingdings"/>
      </w:rPr>
    </w:lvl>
    <w:lvl w:ilvl="3" w:tplc="A1C0E9FE">
      <w:numFmt w:val="bullet"/>
      <w:lvlText w:val="·"/>
      <w:lvlJc w:val="left"/>
      <w:pPr>
        <w:ind w:left="2880" w:firstLine="0"/>
      </w:pPr>
      <w:rPr>
        <w:rFonts w:ascii="Symbol" w:hAnsi="Symbol"/>
      </w:rPr>
    </w:lvl>
    <w:lvl w:ilvl="4" w:tplc="34CAAA10">
      <w:numFmt w:val="bullet"/>
      <w:lvlText w:val="o"/>
      <w:lvlJc w:val="left"/>
      <w:pPr>
        <w:ind w:left="3600" w:firstLine="0"/>
      </w:pPr>
      <w:rPr>
        <w:rFonts w:ascii="Courier New" w:hAnsi="Courier New" w:cs="Courier New"/>
      </w:rPr>
    </w:lvl>
    <w:lvl w:ilvl="5" w:tplc="98047722">
      <w:numFmt w:val="bullet"/>
      <w:lvlText w:val=""/>
      <w:lvlJc w:val="left"/>
      <w:pPr>
        <w:ind w:left="4320" w:firstLine="0"/>
      </w:pPr>
      <w:rPr>
        <w:rFonts w:ascii="Wingdings" w:eastAsia="Wingdings" w:hAnsi="Wingdings" w:cs="Wingdings"/>
      </w:rPr>
    </w:lvl>
    <w:lvl w:ilvl="6" w:tplc="D6367C90">
      <w:numFmt w:val="bullet"/>
      <w:lvlText w:val="·"/>
      <w:lvlJc w:val="left"/>
      <w:pPr>
        <w:ind w:left="5040" w:firstLine="0"/>
      </w:pPr>
      <w:rPr>
        <w:rFonts w:ascii="Symbol" w:hAnsi="Symbol"/>
      </w:rPr>
    </w:lvl>
    <w:lvl w:ilvl="7" w:tplc="269C8DA4">
      <w:numFmt w:val="bullet"/>
      <w:lvlText w:val="o"/>
      <w:lvlJc w:val="left"/>
      <w:pPr>
        <w:ind w:left="5760" w:firstLine="0"/>
      </w:pPr>
      <w:rPr>
        <w:rFonts w:ascii="Courier New" w:hAnsi="Courier New" w:cs="Courier New"/>
      </w:rPr>
    </w:lvl>
    <w:lvl w:ilvl="8" w:tplc="440263D6">
      <w:numFmt w:val="bullet"/>
      <w:lvlText w:val=""/>
      <w:lvlJc w:val="left"/>
      <w:pPr>
        <w:ind w:left="6480" w:firstLine="0"/>
      </w:pPr>
      <w:rPr>
        <w:rFonts w:ascii="Wingdings" w:eastAsia="Wingdings" w:hAnsi="Wingdings" w:cs="Wingdings"/>
      </w:rPr>
    </w:lvl>
  </w:abstractNum>
  <w:num w:numId="1">
    <w:abstractNumId w:val="32"/>
  </w:num>
  <w:num w:numId="2">
    <w:abstractNumId w:val="4"/>
  </w:num>
  <w:num w:numId="3">
    <w:abstractNumId w:val="18"/>
  </w:num>
  <w:num w:numId="4">
    <w:abstractNumId w:val="1"/>
  </w:num>
  <w:num w:numId="5">
    <w:abstractNumId w:val="26"/>
  </w:num>
  <w:num w:numId="6">
    <w:abstractNumId w:val="13"/>
  </w:num>
  <w:num w:numId="7">
    <w:abstractNumId w:val="39"/>
  </w:num>
  <w:num w:numId="8">
    <w:abstractNumId w:val="10"/>
  </w:num>
  <w:num w:numId="9">
    <w:abstractNumId w:val="2"/>
  </w:num>
  <w:num w:numId="10">
    <w:abstractNumId w:val="15"/>
  </w:num>
  <w:num w:numId="11">
    <w:abstractNumId w:val="35"/>
  </w:num>
  <w:num w:numId="12">
    <w:abstractNumId w:val="25"/>
  </w:num>
  <w:num w:numId="13">
    <w:abstractNumId w:val="22"/>
  </w:num>
  <w:num w:numId="14">
    <w:abstractNumId w:val="24"/>
  </w:num>
  <w:num w:numId="15">
    <w:abstractNumId w:val="3"/>
  </w:num>
  <w:num w:numId="16">
    <w:abstractNumId w:val="41"/>
  </w:num>
  <w:num w:numId="17">
    <w:abstractNumId w:val="23"/>
  </w:num>
  <w:num w:numId="18">
    <w:abstractNumId w:val="4"/>
    <w:lvlOverride w:ilvl="0">
      <w:startOverride w:val="2"/>
    </w:lvlOverride>
    <w:lvlOverride w:ilvl="1">
      <w:startOverride w:val="1"/>
    </w:lvlOverride>
    <w:lvlOverride w:ilvl="2">
      <w:startOverride w:val="3"/>
    </w:lvlOverride>
  </w:num>
  <w:num w:numId="19">
    <w:abstractNumId w:val="40"/>
  </w:num>
  <w:num w:numId="20">
    <w:abstractNumId w:val="12"/>
  </w:num>
  <w:num w:numId="21">
    <w:abstractNumId w:val="37"/>
  </w:num>
  <w:num w:numId="22">
    <w:abstractNumId w:val="14"/>
  </w:num>
  <w:num w:numId="23">
    <w:abstractNumId w:val="28"/>
  </w:num>
  <w:num w:numId="24">
    <w:abstractNumId w:val="42"/>
  </w:num>
  <w:num w:numId="25">
    <w:abstractNumId w:val="29"/>
  </w:num>
  <w:num w:numId="26">
    <w:abstractNumId w:val="7"/>
  </w:num>
  <w:num w:numId="27">
    <w:abstractNumId w:val="21"/>
  </w:num>
  <w:num w:numId="28">
    <w:abstractNumId w:val="17"/>
  </w:num>
  <w:num w:numId="29">
    <w:abstractNumId w:val="0"/>
  </w:num>
  <w:num w:numId="30">
    <w:abstractNumId w:val="16"/>
  </w:num>
  <w:num w:numId="31">
    <w:abstractNumId w:val="30"/>
  </w:num>
  <w:num w:numId="32">
    <w:abstractNumId w:val="9"/>
  </w:num>
  <w:num w:numId="33">
    <w:abstractNumId w:val="31"/>
  </w:num>
  <w:num w:numId="34">
    <w:abstractNumId w:val="20"/>
  </w:num>
  <w:num w:numId="35">
    <w:abstractNumId w:val="34"/>
  </w:num>
  <w:num w:numId="36">
    <w:abstractNumId w:val="6"/>
  </w:num>
  <w:num w:numId="37">
    <w:abstractNumId w:val="11"/>
  </w:num>
  <w:num w:numId="38">
    <w:abstractNumId w:val="38"/>
  </w:num>
  <w:num w:numId="39">
    <w:abstractNumId w:val="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7E"/>
    <w:rsid w:val="00016E52"/>
    <w:rsid w:val="00030055"/>
    <w:rsid w:val="00067791"/>
    <w:rsid w:val="00082460"/>
    <w:rsid w:val="000F6F30"/>
    <w:rsid w:val="001274A3"/>
    <w:rsid w:val="001364CA"/>
    <w:rsid w:val="001725A9"/>
    <w:rsid w:val="00202905"/>
    <w:rsid w:val="00223F59"/>
    <w:rsid w:val="00247B7F"/>
    <w:rsid w:val="00257EA0"/>
    <w:rsid w:val="0037124E"/>
    <w:rsid w:val="00397A7B"/>
    <w:rsid w:val="003D148E"/>
    <w:rsid w:val="00432AB2"/>
    <w:rsid w:val="00467838"/>
    <w:rsid w:val="00471DAA"/>
    <w:rsid w:val="004D1699"/>
    <w:rsid w:val="005016EE"/>
    <w:rsid w:val="00507A56"/>
    <w:rsid w:val="00541448"/>
    <w:rsid w:val="00575012"/>
    <w:rsid w:val="005F08B6"/>
    <w:rsid w:val="00625695"/>
    <w:rsid w:val="006742AD"/>
    <w:rsid w:val="00674708"/>
    <w:rsid w:val="006A5314"/>
    <w:rsid w:val="006F32E1"/>
    <w:rsid w:val="00703B11"/>
    <w:rsid w:val="00734A7E"/>
    <w:rsid w:val="008007D8"/>
    <w:rsid w:val="00813C53"/>
    <w:rsid w:val="008A7AE6"/>
    <w:rsid w:val="009002F1"/>
    <w:rsid w:val="0091530E"/>
    <w:rsid w:val="009E28FA"/>
    <w:rsid w:val="009F017E"/>
    <w:rsid w:val="00A87657"/>
    <w:rsid w:val="00AF0507"/>
    <w:rsid w:val="00B025C9"/>
    <w:rsid w:val="00B05556"/>
    <w:rsid w:val="00C01DE4"/>
    <w:rsid w:val="00C82626"/>
    <w:rsid w:val="00CA522A"/>
    <w:rsid w:val="00CF5EE1"/>
    <w:rsid w:val="00D11238"/>
    <w:rsid w:val="00D75262"/>
    <w:rsid w:val="00E741D9"/>
    <w:rsid w:val="00EA4254"/>
    <w:rsid w:val="00F331F3"/>
    <w:rsid w:val="00F4297C"/>
    <w:rsid w:val="00F52241"/>
    <w:rsid w:val="00F63958"/>
    <w:rsid w:val="00FC32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AC9DE"/>
  <w15:docId w15:val="{65223EAC-3746-4D66-A6E9-4A906C41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right="622" w:firstLine="6"/>
      <w:jc w:val="both"/>
    </w:pPr>
    <w:rPr>
      <w:rFonts w:ascii="Arial" w:eastAsia="Arial" w:hAnsi="Arial" w:cs="Arial"/>
      <w:color w:val="000000"/>
      <w:sz w:val="24"/>
    </w:rPr>
  </w:style>
  <w:style w:type="paragraph" w:styleId="Ttulo1">
    <w:name w:val="heading 1"/>
    <w:next w:val="Normal"/>
    <w:link w:val="Ttulo1Car"/>
    <w:uiPriority w:val="9"/>
    <w:qFormat/>
    <w:pPr>
      <w:keepNext/>
      <w:keepLines/>
      <w:numPr>
        <w:numId w:val="2"/>
      </w:numPr>
      <w:spacing w:after="0"/>
      <w:ind w:right="572"/>
      <w:jc w:val="center"/>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numPr>
        <w:ilvl w:val="1"/>
        <w:numId w:val="2"/>
      </w:numPr>
      <w:spacing w:after="0"/>
      <w:ind w:right="572"/>
      <w:outlineLvl w:val="1"/>
    </w:pPr>
    <w:rPr>
      <w:rFonts w:ascii="Arial" w:eastAsia="Arial" w:hAnsi="Arial" w:cs="Arial"/>
      <w:b/>
      <w:color w:val="000000"/>
      <w:sz w:val="24"/>
    </w:rPr>
  </w:style>
  <w:style w:type="paragraph" w:styleId="Ttulo3">
    <w:name w:val="heading 3"/>
    <w:next w:val="Normal"/>
    <w:link w:val="Ttulo3Car"/>
    <w:uiPriority w:val="9"/>
    <w:unhideWhenUsed/>
    <w:qFormat/>
    <w:pPr>
      <w:keepNext/>
      <w:keepLines/>
      <w:numPr>
        <w:ilvl w:val="2"/>
        <w:numId w:val="2"/>
      </w:numPr>
      <w:spacing w:after="0"/>
      <w:ind w:right="572"/>
      <w:outlineLvl w:val="2"/>
    </w:pPr>
    <w:rPr>
      <w:rFonts w:ascii="Arial" w:eastAsia="Arial" w:hAnsi="Arial" w:cs="Arial"/>
      <w:b/>
      <w:color w:val="000000"/>
      <w:sz w:val="24"/>
    </w:rPr>
  </w:style>
  <w:style w:type="paragraph" w:styleId="Ttulo4">
    <w:name w:val="heading 4"/>
    <w:next w:val="Normal"/>
    <w:link w:val="Ttulo4Car"/>
    <w:uiPriority w:val="9"/>
    <w:unhideWhenUsed/>
    <w:qFormat/>
    <w:pPr>
      <w:keepNext/>
      <w:keepLines/>
      <w:spacing w:after="6" w:line="248" w:lineRule="auto"/>
      <w:ind w:right="622" w:firstLine="6"/>
      <w:jc w:val="both"/>
      <w:outlineLvl w:val="3"/>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Pr>
      <w:rFonts w:ascii="Arial" w:eastAsia="Arial" w:hAnsi="Arial" w:cs="Arial"/>
      <w:b/>
      <w:color w:val="000000"/>
      <w:sz w:val="24"/>
    </w:rPr>
  </w:style>
  <w:style w:type="character" w:customStyle="1" w:styleId="Ttulo1Car">
    <w:name w:val="Título 1 Car"/>
    <w:link w:val="Ttulo1"/>
    <w:uiPriority w:val="9"/>
    <w:rPr>
      <w:rFonts w:ascii="Arial" w:eastAsia="Arial" w:hAnsi="Arial" w:cs="Arial"/>
      <w:b/>
      <w:color w:val="000000"/>
      <w:sz w:val="24"/>
    </w:rPr>
  </w:style>
  <w:style w:type="character" w:customStyle="1" w:styleId="Ttulo2Car">
    <w:name w:val="Título 2 Car"/>
    <w:link w:val="Ttulo2"/>
    <w:uiPriority w:val="9"/>
    <w:rPr>
      <w:rFonts w:ascii="Arial" w:eastAsia="Arial" w:hAnsi="Arial" w:cs="Arial"/>
      <w:b/>
      <w:color w:val="000000"/>
      <w:sz w:val="24"/>
    </w:rPr>
  </w:style>
  <w:style w:type="character" w:customStyle="1" w:styleId="Ttulo4Car">
    <w:name w:val="Título 4 Car"/>
    <w:link w:val="Ttulo4"/>
    <w:rPr>
      <w:rFonts w:ascii="Arial" w:eastAsia="Arial" w:hAnsi="Arial" w:cs="Arial"/>
      <w:color w:val="000000"/>
      <w:sz w:val="24"/>
    </w:rPr>
  </w:style>
  <w:style w:type="paragraph" w:styleId="TDC1">
    <w:name w:val="toc 1"/>
    <w:hidden/>
    <w:uiPriority w:val="39"/>
    <w:pPr>
      <w:ind w:left="15" w:right="15"/>
    </w:pPr>
    <w:rPr>
      <w:rFonts w:ascii="Calibri" w:eastAsia="Calibri" w:hAnsi="Calibri" w:cs="Calibri"/>
      <w:color w:val="000000"/>
    </w:rPr>
  </w:style>
  <w:style w:type="paragraph" w:styleId="TDC2">
    <w:name w:val="toc 2"/>
    <w:hidden/>
    <w:uiPriority w:val="39"/>
    <w:pPr>
      <w:ind w:left="15" w:right="15" w:firstLine="6"/>
      <w:jc w:val="both"/>
    </w:pPr>
    <w:rPr>
      <w:rFonts w:ascii="Arial" w:eastAsia="Arial" w:hAnsi="Arial" w:cs="Arial"/>
      <w:color w:val="000000"/>
      <w:sz w:val="24"/>
    </w:rPr>
  </w:style>
  <w:style w:type="paragraph" w:styleId="TDC3">
    <w:name w:val="toc 3"/>
    <w:hidden/>
    <w:uiPriority w:val="39"/>
    <w:pPr>
      <w:ind w:left="15" w:right="15"/>
    </w:pPr>
    <w:rPr>
      <w:rFonts w:ascii="Calibri" w:eastAsia="Calibri" w:hAnsi="Calibri" w:cs="Calibri"/>
      <w:color w:val="000000"/>
    </w:rPr>
  </w:style>
  <w:style w:type="paragraph" w:styleId="TDC4">
    <w:name w:val="toc 4"/>
    <w:hidden/>
    <w:uiPriority w:val="39"/>
    <w:pPr>
      <w:spacing w:after="135" w:line="248" w:lineRule="auto"/>
      <w:ind w:left="21" w:right="23" w:firstLine="6"/>
      <w:jc w:val="both"/>
    </w:pPr>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Normal1">
    <w:name w:val="Normal1"/>
    <w:qFormat/>
    <w:rsid w:val="00C01DE4"/>
    <w:pPr>
      <w:spacing w:after="0" w:line="276" w:lineRule="auto"/>
    </w:pPr>
    <w:rPr>
      <w:rFonts w:ascii="Arial" w:eastAsia="Arial" w:hAnsi="Arial" w:cs="Arial"/>
      <w:color w:val="000000"/>
      <w:szCs w:val="20"/>
    </w:rPr>
  </w:style>
  <w:style w:type="paragraph" w:customStyle="1" w:styleId="Textocomentario1">
    <w:name w:val="Texto comentario1"/>
    <w:basedOn w:val="Normal"/>
    <w:qFormat/>
    <w:rsid w:val="00C01DE4"/>
    <w:pPr>
      <w:spacing w:after="200" w:line="240" w:lineRule="auto"/>
      <w:ind w:right="0" w:firstLine="0"/>
      <w:jc w:val="left"/>
    </w:pPr>
    <w:rPr>
      <w:rFonts w:ascii="Times New Roman" w:eastAsia="Calibri" w:hAnsi="Times New Roman" w:cs="Calibri"/>
      <w:color w:val="auto"/>
      <w:sz w:val="20"/>
      <w:szCs w:val="20"/>
      <w:lang w:eastAsia="en-US"/>
    </w:rPr>
  </w:style>
  <w:style w:type="paragraph" w:styleId="Prrafodelista">
    <w:name w:val="List Paragraph"/>
    <w:basedOn w:val="Normal"/>
    <w:qFormat/>
    <w:rsid w:val="00F4297C"/>
    <w:pPr>
      <w:spacing w:after="0" w:line="360" w:lineRule="auto"/>
      <w:ind w:right="0" w:firstLine="0"/>
    </w:pPr>
    <w:rPr>
      <w:rFonts w:ascii="Times New Roman" w:eastAsia="Times New Roman" w:hAnsi="Times New Roman" w:cs="Times New Roman"/>
      <w:color w:val="auto"/>
      <w:szCs w:val="24"/>
      <w:lang w:val="es-ES" w:eastAsia="es-ES"/>
    </w:rPr>
  </w:style>
  <w:style w:type="character" w:styleId="Hipervnculo">
    <w:name w:val="Hyperlink"/>
    <w:basedOn w:val="Fuentedeprrafopredeter"/>
    <w:uiPriority w:val="99"/>
    <w:rsid w:val="009002F1"/>
    <w:rPr>
      <w:color w:val="0000FF"/>
      <w:u w:val="single"/>
    </w:rPr>
  </w:style>
  <w:style w:type="table" w:styleId="Tablaconcuadrcula">
    <w:name w:val="Table Grid"/>
    <w:basedOn w:val="Tablanormal"/>
    <w:uiPriority w:val="59"/>
    <w:rsid w:val="00067791"/>
    <w:pPr>
      <w:spacing w:after="0" w:line="240" w:lineRule="auto"/>
    </w:pPr>
    <w:rPr>
      <w:rFonts w:ascii="Calibri" w:eastAsia="Calibri" w:hAnsi="Calibri" w:cs="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qFormat/>
    <w:rsid w:val="00A87657"/>
    <w:pPr>
      <w:spacing w:after="0" w:line="240" w:lineRule="auto"/>
    </w:pPr>
    <w:rPr>
      <w:rFonts w:ascii="Arial" w:eastAsia="Calibri" w:hAnsi="Arial" w:cs="Calibri"/>
      <w:lang w:eastAsia="en-US"/>
    </w:rPr>
  </w:style>
  <w:style w:type="table" w:styleId="Tablaconcuadrculaclara">
    <w:name w:val="Grid Table Light"/>
    <w:basedOn w:val="Tablanormal"/>
    <w:uiPriority w:val="40"/>
    <w:rsid w:val="00432AB2"/>
    <w:pPr>
      <w:spacing w:after="0" w:line="240" w:lineRule="auto"/>
    </w:pPr>
    <w:rPr>
      <w:rFonts w:ascii="Calibri" w:eastAsia="Calibri" w:hAnsi="Calibri" w:cs="Calibri"/>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
    <w:name w:val="Tabla con cuadrícula1"/>
    <w:basedOn w:val="Tablanormal"/>
    <w:next w:val="Tablaconcuadrcula"/>
    <w:uiPriority w:val="59"/>
    <w:rsid w:val="001274A3"/>
    <w:pPr>
      <w:spacing w:after="0" w:line="240" w:lineRule="auto"/>
    </w:pPr>
    <w:rPr>
      <w:rFonts w:ascii="Calibri" w:eastAsia="Calibri" w:hAnsi="Calibri" w:cs="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qFormat/>
    <w:rsid w:val="00703B11"/>
    <w:pPr>
      <w:tabs>
        <w:tab w:val="left" w:pos="2580"/>
        <w:tab w:val="left" w:pos="2985"/>
        <w:tab w:val="center" w:pos="4419"/>
        <w:tab w:val="right" w:pos="8838"/>
      </w:tabs>
      <w:spacing w:after="120" w:line="276" w:lineRule="auto"/>
      <w:ind w:right="0" w:firstLine="0"/>
      <w:jc w:val="right"/>
    </w:pPr>
    <w:rPr>
      <w:rFonts w:ascii="Times New Roman" w:eastAsia="Calibri" w:hAnsi="Times New Roman" w:cs="Calibri"/>
      <w:b/>
      <w:bCs/>
      <w:color w:val="1F497D"/>
      <w:sz w:val="28"/>
      <w:szCs w:val="28"/>
      <w:lang w:eastAsia="en-US"/>
    </w:rPr>
  </w:style>
  <w:style w:type="character" w:customStyle="1" w:styleId="EncabezadoCar">
    <w:name w:val="Encabezado Car"/>
    <w:basedOn w:val="Fuentedeprrafopredeter"/>
    <w:link w:val="Encabezado"/>
    <w:uiPriority w:val="99"/>
    <w:rsid w:val="00703B11"/>
    <w:rPr>
      <w:rFonts w:ascii="Times New Roman" w:eastAsia="Calibri" w:hAnsi="Times New Roman" w:cs="Calibri"/>
      <w:b/>
      <w:bCs/>
      <w:color w:val="1F497D"/>
      <w:sz w:val="28"/>
      <w:szCs w:val="28"/>
      <w:lang w:eastAsia="en-US"/>
    </w:rPr>
  </w:style>
  <w:style w:type="paragraph" w:styleId="Piedepgina">
    <w:name w:val="footer"/>
    <w:basedOn w:val="Normal"/>
    <w:link w:val="PiedepginaCar"/>
    <w:qFormat/>
    <w:rsid w:val="00703B11"/>
    <w:pPr>
      <w:tabs>
        <w:tab w:val="center" w:pos="4419"/>
        <w:tab w:val="right" w:pos="8838"/>
      </w:tabs>
      <w:spacing w:after="0" w:line="240" w:lineRule="auto"/>
      <w:ind w:right="0" w:firstLine="0"/>
      <w:jc w:val="left"/>
    </w:pPr>
    <w:rPr>
      <w:rFonts w:ascii="Times New Roman" w:eastAsia="Calibri" w:hAnsi="Times New Roman" w:cs="Calibri"/>
      <w:color w:val="auto"/>
      <w:lang w:eastAsia="en-US"/>
    </w:rPr>
  </w:style>
  <w:style w:type="character" w:customStyle="1" w:styleId="PiedepginaCar">
    <w:name w:val="Pie de página Car"/>
    <w:basedOn w:val="Fuentedeprrafopredeter"/>
    <w:link w:val="Piedepgina"/>
    <w:rsid w:val="00703B11"/>
    <w:rPr>
      <w:rFonts w:ascii="Times New Roman" w:eastAsia="Calibri" w:hAnsi="Times New Roman" w:cs="Calibri"/>
      <w:sz w:val="24"/>
      <w:lang w:eastAsia="en-US"/>
    </w:rPr>
  </w:style>
  <w:style w:type="paragraph" w:styleId="Ttulo">
    <w:name w:val="Title"/>
    <w:basedOn w:val="Normal"/>
    <w:next w:val="Normal"/>
    <w:link w:val="TtuloCar"/>
    <w:qFormat/>
    <w:rsid w:val="00703B11"/>
    <w:pPr>
      <w:spacing w:before="480" w:after="300" w:line="240" w:lineRule="auto"/>
      <w:ind w:right="0" w:firstLine="0"/>
      <w:contextualSpacing/>
      <w:jc w:val="center"/>
    </w:pPr>
    <w:rPr>
      <w:rFonts w:ascii="Times New Roman" w:eastAsia="Cambria" w:hAnsi="Times New Roman" w:cs="Cambria"/>
      <w:b/>
      <w:color w:val="auto"/>
      <w:spacing w:val="5"/>
      <w:kern w:val="1"/>
      <w:sz w:val="48"/>
      <w:szCs w:val="52"/>
      <w:lang w:eastAsia="en-US"/>
    </w:rPr>
  </w:style>
  <w:style w:type="character" w:customStyle="1" w:styleId="TtuloCar">
    <w:name w:val="Título Car"/>
    <w:basedOn w:val="Fuentedeprrafopredeter"/>
    <w:link w:val="Ttulo"/>
    <w:rsid w:val="00703B11"/>
    <w:rPr>
      <w:rFonts w:ascii="Times New Roman" w:eastAsia="Cambria" w:hAnsi="Times New Roman" w:cs="Cambria"/>
      <w:b/>
      <w:spacing w:val="5"/>
      <w:kern w:val="1"/>
      <w:sz w:val="48"/>
      <w:szCs w:val="52"/>
      <w:lang w:eastAsia="en-US"/>
    </w:rPr>
  </w:style>
  <w:style w:type="paragraph" w:styleId="Textoindependiente">
    <w:name w:val="Body Text"/>
    <w:basedOn w:val="Normal"/>
    <w:link w:val="TextoindependienteCar"/>
    <w:qFormat/>
    <w:rsid w:val="005F08B6"/>
    <w:pPr>
      <w:widowControl w:val="0"/>
      <w:spacing w:after="0" w:line="240" w:lineRule="auto"/>
      <w:ind w:right="0" w:firstLine="0"/>
      <w:jc w:val="left"/>
    </w:pPr>
    <w:rPr>
      <w:rFonts w:ascii="Arial MT" w:eastAsia="Arial MT" w:hAnsi="Arial MT" w:cs="Arial MT"/>
      <w:color w:val="auto"/>
      <w:lang w:val="es-ES" w:eastAsia="en-US"/>
    </w:rPr>
  </w:style>
  <w:style w:type="character" w:customStyle="1" w:styleId="TextoindependienteCar">
    <w:name w:val="Texto independiente Car"/>
    <w:basedOn w:val="Fuentedeprrafopredeter"/>
    <w:link w:val="Textoindependiente"/>
    <w:rsid w:val="005F08B6"/>
    <w:rPr>
      <w:rFonts w:ascii="Arial MT" w:eastAsia="Arial MT" w:hAnsi="Arial MT" w:cs="Arial MT"/>
      <w:sz w:val="24"/>
      <w:lang w:val="es-ES" w:eastAsia="en-US"/>
    </w:rPr>
  </w:style>
  <w:style w:type="paragraph" w:styleId="Descripcin">
    <w:name w:val="caption"/>
    <w:basedOn w:val="Normal"/>
    <w:next w:val="Normal"/>
    <w:uiPriority w:val="35"/>
    <w:unhideWhenUsed/>
    <w:qFormat/>
    <w:rsid w:val="00E741D9"/>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202905"/>
    <w:pPr>
      <w:spacing w:after="0"/>
    </w:pPr>
  </w:style>
  <w:style w:type="character" w:styleId="Textoennegrita">
    <w:name w:val="Strong"/>
    <w:basedOn w:val="Fuentedeprrafopredeter"/>
    <w:rsid w:val="00030055"/>
    <w:rPr>
      <w:rFonts w:ascii="Arial" w:hAnsi="Arial"/>
      <w:bCs/>
      <w:sz w:val="24"/>
    </w:rPr>
  </w:style>
  <w:style w:type="paragraph" w:customStyle="1" w:styleId="Default">
    <w:name w:val="Default"/>
    <w:rsid w:val="00247B7F"/>
    <w:pPr>
      <w:autoSpaceDE w:val="0"/>
      <w:autoSpaceDN w:val="0"/>
      <w:adjustRightInd w:val="0"/>
      <w:spacing w:after="0" w:line="240" w:lineRule="auto"/>
    </w:pPr>
    <w:rPr>
      <w:rFonts w:ascii="Arial" w:hAnsi="Arial" w:cs="Arial"/>
      <w:color w:val="000000"/>
      <w:sz w:val="24"/>
      <w:szCs w:val="24"/>
    </w:rPr>
  </w:style>
  <w:style w:type="paragraph" w:customStyle="1" w:styleId="ReferenciasAPA">
    <w:name w:val="Referencias APA"/>
    <w:basedOn w:val="Normal"/>
    <w:qFormat/>
    <w:rsid w:val="000F6F30"/>
    <w:pPr>
      <w:spacing w:after="0" w:line="480" w:lineRule="auto"/>
      <w:ind w:left="720" w:right="0" w:hanging="720"/>
      <w:jc w:val="left"/>
    </w:pPr>
    <w:rPr>
      <w:rFonts w:ascii="Times New Roman" w:eastAsia="Calibri" w:hAnsi="Times New Roman" w:cs="Times New Roman"/>
      <w:color w:val="auto"/>
      <w:szCs w:val="24"/>
      <w:shd w:val="clear" w:color="auto" w:fill="FFFFFF"/>
      <w:lang w:eastAsia="en-US"/>
    </w:rPr>
  </w:style>
  <w:style w:type="character" w:styleId="nfasis">
    <w:name w:val="Emphasis"/>
    <w:basedOn w:val="Fuentedeprrafopredeter"/>
    <w:rsid w:val="000F6F30"/>
    <w:rPr>
      <w:rFonts w:ascii="Arial" w:hAnsi="Arial"/>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142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png"/><Relationship Id="rId34" Type="http://schemas.openxmlformats.org/officeDocument/2006/relationships/image" Target="media/image19.jpeg"/><Relationship Id="rId42" Type="http://schemas.openxmlformats.org/officeDocument/2006/relationships/image" Target="media/image27.png"/><Relationship Id="rId47" Type="http://schemas.openxmlformats.org/officeDocument/2006/relationships/header" Target="header5.xml"/><Relationship Id="rId50" Type="http://schemas.openxmlformats.org/officeDocument/2006/relationships/hyperlink" Target="https://www.cherada.net/software/110401-los-10-mejores-programas-de-software-para-control-de-inventario.html" TargetMode="External"/><Relationship Id="rId55" Type="http://schemas.openxmlformats.org/officeDocument/2006/relationships/hyperlink" Target="https://doi.org/10.14507/epaa.28.4722" TargetMode="External"/><Relationship Id="rId63"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jpe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30.png"/><Relationship Id="rId53" Type="http://schemas.openxmlformats.org/officeDocument/2006/relationships/hyperlink" Target="https://www.scrumguides.org/.../scrumguide/.../2017-Scrum-GuideSpanish-SouthAm" TargetMode="Externa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footer" Target="footer7.xml"/><Relationship Id="rId19" Type="http://schemas.openxmlformats.org/officeDocument/2006/relationships/image" Target="media/image5.jpe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5.xml"/><Relationship Id="rId56" Type="http://schemas.openxmlformats.org/officeDocument/2006/relationships/hyperlink" Target="https://doi.org/10.1007/978-3-030-19685-1_3"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www.suin-juriscol.gov.co/viewDocument.asp?ruta=Leyes/1684507"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eader" Target="header7.xm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hyperlink" Target="https://content.apa.org/doi/10.1037/0000165-000" TargetMode="External"/><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hyperlink" Target="https://www.lifeder.com/sistema-de-inventarios/" TargetMode="External"/><Relationship Id="rId57" Type="http://schemas.openxmlformats.org/officeDocument/2006/relationships/hyperlink" Target="https://doi.org/10.1177/0004944117729514" TargetMode="Externa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9.png"/><Relationship Id="rId52" Type="http://schemas.openxmlformats.org/officeDocument/2006/relationships/hyperlink" Target="https://www.alcaldiabogota.gov.co/sisjur/normas/Norma1.jsp?i=3431" TargetMode="External"/><Relationship Id="rId60" Type="http://schemas.openxmlformats.org/officeDocument/2006/relationships/footer" Target="footer6.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4.jpeg"/><Relationship Id="rId39" Type="http://schemas.openxmlformats.org/officeDocument/2006/relationships/image" Target="media/image25.png"/></Relationships>
</file>

<file path=word/_rels/footer6.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2.png"/></Relationships>
</file>

<file path=word/_rels/footer8.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34.png"/><Relationship Id="rId1" Type="http://schemas.openxmlformats.org/officeDocument/2006/relationships/image" Target="media/image32.pn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6ABD3-DB4E-4283-8D46-C5AD3A4E5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76</Pages>
  <Words>10702</Words>
  <Characters>58866</Characters>
  <Application>Microsoft Office Word</Application>
  <DocSecurity>0</DocSecurity>
  <Lines>490</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Camilo Andres Marin Arias</cp:lastModifiedBy>
  <cp:revision>2</cp:revision>
  <dcterms:created xsi:type="dcterms:W3CDTF">2021-11-20T01:16:00Z</dcterms:created>
  <dcterms:modified xsi:type="dcterms:W3CDTF">2021-11-20T01:16:00Z</dcterms:modified>
</cp:coreProperties>
</file>